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422A3" w:rsidRDefault="009422A3">
      <w:pPr>
        <w:rPr>
          <w:szCs w:val="32"/>
        </w:rPr>
      </w:pPr>
      <w:bookmarkStart w:id="0" w:name="_Toc224439414"/>
    </w:p>
    <w:p w:rsidR="009422A3" w:rsidRDefault="009422A3">
      <w:pPr>
        <w:rPr>
          <w:szCs w:val="32"/>
        </w:rPr>
      </w:pPr>
    </w:p>
    <w:p w:rsidR="009422A3" w:rsidRPr="00744D4F" w:rsidRDefault="006034ED">
      <w:pPr>
        <w:pStyle w:val="DefaultText1"/>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jc w:val="center"/>
        <w:rPr>
          <w:rFonts w:ascii="Arial Black" w:hAnsi="Arial Black"/>
          <w:b/>
          <w:sz w:val="50"/>
        </w:rPr>
      </w:pPr>
      <w:r w:rsidRPr="00744D4F">
        <w:rPr>
          <w:rFonts w:ascii="Arial Black" w:hAnsi="Arial Black"/>
          <w:b/>
          <w:sz w:val="50"/>
        </w:rPr>
        <w:t>Especificación de Caso de Uso del Sistema</w:t>
      </w:r>
    </w:p>
    <w:p w:rsidR="009422A3" w:rsidRPr="00744D4F" w:rsidRDefault="009422A3">
      <w:pPr>
        <w:pStyle w:val="DefaultText1"/>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jc w:val="center"/>
        <w:rPr>
          <w:color w:val="auto"/>
          <w:sz w:val="36"/>
        </w:rPr>
      </w:pPr>
    </w:p>
    <w:p w:rsidR="009422A3" w:rsidRPr="00744D4F" w:rsidRDefault="009422A3">
      <w:pPr>
        <w:pStyle w:val="DefaultText1"/>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jc w:val="center"/>
        <w:rPr>
          <w:color w:val="0000FF"/>
          <w:sz w:val="36"/>
        </w:rPr>
      </w:pPr>
    </w:p>
    <w:tbl>
      <w:tblPr>
        <w:tblW w:w="9074" w:type="dxa"/>
        <w:jc w:val="center"/>
        <w:tblInd w:w="-571" w:type="dxa"/>
        <w:tblLayout w:type="fixed"/>
        <w:tblCellMar>
          <w:left w:w="28" w:type="dxa"/>
          <w:right w:w="28" w:type="dxa"/>
        </w:tblCellMar>
        <w:tblLook w:val="0000"/>
      </w:tblPr>
      <w:tblGrid>
        <w:gridCol w:w="2695"/>
        <w:gridCol w:w="6379"/>
      </w:tblGrid>
      <w:tr w:rsidR="009422A3" w:rsidTr="00744D4F">
        <w:trPr>
          <w:trHeight w:val="288"/>
          <w:jc w:val="center"/>
        </w:trPr>
        <w:tc>
          <w:tcPr>
            <w:tcW w:w="9074" w:type="dxa"/>
            <w:gridSpan w:val="2"/>
            <w:tcBorders>
              <w:left w:val="nil"/>
              <w:bottom w:val="single" w:sz="4" w:space="0" w:color="auto"/>
              <w:right w:val="nil"/>
            </w:tcBorders>
            <w:shd w:val="clear" w:color="000000" w:fill="FFFFFF"/>
          </w:tcPr>
          <w:p w:rsidR="009422A3" w:rsidRPr="00744D4F" w:rsidRDefault="006034ED">
            <w:pPr>
              <w:pStyle w:val="TableText"/>
              <w:jc w:val="left"/>
              <w:rPr>
                <w:i/>
                <w:color w:val="auto"/>
                <w:sz w:val="22"/>
              </w:rPr>
            </w:pPr>
            <w:r w:rsidRPr="00744D4F">
              <w:rPr>
                <w:rFonts w:ascii="Arial Black" w:hAnsi="Arial Black"/>
                <w:color w:val="auto"/>
                <w:sz w:val="22"/>
              </w:rPr>
              <w:t>Identificación del Caso de Uso del Sistema</w:t>
            </w:r>
          </w:p>
        </w:tc>
      </w:tr>
      <w:tr w:rsidR="009422A3" w:rsidTr="00744D4F">
        <w:trPr>
          <w:trHeight w:val="288"/>
          <w:jc w:val="center"/>
        </w:trPr>
        <w:tc>
          <w:tcPr>
            <w:tcW w:w="2695" w:type="dxa"/>
            <w:tcBorders>
              <w:top w:val="single" w:sz="4" w:space="0" w:color="auto"/>
              <w:left w:val="nil"/>
              <w:right w:val="nil"/>
            </w:tcBorders>
            <w:shd w:val="clear" w:color="000000" w:fill="FFFFFF"/>
          </w:tcPr>
          <w:p w:rsidR="009422A3" w:rsidRPr="00744D4F" w:rsidRDefault="009422A3">
            <w:pPr>
              <w:pStyle w:val="TableText"/>
              <w:jc w:val="left"/>
              <w:rPr>
                <w:rFonts w:ascii="Arial Black" w:hAnsi="Arial Black"/>
              </w:rPr>
            </w:pPr>
          </w:p>
        </w:tc>
        <w:tc>
          <w:tcPr>
            <w:tcW w:w="6379" w:type="dxa"/>
            <w:tcBorders>
              <w:top w:val="single" w:sz="4" w:space="0" w:color="auto"/>
              <w:left w:val="nil"/>
              <w:right w:val="nil"/>
            </w:tcBorders>
            <w:shd w:val="clear" w:color="000000" w:fill="FFFFFF"/>
            <w:vAlign w:val="center"/>
          </w:tcPr>
          <w:p w:rsidR="009422A3" w:rsidRPr="00744D4F" w:rsidRDefault="009422A3">
            <w:pPr>
              <w:pStyle w:val="TableText"/>
              <w:jc w:val="left"/>
              <w:rPr>
                <w:i/>
                <w:color w:val="0000FF"/>
                <w:sz w:val="22"/>
              </w:rPr>
            </w:pPr>
          </w:p>
        </w:tc>
      </w:tr>
      <w:tr w:rsidR="009422A3" w:rsidTr="00744D4F">
        <w:trPr>
          <w:trHeight w:val="288"/>
          <w:jc w:val="center"/>
        </w:trPr>
        <w:tc>
          <w:tcPr>
            <w:tcW w:w="2695" w:type="dxa"/>
            <w:tcBorders>
              <w:left w:val="nil"/>
              <w:right w:val="nil"/>
            </w:tcBorders>
            <w:shd w:val="clear" w:color="000000" w:fill="FFFFFF"/>
          </w:tcPr>
          <w:p w:rsidR="009422A3" w:rsidRDefault="006034ED">
            <w:pPr>
              <w:pStyle w:val="TableText"/>
              <w:jc w:val="left"/>
            </w:pPr>
            <w:r>
              <w:rPr>
                <w:rFonts w:ascii="Arial Black" w:hAnsi="Arial Black"/>
              </w:rPr>
              <w:t xml:space="preserve">Sistema: </w:t>
            </w:r>
          </w:p>
        </w:tc>
        <w:tc>
          <w:tcPr>
            <w:tcW w:w="6379" w:type="dxa"/>
            <w:tcBorders>
              <w:left w:val="nil"/>
              <w:right w:val="nil"/>
            </w:tcBorders>
            <w:shd w:val="clear" w:color="000000" w:fill="FFFFFF"/>
          </w:tcPr>
          <w:tbl>
            <w:tblPr>
              <w:tblW w:w="68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392"/>
              <w:gridCol w:w="1418"/>
              <w:gridCol w:w="425"/>
              <w:gridCol w:w="939"/>
              <w:gridCol w:w="380"/>
              <w:gridCol w:w="1233"/>
              <w:gridCol w:w="425"/>
              <w:gridCol w:w="1559"/>
              <w:gridCol w:w="72"/>
            </w:tblGrid>
            <w:tr w:rsidR="009422A3" w:rsidTr="00744D4F">
              <w:trPr>
                <w:trHeight w:val="329"/>
              </w:trPr>
              <w:tc>
                <w:tcPr>
                  <w:tcW w:w="392" w:type="dxa"/>
                  <w:vAlign w:val="center"/>
                </w:tcPr>
                <w:p w:rsidR="009422A3" w:rsidRDefault="009422A3">
                  <w:pPr>
                    <w:pStyle w:val="TableText"/>
                    <w:jc w:val="center"/>
                    <w:rPr>
                      <w:sz w:val="22"/>
                    </w:rPr>
                  </w:pPr>
                </w:p>
              </w:tc>
              <w:tc>
                <w:tcPr>
                  <w:tcW w:w="1418" w:type="dxa"/>
                  <w:tcBorders>
                    <w:top w:val="nil"/>
                    <w:bottom w:val="nil"/>
                  </w:tcBorders>
                  <w:vAlign w:val="center"/>
                </w:tcPr>
                <w:p w:rsidR="009422A3" w:rsidRDefault="006034ED">
                  <w:pPr>
                    <w:pStyle w:val="TableText"/>
                    <w:jc w:val="left"/>
                    <w:rPr>
                      <w:sz w:val="16"/>
                    </w:rPr>
                  </w:pPr>
                  <w:r>
                    <w:rPr>
                      <w:sz w:val="16"/>
                    </w:rPr>
                    <w:t>Summit V</w:t>
                  </w:r>
                </w:p>
              </w:tc>
              <w:tc>
                <w:tcPr>
                  <w:tcW w:w="425" w:type="dxa"/>
                  <w:tcBorders>
                    <w:bottom w:val="single" w:sz="4" w:space="0" w:color="000000"/>
                  </w:tcBorders>
                  <w:vAlign w:val="center"/>
                </w:tcPr>
                <w:p w:rsidR="009422A3" w:rsidRDefault="009422A3">
                  <w:pPr>
                    <w:pStyle w:val="TableText"/>
                    <w:jc w:val="center"/>
                    <w:rPr>
                      <w:sz w:val="22"/>
                      <w:szCs w:val="22"/>
                    </w:rPr>
                  </w:pPr>
                </w:p>
              </w:tc>
              <w:tc>
                <w:tcPr>
                  <w:tcW w:w="939" w:type="dxa"/>
                  <w:tcBorders>
                    <w:top w:val="nil"/>
                    <w:bottom w:val="nil"/>
                  </w:tcBorders>
                  <w:vAlign w:val="center"/>
                </w:tcPr>
                <w:p w:rsidR="009422A3" w:rsidRDefault="006034ED">
                  <w:pPr>
                    <w:pStyle w:val="TableText"/>
                    <w:jc w:val="left"/>
                    <w:rPr>
                      <w:sz w:val="16"/>
                    </w:rPr>
                  </w:pPr>
                  <w:r>
                    <w:rPr>
                      <w:sz w:val="16"/>
                    </w:rPr>
                    <w:t>SAP</w:t>
                  </w:r>
                </w:p>
              </w:tc>
              <w:tc>
                <w:tcPr>
                  <w:tcW w:w="380" w:type="dxa"/>
                  <w:tcBorders>
                    <w:bottom w:val="single" w:sz="4" w:space="0" w:color="000000"/>
                  </w:tcBorders>
                  <w:vAlign w:val="center"/>
                </w:tcPr>
                <w:p w:rsidR="009422A3" w:rsidRDefault="009422A3">
                  <w:pPr>
                    <w:pStyle w:val="TableText"/>
                    <w:jc w:val="center"/>
                    <w:rPr>
                      <w:sz w:val="22"/>
                      <w:szCs w:val="22"/>
                    </w:rPr>
                  </w:pPr>
                </w:p>
              </w:tc>
              <w:tc>
                <w:tcPr>
                  <w:tcW w:w="1233" w:type="dxa"/>
                  <w:tcBorders>
                    <w:top w:val="nil"/>
                    <w:bottom w:val="nil"/>
                  </w:tcBorders>
                  <w:vAlign w:val="center"/>
                </w:tcPr>
                <w:p w:rsidR="009422A3" w:rsidRDefault="006034ED">
                  <w:pPr>
                    <w:pStyle w:val="TableText"/>
                    <w:jc w:val="left"/>
                    <w:rPr>
                      <w:sz w:val="16"/>
                    </w:rPr>
                  </w:pPr>
                  <w:r>
                    <w:rPr>
                      <w:sz w:val="16"/>
                    </w:rPr>
                    <w:t>MAPICS</w:t>
                  </w:r>
                </w:p>
              </w:tc>
              <w:tc>
                <w:tcPr>
                  <w:tcW w:w="425" w:type="dxa"/>
                  <w:tcBorders>
                    <w:bottom w:val="single" w:sz="4" w:space="0" w:color="auto"/>
                  </w:tcBorders>
                  <w:vAlign w:val="center"/>
                </w:tcPr>
                <w:p w:rsidR="009422A3" w:rsidRDefault="009422A3">
                  <w:pPr>
                    <w:pStyle w:val="TableText"/>
                    <w:jc w:val="center"/>
                    <w:rPr>
                      <w:sz w:val="22"/>
                      <w:szCs w:val="22"/>
                    </w:rPr>
                  </w:pPr>
                </w:p>
              </w:tc>
              <w:tc>
                <w:tcPr>
                  <w:tcW w:w="1631" w:type="dxa"/>
                  <w:gridSpan w:val="2"/>
                  <w:tcBorders>
                    <w:top w:val="nil"/>
                    <w:bottom w:val="nil"/>
                    <w:right w:val="nil"/>
                  </w:tcBorders>
                  <w:vAlign w:val="center"/>
                </w:tcPr>
                <w:p w:rsidR="009422A3" w:rsidRDefault="006034ED">
                  <w:pPr>
                    <w:pStyle w:val="TableText"/>
                    <w:jc w:val="left"/>
                    <w:rPr>
                      <w:sz w:val="16"/>
                    </w:rPr>
                  </w:pPr>
                  <w:r>
                    <w:rPr>
                      <w:sz w:val="16"/>
                    </w:rPr>
                    <w:t>Extranet</w:t>
                  </w:r>
                </w:p>
              </w:tc>
            </w:tr>
            <w:tr w:rsidR="009422A3" w:rsidTr="00744D4F">
              <w:trPr>
                <w:trHeight w:val="329"/>
              </w:trPr>
              <w:tc>
                <w:tcPr>
                  <w:tcW w:w="392" w:type="dxa"/>
                  <w:vAlign w:val="center"/>
                </w:tcPr>
                <w:p w:rsidR="009422A3" w:rsidRDefault="009422A3">
                  <w:pPr>
                    <w:pStyle w:val="TableText"/>
                    <w:jc w:val="center"/>
                    <w:rPr>
                      <w:sz w:val="22"/>
                      <w:szCs w:val="22"/>
                    </w:rPr>
                  </w:pPr>
                </w:p>
              </w:tc>
              <w:tc>
                <w:tcPr>
                  <w:tcW w:w="1418" w:type="dxa"/>
                  <w:tcBorders>
                    <w:top w:val="nil"/>
                    <w:bottom w:val="nil"/>
                  </w:tcBorders>
                  <w:vAlign w:val="center"/>
                </w:tcPr>
                <w:p w:rsidR="009422A3" w:rsidRDefault="006034ED">
                  <w:pPr>
                    <w:pStyle w:val="TableText"/>
                    <w:jc w:val="left"/>
                    <w:rPr>
                      <w:sz w:val="16"/>
                    </w:rPr>
                  </w:pPr>
                  <w:proofErr w:type="spellStart"/>
                  <w:r>
                    <w:rPr>
                      <w:sz w:val="16"/>
                    </w:rPr>
                    <w:t>Datamart</w:t>
                  </w:r>
                  <w:proofErr w:type="spellEnd"/>
                </w:p>
              </w:tc>
              <w:tc>
                <w:tcPr>
                  <w:tcW w:w="425" w:type="dxa"/>
                  <w:tcBorders>
                    <w:bottom w:val="single" w:sz="4" w:space="0" w:color="000000"/>
                  </w:tcBorders>
                  <w:vAlign w:val="center"/>
                </w:tcPr>
                <w:p w:rsidR="009422A3" w:rsidRDefault="009422A3">
                  <w:pPr>
                    <w:pStyle w:val="TableText"/>
                    <w:jc w:val="center"/>
                    <w:rPr>
                      <w:sz w:val="22"/>
                      <w:szCs w:val="22"/>
                    </w:rPr>
                  </w:pPr>
                </w:p>
              </w:tc>
              <w:tc>
                <w:tcPr>
                  <w:tcW w:w="939" w:type="dxa"/>
                  <w:tcBorders>
                    <w:top w:val="nil"/>
                    <w:bottom w:val="nil"/>
                  </w:tcBorders>
                  <w:vAlign w:val="center"/>
                </w:tcPr>
                <w:p w:rsidR="009422A3" w:rsidRDefault="006034ED">
                  <w:pPr>
                    <w:pStyle w:val="TableText"/>
                    <w:jc w:val="left"/>
                    <w:rPr>
                      <w:sz w:val="16"/>
                    </w:rPr>
                  </w:pPr>
                  <w:r>
                    <w:rPr>
                      <w:sz w:val="16"/>
                    </w:rPr>
                    <w:t>PAR</w:t>
                  </w:r>
                </w:p>
              </w:tc>
              <w:tc>
                <w:tcPr>
                  <w:tcW w:w="380" w:type="dxa"/>
                  <w:tcBorders>
                    <w:bottom w:val="single" w:sz="4" w:space="0" w:color="000000"/>
                  </w:tcBorders>
                  <w:vAlign w:val="center"/>
                </w:tcPr>
                <w:p w:rsidR="009422A3" w:rsidRDefault="009422A3">
                  <w:pPr>
                    <w:pStyle w:val="TableText"/>
                    <w:jc w:val="center"/>
                    <w:rPr>
                      <w:sz w:val="22"/>
                      <w:szCs w:val="22"/>
                    </w:rPr>
                  </w:pPr>
                </w:p>
              </w:tc>
              <w:tc>
                <w:tcPr>
                  <w:tcW w:w="1233" w:type="dxa"/>
                  <w:tcBorders>
                    <w:top w:val="nil"/>
                    <w:bottom w:val="nil"/>
                    <w:right w:val="nil"/>
                  </w:tcBorders>
                  <w:vAlign w:val="center"/>
                </w:tcPr>
                <w:p w:rsidR="009422A3" w:rsidRDefault="006034ED">
                  <w:pPr>
                    <w:pStyle w:val="TableText"/>
                    <w:jc w:val="left"/>
                    <w:rPr>
                      <w:sz w:val="16"/>
                    </w:rPr>
                  </w:pPr>
                  <w:r>
                    <w:rPr>
                      <w:sz w:val="16"/>
                    </w:rPr>
                    <w:t>ARIAL</w:t>
                  </w:r>
                </w:p>
              </w:tc>
              <w:tc>
                <w:tcPr>
                  <w:tcW w:w="2056" w:type="dxa"/>
                  <w:gridSpan w:val="3"/>
                  <w:tcBorders>
                    <w:top w:val="nil"/>
                    <w:left w:val="nil"/>
                    <w:bottom w:val="nil"/>
                    <w:right w:val="nil"/>
                  </w:tcBorders>
                  <w:vAlign w:val="center"/>
                </w:tcPr>
                <w:p w:rsidR="009422A3" w:rsidRDefault="009422A3">
                  <w:pPr>
                    <w:pStyle w:val="TableText"/>
                    <w:jc w:val="left"/>
                    <w:rPr>
                      <w:sz w:val="16"/>
                    </w:rPr>
                  </w:pPr>
                </w:p>
              </w:tc>
            </w:tr>
            <w:tr w:rsidR="009422A3" w:rsidTr="00744D4F">
              <w:trPr>
                <w:gridAfter w:val="1"/>
                <w:wAfter w:w="72" w:type="dxa"/>
                <w:trHeight w:val="329"/>
              </w:trPr>
              <w:tc>
                <w:tcPr>
                  <w:tcW w:w="392" w:type="dxa"/>
                  <w:vAlign w:val="center"/>
                </w:tcPr>
                <w:p w:rsidR="009422A3" w:rsidRDefault="006034ED">
                  <w:pPr>
                    <w:pStyle w:val="TableText"/>
                    <w:jc w:val="center"/>
                    <w:rPr>
                      <w:sz w:val="22"/>
                      <w:szCs w:val="22"/>
                    </w:rPr>
                  </w:pPr>
                  <w:r>
                    <w:rPr>
                      <w:sz w:val="22"/>
                      <w:szCs w:val="22"/>
                    </w:rPr>
                    <w:t>X</w:t>
                  </w:r>
                </w:p>
              </w:tc>
              <w:tc>
                <w:tcPr>
                  <w:tcW w:w="1418" w:type="dxa"/>
                  <w:tcBorders>
                    <w:top w:val="nil"/>
                    <w:bottom w:val="nil"/>
                    <w:right w:val="nil"/>
                  </w:tcBorders>
                  <w:vAlign w:val="center"/>
                </w:tcPr>
                <w:p w:rsidR="009422A3" w:rsidRDefault="006034ED">
                  <w:pPr>
                    <w:pStyle w:val="TableText"/>
                    <w:jc w:val="left"/>
                    <w:rPr>
                      <w:sz w:val="16"/>
                    </w:rPr>
                  </w:pPr>
                  <w:r>
                    <w:rPr>
                      <w:sz w:val="16"/>
                    </w:rPr>
                    <w:t>Otros</w:t>
                  </w:r>
                </w:p>
              </w:tc>
              <w:tc>
                <w:tcPr>
                  <w:tcW w:w="4961" w:type="dxa"/>
                  <w:gridSpan w:val="6"/>
                  <w:tcBorders>
                    <w:top w:val="nil"/>
                    <w:left w:val="nil"/>
                    <w:bottom w:val="single" w:sz="4" w:space="0" w:color="EEECE1"/>
                    <w:right w:val="nil"/>
                  </w:tcBorders>
                  <w:vAlign w:val="center"/>
                </w:tcPr>
                <w:p w:rsidR="009422A3" w:rsidRDefault="009422A3">
                  <w:pPr>
                    <w:pStyle w:val="TableText"/>
                    <w:jc w:val="left"/>
                    <w:rPr>
                      <w:sz w:val="16"/>
                    </w:rPr>
                  </w:pPr>
                </w:p>
              </w:tc>
            </w:tr>
          </w:tbl>
          <w:p w:rsidR="009422A3" w:rsidRDefault="009422A3">
            <w:pPr>
              <w:pStyle w:val="TableText"/>
              <w:jc w:val="left"/>
              <w:rPr>
                <w:rFonts w:ascii="Arial Black" w:hAnsi="Arial Black"/>
              </w:rPr>
            </w:pPr>
          </w:p>
        </w:tc>
      </w:tr>
      <w:tr w:rsidR="009422A3" w:rsidTr="00744D4F">
        <w:trPr>
          <w:trHeight w:val="288"/>
          <w:jc w:val="center"/>
        </w:trPr>
        <w:tc>
          <w:tcPr>
            <w:tcW w:w="2695" w:type="dxa"/>
            <w:tcBorders>
              <w:left w:val="nil"/>
              <w:bottom w:val="nil"/>
            </w:tcBorders>
            <w:shd w:val="clear" w:color="000000" w:fill="FFFFFF"/>
          </w:tcPr>
          <w:p w:rsidR="009422A3" w:rsidRDefault="009422A3">
            <w:pPr>
              <w:pStyle w:val="TableText"/>
              <w:jc w:val="left"/>
              <w:rPr>
                <w:rFonts w:ascii="Arial Black" w:hAnsi="Arial Black"/>
              </w:rPr>
            </w:pPr>
          </w:p>
        </w:tc>
        <w:tc>
          <w:tcPr>
            <w:tcW w:w="6379" w:type="dxa"/>
            <w:shd w:val="clear" w:color="000000" w:fill="FFFFFF"/>
          </w:tcPr>
          <w:p w:rsidR="009422A3" w:rsidRDefault="009422A3">
            <w:pPr>
              <w:pStyle w:val="TableText"/>
              <w:jc w:val="left"/>
              <w:rPr>
                <w:color w:val="auto"/>
                <w:szCs w:val="22"/>
              </w:rPr>
            </w:pPr>
          </w:p>
        </w:tc>
      </w:tr>
      <w:tr w:rsidR="009422A3" w:rsidTr="00744D4F">
        <w:trPr>
          <w:trHeight w:val="288"/>
          <w:jc w:val="center"/>
        </w:trPr>
        <w:tc>
          <w:tcPr>
            <w:tcW w:w="2695" w:type="dxa"/>
            <w:tcBorders>
              <w:left w:val="nil"/>
              <w:bottom w:val="nil"/>
            </w:tcBorders>
            <w:shd w:val="clear" w:color="000000" w:fill="FFFFFF"/>
          </w:tcPr>
          <w:p w:rsidR="009422A3" w:rsidRDefault="006034ED">
            <w:pPr>
              <w:pStyle w:val="TableText"/>
              <w:jc w:val="left"/>
              <w:rPr>
                <w:rFonts w:ascii="Arial Black" w:hAnsi="Arial Black"/>
              </w:rPr>
            </w:pPr>
            <w:r>
              <w:rPr>
                <w:rFonts w:ascii="Arial Black" w:hAnsi="Arial Black"/>
              </w:rPr>
              <w:t>Código - Descripción:</w:t>
            </w:r>
          </w:p>
        </w:tc>
        <w:tc>
          <w:tcPr>
            <w:tcW w:w="6379" w:type="dxa"/>
            <w:tcBorders>
              <w:bottom w:val="single" w:sz="4" w:space="0" w:color="EEECE1"/>
            </w:tcBorders>
            <w:shd w:val="clear" w:color="000000" w:fill="FFFFFF"/>
          </w:tcPr>
          <w:p w:rsidR="009422A3" w:rsidRDefault="006034ED">
            <w:pPr>
              <w:pStyle w:val="TableText"/>
              <w:jc w:val="left"/>
              <w:rPr>
                <w:color w:val="auto"/>
                <w:sz w:val="22"/>
                <w:szCs w:val="22"/>
              </w:rPr>
            </w:pPr>
            <w:r>
              <w:rPr>
                <w:color w:val="auto"/>
                <w:sz w:val="22"/>
                <w:szCs w:val="22"/>
              </w:rPr>
              <w:t>SOLUCION KIOSKO - VERSION 2 (MOVIL / WEB)</w:t>
            </w:r>
          </w:p>
        </w:tc>
      </w:tr>
      <w:tr w:rsidR="009422A3" w:rsidTr="00744D4F">
        <w:trPr>
          <w:trHeight w:val="288"/>
          <w:jc w:val="center"/>
        </w:trPr>
        <w:tc>
          <w:tcPr>
            <w:tcW w:w="2695" w:type="dxa"/>
            <w:tcBorders>
              <w:left w:val="nil"/>
              <w:bottom w:val="nil"/>
              <w:right w:val="nil"/>
            </w:tcBorders>
            <w:shd w:val="clear" w:color="000000" w:fill="FFFFFF"/>
          </w:tcPr>
          <w:p w:rsidR="009422A3" w:rsidRDefault="009422A3">
            <w:pPr>
              <w:pStyle w:val="TableText"/>
              <w:jc w:val="left"/>
              <w:rPr>
                <w:rFonts w:ascii="Arial Black" w:hAnsi="Arial Black"/>
              </w:rPr>
            </w:pPr>
          </w:p>
          <w:p w:rsidR="009422A3" w:rsidRDefault="009422A3">
            <w:pPr>
              <w:pStyle w:val="TableText"/>
              <w:jc w:val="left"/>
              <w:rPr>
                <w:rFonts w:ascii="Arial Black" w:hAnsi="Arial Black"/>
              </w:rPr>
            </w:pPr>
          </w:p>
          <w:p w:rsidR="009422A3" w:rsidRDefault="006034ED">
            <w:pPr>
              <w:pStyle w:val="TableText"/>
              <w:jc w:val="left"/>
              <w:rPr>
                <w:rFonts w:ascii="Arial Black" w:hAnsi="Arial Black"/>
              </w:rPr>
            </w:pPr>
            <w:r>
              <w:rPr>
                <w:rFonts w:ascii="Arial Black" w:hAnsi="Arial Black"/>
              </w:rPr>
              <w:t>Alcance:</w:t>
            </w:r>
          </w:p>
          <w:p w:rsidR="009422A3" w:rsidRDefault="009422A3">
            <w:pPr>
              <w:pStyle w:val="TableText"/>
              <w:jc w:val="left"/>
              <w:rPr>
                <w:rFonts w:ascii="Arial Black" w:hAnsi="Arial Black"/>
              </w:rPr>
            </w:pPr>
          </w:p>
          <w:p w:rsidR="009422A3" w:rsidRDefault="009422A3">
            <w:pPr>
              <w:pStyle w:val="TableText"/>
              <w:jc w:val="left"/>
              <w:rPr>
                <w:rFonts w:ascii="Arial Black" w:hAnsi="Arial Black"/>
              </w:rPr>
            </w:pPr>
          </w:p>
        </w:tc>
        <w:tc>
          <w:tcPr>
            <w:tcW w:w="6379" w:type="dxa"/>
            <w:tcBorders>
              <w:top w:val="single" w:sz="4" w:space="0" w:color="EEECE1"/>
              <w:left w:val="nil"/>
              <w:right w:val="nil"/>
            </w:tcBorders>
            <w:shd w:val="clear" w:color="000000" w:fill="FFFFFF"/>
          </w:tcPr>
          <w:p w:rsidR="009422A3" w:rsidRDefault="009422A3">
            <w:pPr>
              <w:pStyle w:val="TableText"/>
              <w:jc w:val="left"/>
              <w:rPr>
                <w:b/>
                <w:color w:val="auto"/>
                <w:sz w:val="22"/>
                <w:szCs w:val="22"/>
              </w:rPr>
            </w:pPr>
          </w:p>
          <w:p w:rsidR="009422A3" w:rsidRDefault="009422A3">
            <w:pPr>
              <w:pStyle w:val="TableText"/>
              <w:jc w:val="left"/>
              <w:rPr>
                <w:b/>
                <w:color w:val="auto"/>
                <w:sz w:val="22"/>
                <w:szCs w:val="22"/>
              </w:rPr>
            </w:pPr>
          </w:p>
          <w:tbl>
            <w:tblPr>
              <w:tblW w:w="68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392"/>
              <w:gridCol w:w="1418"/>
              <w:gridCol w:w="425"/>
              <w:gridCol w:w="939"/>
              <w:gridCol w:w="380"/>
              <w:gridCol w:w="1233"/>
              <w:gridCol w:w="425"/>
              <w:gridCol w:w="1631"/>
            </w:tblGrid>
            <w:tr w:rsidR="009422A3" w:rsidTr="00744D4F">
              <w:trPr>
                <w:trHeight w:val="329"/>
              </w:trPr>
              <w:tc>
                <w:tcPr>
                  <w:tcW w:w="392" w:type="dxa"/>
                  <w:tcBorders>
                    <w:bottom w:val="single" w:sz="4" w:space="0" w:color="auto"/>
                  </w:tcBorders>
                  <w:vAlign w:val="center"/>
                </w:tcPr>
                <w:p w:rsidR="009422A3" w:rsidRDefault="009422A3">
                  <w:pPr>
                    <w:pStyle w:val="TableText"/>
                    <w:jc w:val="center"/>
                    <w:rPr>
                      <w:sz w:val="22"/>
                    </w:rPr>
                  </w:pPr>
                </w:p>
              </w:tc>
              <w:tc>
                <w:tcPr>
                  <w:tcW w:w="1418" w:type="dxa"/>
                  <w:tcBorders>
                    <w:top w:val="nil"/>
                    <w:bottom w:val="nil"/>
                    <w:right w:val="nil"/>
                  </w:tcBorders>
                  <w:vAlign w:val="center"/>
                </w:tcPr>
                <w:p w:rsidR="009422A3" w:rsidRDefault="006034ED">
                  <w:pPr>
                    <w:pStyle w:val="TableText"/>
                    <w:jc w:val="left"/>
                    <w:rPr>
                      <w:sz w:val="16"/>
                    </w:rPr>
                  </w:pPr>
                  <w:r>
                    <w:rPr>
                      <w:sz w:val="16"/>
                    </w:rPr>
                    <w:t>Local</w:t>
                  </w:r>
                </w:p>
              </w:tc>
              <w:tc>
                <w:tcPr>
                  <w:tcW w:w="425" w:type="dxa"/>
                  <w:tcBorders>
                    <w:top w:val="nil"/>
                    <w:left w:val="nil"/>
                    <w:bottom w:val="nil"/>
                    <w:right w:val="nil"/>
                  </w:tcBorders>
                  <w:vAlign w:val="center"/>
                </w:tcPr>
                <w:p w:rsidR="009422A3" w:rsidRDefault="009422A3">
                  <w:pPr>
                    <w:pStyle w:val="TableText"/>
                    <w:jc w:val="center"/>
                    <w:rPr>
                      <w:sz w:val="22"/>
                      <w:szCs w:val="22"/>
                    </w:rPr>
                  </w:pPr>
                </w:p>
              </w:tc>
              <w:tc>
                <w:tcPr>
                  <w:tcW w:w="939" w:type="dxa"/>
                  <w:tcBorders>
                    <w:top w:val="nil"/>
                    <w:left w:val="nil"/>
                    <w:bottom w:val="nil"/>
                  </w:tcBorders>
                  <w:vAlign w:val="center"/>
                </w:tcPr>
                <w:p w:rsidR="009422A3" w:rsidRDefault="009422A3">
                  <w:pPr>
                    <w:pStyle w:val="TableText"/>
                    <w:jc w:val="left"/>
                    <w:rPr>
                      <w:sz w:val="16"/>
                    </w:rPr>
                  </w:pPr>
                </w:p>
              </w:tc>
              <w:tc>
                <w:tcPr>
                  <w:tcW w:w="380" w:type="dxa"/>
                  <w:tcBorders>
                    <w:bottom w:val="single" w:sz="4" w:space="0" w:color="auto"/>
                  </w:tcBorders>
                  <w:vAlign w:val="center"/>
                </w:tcPr>
                <w:p w:rsidR="009422A3" w:rsidRDefault="006034ED">
                  <w:pPr>
                    <w:pStyle w:val="TableText"/>
                    <w:jc w:val="center"/>
                    <w:rPr>
                      <w:sz w:val="22"/>
                      <w:szCs w:val="22"/>
                    </w:rPr>
                  </w:pPr>
                  <w:r>
                    <w:rPr>
                      <w:sz w:val="22"/>
                      <w:szCs w:val="22"/>
                    </w:rPr>
                    <w:t>X</w:t>
                  </w:r>
                </w:p>
              </w:tc>
              <w:tc>
                <w:tcPr>
                  <w:tcW w:w="1233" w:type="dxa"/>
                  <w:tcBorders>
                    <w:top w:val="nil"/>
                    <w:bottom w:val="nil"/>
                    <w:right w:val="nil"/>
                  </w:tcBorders>
                  <w:vAlign w:val="center"/>
                </w:tcPr>
                <w:p w:rsidR="009422A3" w:rsidRDefault="006034ED">
                  <w:pPr>
                    <w:pStyle w:val="TableText"/>
                    <w:jc w:val="left"/>
                    <w:rPr>
                      <w:sz w:val="16"/>
                    </w:rPr>
                  </w:pPr>
                  <w:r>
                    <w:rPr>
                      <w:sz w:val="16"/>
                    </w:rPr>
                    <w:t>Corporativo</w:t>
                  </w:r>
                </w:p>
              </w:tc>
              <w:tc>
                <w:tcPr>
                  <w:tcW w:w="425" w:type="dxa"/>
                  <w:tcBorders>
                    <w:top w:val="nil"/>
                    <w:left w:val="nil"/>
                    <w:bottom w:val="nil"/>
                    <w:right w:val="nil"/>
                  </w:tcBorders>
                  <w:vAlign w:val="center"/>
                </w:tcPr>
                <w:p w:rsidR="009422A3" w:rsidRDefault="009422A3">
                  <w:pPr>
                    <w:pStyle w:val="TableText"/>
                    <w:jc w:val="center"/>
                    <w:rPr>
                      <w:sz w:val="22"/>
                      <w:szCs w:val="22"/>
                    </w:rPr>
                  </w:pPr>
                </w:p>
              </w:tc>
              <w:tc>
                <w:tcPr>
                  <w:tcW w:w="1631" w:type="dxa"/>
                  <w:tcBorders>
                    <w:top w:val="nil"/>
                    <w:left w:val="nil"/>
                    <w:bottom w:val="nil"/>
                    <w:right w:val="nil"/>
                  </w:tcBorders>
                  <w:vAlign w:val="center"/>
                </w:tcPr>
                <w:p w:rsidR="009422A3" w:rsidRDefault="009422A3">
                  <w:pPr>
                    <w:pStyle w:val="TableText"/>
                    <w:jc w:val="left"/>
                    <w:rPr>
                      <w:sz w:val="16"/>
                    </w:rPr>
                  </w:pPr>
                </w:p>
              </w:tc>
            </w:tr>
            <w:tr w:rsidR="009422A3" w:rsidTr="00744D4F">
              <w:trPr>
                <w:trHeight w:val="329"/>
              </w:trPr>
              <w:tc>
                <w:tcPr>
                  <w:tcW w:w="6843" w:type="dxa"/>
                  <w:gridSpan w:val="8"/>
                  <w:tcBorders>
                    <w:top w:val="nil"/>
                    <w:left w:val="nil"/>
                    <w:bottom w:val="nil"/>
                    <w:right w:val="nil"/>
                  </w:tcBorders>
                  <w:vAlign w:val="center"/>
                </w:tcPr>
                <w:p w:rsidR="009422A3" w:rsidRPr="00744D4F" w:rsidRDefault="009422A3">
                  <w:pPr>
                    <w:pStyle w:val="TableText"/>
                    <w:jc w:val="left"/>
                    <w:rPr>
                      <w:sz w:val="16"/>
                    </w:rPr>
                  </w:pPr>
                </w:p>
                <w:p w:rsidR="009422A3" w:rsidRPr="00744D4F" w:rsidRDefault="006034ED">
                  <w:pPr>
                    <w:pStyle w:val="TableText"/>
                    <w:jc w:val="left"/>
                    <w:rPr>
                      <w:sz w:val="16"/>
                    </w:rPr>
                  </w:pPr>
                  <w:r w:rsidRPr="00744D4F">
                    <w:rPr>
                      <w:sz w:val="16"/>
                    </w:rPr>
                    <w:t xml:space="preserve">De ser local, especificar el(los) país(es) involucrado(s): </w:t>
                  </w:r>
                </w:p>
                <w:p w:rsidR="009422A3" w:rsidRPr="00744D4F" w:rsidRDefault="009422A3">
                  <w:pPr>
                    <w:pStyle w:val="TableText"/>
                    <w:jc w:val="left"/>
                    <w:rPr>
                      <w:sz w:val="16"/>
                    </w:rPr>
                  </w:pPr>
                </w:p>
                <w:p w:rsidR="009422A3" w:rsidRPr="00744D4F" w:rsidRDefault="009422A3">
                  <w:pPr>
                    <w:pStyle w:val="TableText"/>
                    <w:jc w:val="left"/>
                    <w:rPr>
                      <w:sz w:val="16"/>
                    </w:rPr>
                  </w:pPr>
                </w:p>
                <w:p w:rsidR="009422A3" w:rsidRPr="00744D4F" w:rsidRDefault="009422A3">
                  <w:pPr>
                    <w:pStyle w:val="TableText"/>
                    <w:jc w:val="left"/>
                    <w:rPr>
                      <w:sz w:val="16"/>
                    </w:rPr>
                  </w:pPr>
                </w:p>
              </w:tc>
            </w:tr>
          </w:tbl>
          <w:p w:rsidR="009422A3" w:rsidRPr="00744D4F" w:rsidRDefault="009422A3">
            <w:pPr>
              <w:pStyle w:val="TableText"/>
              <w:jc w:val="left"/>
              <w:rPr>
                <w:b/>
                <w:color w:val="auto"/>
                <w:sz w:val="22"/>
              </w:rPr>
            </w:pPr>
          </w:p>
        </w:tc>
      </w:tr>
      <w:tr w:rsidR="009422A3" w:rsidTr="00744D4F">
        <w:trPr>
          <w:trHeight w:val="288"/>
          <w:jc w:val="center"/>
        </w:trPr>
        <w:tc>
          <w:tcPr>
            <w:tcW w:w="2695" w:type="dxa"/>
            <w:tcBorders>
              <w:left w:val="nil"/>
              <w:bottom w:val="nil"/>
              <w:right w:val="nil"/>
            </w:tcBorders>
            <w:shd w:val="clear" w:color="000000" w:fill="FFFFFF"/>
          </w:tcPr>
          <w:p w:rsidR="009422A3" w:rsidRDefault="006034ED">
            <w:pPr>
              <w:pStyle w:val="TableText"/>
              <w:jc w:val="left"/>
              <w:rPr>
                <w:rFonts w:ascii="Arial Black" w:hAnsi="Arial Black"/>
              </w:rPr>
            </w:pPr>
            <w:r>
              <w:rPr>
                <w:rFonts w:ascii="Arial Black" w:hAnsi="Arial Black"/>
              </w:rPr>
              <w:t>Complejidad</w:t>
            </w:r>
            <w:r>
              <w:rPr>
                <w:rStyle w:val="FootnoteReference"/>
                <w:rFonts w:ascii="Arial Black" w:hAnsi="Arial Black"/>
              </w:rPr>
              <w:footnoteReference w:id="2"/>
            </w:r>
            <w:r>
              <w:rPr>
                <w:rFonts w:ascii="Arial Black" w:hAnsi="Arial Black"/>
              </w:rPr>
              <w:t>:</w:t>
            </w:r>
          </w:p>
          <w:p w:rsidR="009422A3" w:rsidRDefault="009422A3">
            <w:pPr>
              <w:pStyle w:val="TableText"/>
              <w:jc w:val="left"/>
              <w:rPr>
                <w:rFonts w:ascii="Arial Black" w:hAnsi="Arial Black"/>
              </w:rPr>
            </w:pPr>
          </w:p>
          <w:p w:rsidR="009422A3" w:rsidRDefault="009422A3">
            <w:pPr>
              <w:pStyle w:val="TableText"/>
              <w:jc w:val="left"/>
              <w:rPr>
                <w:rFonts w:ascii="Arial Black" w:hAnsi="Arial Black"/>
              </w:rPr>
            </w:pPr>
          </w:p>
          <w:p w:rsidR="009422A3" w:rsidRDefault="009422A3">
            <w:pPr>
              <w:pStyle w:val="TableText"/>
              <w:jc w:val="left"/>
              <w:rPr>
                <w:rFonts w:ascii="Arial Black" w:hAnsi="Arial Black"/>
              </w:rPr>
            </w:pPr>
          </w:p>
          <w:p w:rsidR="009422A3" w:rsidRDefault="006034ED">
            <w:pPr>
              <w:pStyle w:val="TableText"/>
              <w:jc w:val="left"/>
              <w:rPr>
                <w:rFonts w:ascii="Arial Black" w:hAnsi="Arial Black"/>
              </w:rPr>
            </w:pPr>
            <w:r>
              <w:rPr>
                <w:rFonts w:ascii="Arial Black" w:hAnsi="Arial Black"/>
              </w:rPr>
              <w:t>Palabras claves:</w:t>
            </w:r>
          </w:p>
        </w:tc>
        <w:tc>
          <w:tcPr>
            <w:tcW w:w="6379" w:type="dxa"/>
            <w:tcBorders>
              <w:left w:val="nil"/>
              <w:bottom w:val="single" w:sz="4" w:space="0" w:color="EEECE1"/>
              <w:right w:val="nil"/>
            </w:tcBorders>
            <w:shd w:val="clear" w:color="000000" w:fill="FFFFFF"/>
          </w:tcPr>
          <w:tbl>
            <w:tblPr>
              <w:tblW w:w="68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392"/>
              <w:gridCol w:w="1418"/>
              <w:gridCol w:w="425"/>
              <w:gridCol w:w="939"/>
              <w:gridCol w:w="380"/>
              <w:gridCol w:w="1233"/>
              <w:gridCol w:w="425"/>
              <w:gridCol w:w="1631"/>
            </w:tblGrid>
            <w:tr w:rsidR="009422A3" w:rsidTr="00744D4F">
              <w:trPr>
                <w:trHeight w:val="329"/>
              </w:trPr>
              <w:tc>
                <w:tcPr>
                  <w:tcW w:w="392" w:type="dxa"/>
                  <w:vAlign w:val="center"/>
                </w:tcPr>
                <w:p w:rsidR="009422A3" w:rsidRPr="00744D4F" w:rsidRDefault="009422A3">
                  <w:pPr>
                    <w:pStyle w:val="TableText"/>
                    <w:jc w:val="center"/>
                    <w:rPr>
                      <w:sz w:val="22"/>
                    </w:rPr>
                  </w:pPr>
                </w:p>
              </w:tc>
              <w:tc>
                <w:tcPr>
                  <w:tcW w:w="1418" w:type="dxa"/>
                  <w:tcBorders>
                    <w:top w:val="nil"/>
                    <w:bottom w:val="nil"/>
                  </w:tcBorders>
                  <w:vAlign w:val="center"/>
                </w:tcPr>
                <w:p w:rsidR="009422A3" w:rsidRPr="00744D4F" w:rsidRDefault="006034ED">
                  <w:pPr>
                    <w:pStyle w:val="TableText"/>
                    <w:jc w:val="left"/>
                    <w:rPr>
                      <w:sz w:val="16"/>
                    </w:rPr>
                  </w:pPr>
                  <w:r w:rsidRPr="00744D4F">
                    <w:rPr>
                      <w:sz w:val="16"/>
                    </w:rPr>
                    <w:t>[1] Muy baja</w:t>
                  </w:r>
                </w:p>
              </w:tc>
              <w:tc>
                <w:tcPr>
                  <w:tcW w:w="425" w:type="dxa"/>
                  <w:tcBorders>
                    <w:bottom w:val="single" w:sz="4" w:space="0" w:color="000000"/>
                  </w:tcBorders>
                  <w:vAlign w:val="center"/>
                </w:tcPr>
                <w:p w:rsidR="009422A3" w:rsidRPr="00744D4F" w:rsidRDefault="009422A3">
                  <w:pPr>
                    <w:pStyle w:val="TableText"/>
                    <w:jc w:val="center"/>
                    <w:rPr>
                      <w:sz w:val="22"/>
                    </w:rPr>
                  </w:pPr>
                </w:p>
              </w:tc>
              <w:tc>
                <w:tcPr>
                  <w:tcW w:w="939" w:type="dxa"/>
                  <w:tcBorders>
                    <w:top w:val="nil"/>
                    <w:bottom w:val="nil"/>
                  </w:tcBorders>
                  <w:vAlign w:val="center"/>
                </w:tcPr>
                <w:p w:rsidR="009422A3" w:rsidRPr="00744D4F" w:rsidRDefault="006034ED">
                  <w:pPr>
                    <w:pStyle w:val="TableText"/>
                    <w:jc w:val="left"/>
                    <w:rPr>
                      <w:sz w:val="16"/>
                    </w:rPr>
                  </w:pPr>
                  <w:r w:rsidRPr="00744D4F">
                    <w:rPr>
                      <w:sz w:val="16"/>
                    </w:rPr>
                    <w:t>[2] Baja</w:t>
                  </w:r>
                </w:p>
              </w:tc>
              <w:tc>
                <w:tcPr>
                  <w:tcW w:w="380" w:type="dxa"/>
                  <w:tcBorders>
                    <w:bottom w:val="single" w:sz="4" w:space="0" w:color="000000"/>
                  </w:tcBorders>
                  <w:vAlign w:val="center"/>
                </w:tcPr>
                <w:p w:rsidR="009422A3" w:rsidRPr="00744D4F" w:rsidRDefault="006034ED">
                  <w:pPr>
                    <w:pStyle w:val="TableText"/>
                    <w:jc w:val="center"/>
                    <w:rPr>
                      <w:sz w:val="22"/>
                    </w:rPr>
                  </w:pPr>
                  <w:r w:rsidRPr="00744D4F">
                    <w:rPr>
                      <w:sz w:val="22"/>
                    </w:rPr>
                    <w:t>X</w:t>
                  </w:r>
                </w:p>
              </w:tc>
              <w:tc>
                <w:tcPr>
                  <w:tcW w:w="1233" w:type="dxa"/>
                  <w:tcBorders>
                    <w:top w:val="nil"/>
                    <w:bottom w:val="nil"/>
                  </w:tcBorders>
                  <w:vAlign w:val="center"/>
                </w:tcPr>
                <w:p w:rsidR="009422A3" w:rsidRPr="00744D4F" w:rsidRDefault="006034ED">
                  <w:pPr>
                    <w:pStyle w:val="TableText"/>
                    <w:jc w:val="left"/>
                    <w:rPr>
                      <w:sz w:val="16"/>
                    </w:rPr>
                  </w:pPr>
                  <w:r w:rsidRPr="00744D4F">
                    <w:rPr>
                      <w:sz w:val="16"/>
                    </w:rPr>
                    <w:t>[3] Media</w:t>
                  </w:r>
                </w:p>
              </w:tc>
              <w:tc>
                <w:tcPr>
                  <w:tcW w:w="425" w:type="dxa"/>
                  <w:tcBorders>
                    <w:bottom w:val="single" w:sz="4" w:space="0" w:color="auto"/>
                  </w:tcBorders>
                  <w:vAlign w:val="center"/>
                </w:tcPr>
                <w:p w:rsidR="009422A3" w:rsidRPr="00744D4F" w:rsidRDefault="009422A3">
                  <w:pPr>
                    <w:pStyle w:val="TableText"/>
                    <w:jc w:val="center"/>
                    <w:rPr>
                      <w:sz w:val="22"/>
                    </w:rPr>
                  </w:pPr>
                </w:p>
              </w:tc>
              <w:tc>
                <w:tcPr>
                  <w:tcW w:w="1631" w:type="dxa"/>
                  <w:tcBorders>
                    <w:top w:val="nil"/>
                    <w:bottom w:val="nil"/>
                    <w:right w:val="nil"/>
                  </w:tcBorders>
                  <w:vAlign w:val="center"/>
                </w:tcPr>
                <w:p w:rsidR="009422A3" w:rsidRPr="00744D4F" w:rsidRDefault="006034ED">
                  <w:pPr>
                    <w:pStyle w:val="TableText"/>
                    <w:jc w:val="left"/>
                    <w:rPr>
                      <w:sz w:val="16"/>
                    </w:rPr>
                  </w:pPr>
                  <w:r w:rsidRPr="00744D4F">
                    <w:rPr>
                      <w:sz w:val="16"/>
                    </w:rPr>
                    <w:t>[4] Alta</w:t>
                  </w:r>
                </w:p>
              </w:tc>
            </w:tr>
            <w:tr w:rsidR="009422A3" w:rsidTr="00744D4F">
              <w:trPr>
                <w:trHeight w:val="329"/>
              </w:trPr>
              <w:tc>
                <w:tcPr>
                  <w:tcW w:w="392" w:type="dxa"/>
                  <w:vAlign w:val="center"/>
                </w:tcPr>
                <w:p w:rsidR="009422A3" w:rsidRPr="00744D4F" w:rsidRDefault="009422A3">
                  <w:pPr>
                    <w:pStyle w:val="TableText"/>
                    <w:jc w:val="center"/>
                    <w:rPr>
                      <w:sz w:val="22"/>
                    </w:rPr>
                  </w:pPr>
                </w:p>
              </w:tc>
              <w:tc>
                <w:tcPr>
                  <w:tcW w:w="1418" w:type="dxa"/>
                  <w:tcBorders>
                    <w:top w:val="nil"/>
                    <w:bottom w:val="nil"/>
                  </w:tcBorders>
                  <w:vAlign w:val="center"/>
                </w:tcPr>
                <w:p w:rsidR="009422A3" w:rsidRPr="00744D4F" w:rsidRDefault="006034ED">
                  <w:pPr>
                    <w:pStyle w:val="TableText"/>
                    <w:jc w:val="left"/>
                    <w:rPr>
                      <w:sz w:val="16"/>
                    </w:rPr>
                  </w:pPr>
                  <w:r w:rsidRPr="00744D4F">
                    <w:rPr>
                      <w:sz w:val="16"/>
                    </w:rPr>
                    <w:t>[5] Compleja</w:t>
                  </w:r>
                </w:p>
              </w:tc>
              <w:tc>
                <w:tcPr>
                  <w:tcW w:w="425" w:type="dxa"/>
                  <w:tcBorders>
                    <w:bottom w:val="single" w:sz="4" w:space="0" w:color="000000"/>
                  </w:tcBorders>
                  <w:vAlign w:val="center"/>
                </w:tcPr>
                <w:p w:rsidR="009422A3" w:rsidRPr="00744D4F" w:rsidRDefault="009422A3">
                  <w:pPr>
                    <w:pStyle w:val="TableText"/>
                    <w:jc w:val="center"/>
                    <w:rPr>
                      <w:sz w:val="22"/>
                    </w:rPr>
                  </w:pPr>
                </w:p>
              </w:tc>
              <w:tc>
                <w:tcPr>
                  <w:tcW w:w="939" w:type="dxa"/>
                  <w:tcBorders>
                    <w:top w:val="nil"/>
                    <w:bottom w:val="nil"/>
                  </w:tcBorders>
                  <w:vAlign w:val="center"/>
                </w:tcPr>
                <w:p w:rsidR="009422A3" w:rsidRPr="00744D4F" w:rsidRDefault="006034ED">
                  <w:pPr>
                    <w:pStyle w:val="TableText"/>
                    <w:jc w:val="left"/>
                    <w:rPr>
                      <w:sz w:val="16"/>
                    </w:rPr>
                  </w:pPr>
                  <w:r w:rsidRPr="00744D4F">
                    <w:rPr>
                      <w:sz w:val="16"/>
                    </w:rPr>
                    <w:t>[6] Muy compleja</w:t>
                  </w:r>
                </w:p>
              </w:tc>
              <w:tc>
                <w:tcPr>
                  <w:tcW w:w="380" w:type="dxa"/>
                  <w:tcBorders>
                    <w:bottom w:val="single" w:sz="4" w:space="0" w:color="000000"/>
                  </w:tcBorders>
                  <w:vAlign w:val="center"/>
                </w:tcPr>
                <w:p w:rsidR="009422A3" w:rsidRPr="00744D4F" w:rsidRDefault="009422A3">
                  <w:pPr>
                    <w:pStyle w:val="TableText"/>
                    <w:jc w:val="center"/>
                    <w:rPr>
                      <w:sz w:val="22"/>
                    </w:rPr>
                  </w:pPr>
                </w:p>
              </w:tc>
              <w:tc>
                <w:tcPr>
                  <w:tcW w:w="1233" w:type="dxa"/>
                  <w:tcBorders>
                    <w:top w:val="nil"/>
                    <w:bottom w:val="nil"/>
                    <w:right w:val="nil"/>
                  </w:tcBorders>
                  <w:vAlign w:val="center"/>
                </w:tcPr>
                <w:p w:rsidR="009422A3" w:rsidRPr="00744D4F" w:rsidRDefault="009422A3">
                  <w:pPr>
                    <w:pStyle w:val="TableText"/>
                    <w:jc w:val="left"/>
                    <w:rPr>
                      <w:sz w:val="16"/>
                    </w:rPr>
                  </w:pPr>
                </w:p>
              </w:tc>
              <w:tc>
                <w:tcPr>
                  <w:tcW w:w="2056" w:type="dxa"/>
                  <w:gridSpan w:val="2"/>
                  <w:tcBorders>
                    <w:top w:val="nil"/>
                    <w:left w:val="nil"/>
                    <w:bottom w:val="nil"/>
                    <w:right w:val="nil"/>
                  </w:tcBorders>
                  <w:vAlign w:val="center"/>
                </w:tcPr>
                <w:p w:rsidR="009422A3" w:rsidRPr="00744D4F" w:rsidRDefault="009422A3">
                  <w:pPr>
                    <w:pStyle w:val="TableText"/>
                    <w:jc w:val="left"/>
                    <w:rPr>
                      <w:sz w:val="16"/>
                    </w:rPr>
                  </w:pPr>
                </w:p>
              </w:tc>
            </w:tr>
          </w:tbl>
          <w:p w:rsidR="009422A3" w:rsidRPr="00744D4F" w:rsidRDefault="009422A3">
            <w:pPr>
              <w:pStyle w:val="TableText"/>
              <w:jc w:val="left"/>
              <w:rPr>
                <w:color w:val="auto"/>
                <w:sz w:val="22"/>
              </w:rPr>
            </w:pPr>
          </w:p>
          <w:p w:rsidR="009422A3" w:rsidRPr="00744D4F" w:rsidRDefault="009422A3">
            <w:pPr>
              <w:pStyle w:val="TableText"/>
              <w:jc w:val="left"/>
              <w:rPr>
                <w:color w:val="auto"/>
                <w:sz w:val="22"/>
              </w:rPr>
            </w:pPr>
          </w:p>
          <w:p w:rsidR="009422A3" w:rsidRPr="00744D4F" w:rsidRDefault="006034ED">
            <w:pPr>
              <w:pStyle w:val="TableText"/>
              <w:jc w:val="left"/>
              <w:rPr>
                <w:color w:val="auto"/>
                <w:sz w:val="22"/>
              </w:rPr>
            </w:pPr>
            <w:r w:rsidRPr="00744D4F">
              <w:rPr>
                <w:color w:val="auto"/>
                <w:sz w:val="22"/>
              </w:rPr>
              <w:t>Colecciones, contenido</w:t>
            </w:r>
          </w:p>
        </w:tc>
      </w:tr>
      <w:tr w:rsidR="009422A3" w:rsidTr="00744D4F">
        <w:trPr>
          <w:trHeight w:val="288"/>
          <w:jc w:val="center"/>
        </w:trPr>
        <w:tc>
          <w:tcPr>
            <w:tcW w:w="9074" w:type="dxa"/>
            <w:gridSpan w:val="2"/>
            <w:tcBorders>
              <w:left w:val="nil"/>
              <w:right w:val="nil"/>
            </w:tcBorders>
            <w:shd w:val="clear" w:color="000000" w:fill="FFFFFF"/>
          </w:tcPr>
          <w:p w:rsidR="009422A3" w:rsidRPr="00744D4F" w:rsidRDefault="009422A3"/>
        </w:tc>
      </w:tr>
      <w:tr w:rsidR="009422A3" w:rsidTr="00744D4F">
        <w:trPr>
          <w:trHeight w:val="288"/>
          <w:jc w:val="center"/>
        </w:trPr>
        <w:tc>
          <w:tcPr>
            <w:tcW w:w="9074" w:type="dxa"/>
            <w:gridSpan w:val="2"/>
            <w:tcBorders>
              <w:left w:val="nil"/>
              <w:right w:val="nil"/>
            </w:tcBorders>
            <w:shd w:val="clear" w:color="000000" w:fill="FFFFFF"/>
          </w:tcPr>
          <w:p w:rsidR="009422A3" w:rsidRPr="00744D4F" w:rsidRDefault="009422A3"/>
        </w:tc>
      </w:tr>
      <w:tr w:rsidR="009422A3" w:rsidTr="00744D4F">
        <w:trPr>
          <w:trHeight w:val="288"/>
          <w:jc w:val="center"/>
        </w:trPr>
        <w:tc>
          <w:tcPr>
            <w:tcW w:w="2695" w:type="dxa"/>
            <w:tcBorders>
              <w:left w:val="nil"/>
              <w:right w:val="nil"/>
            </w:tcBorders>
            <w:shd w:val="clear" w:color="000000" w:fill="FFFFFF"/>
          </w:tcPr>
          <w:p w:rsidR="009422A3" w:rsidRPr="00744D4F" w:rsidRDefault="009422A3"/>
        </w:tc>
        <w:tc>
          <w:tcPr>
            <w:tcW w:w="6379" w:type="dxa"/>
            <w:tcBorders>
              <w:left w:val="nil"/>
              <w:right w:val="nil"/>
            </w:tcBorders>
            <w:shd w:val="clear" w:color="000000" w:fill="FFFFFF"/>
          </w:tcPr>
          <w:p w:rsidR="009422A3" w:rsidRPr="00744D4F" w:rsidRDefault="009422A3"/>
        </w:tc>
      </w:tr>
    </w:tbl>
    <w:p w:rsidR="009422A3" w:rsidRDefault="006034ED">
      <w:pPr>
        <w:pStyle w:val="Titulo1"/>
      </w:pPr>
      <w:bookmarkStart w:id="1" w:name="_Toc419107474"/>
      <w:bookmarkStart w:id="2" w:name="_Toc418608677"/>
      <w:r>
        <w:lastRenderedPageBreak/>
        <w:t>Tabla de Contenidos</w:t>
      </w:r>
      <w:bookmarkEnd w:id="1"/>
      <w:bookmarkEnd w:id="2"/>
    </w:p>
    <w:p w:rsidR="000648A1" w:rsidRDefault="00127C8C">
      <w:pPr>
        <w:pStyle w:val="TOC1"/>
        <w:tabs>
          <w:tab w:val="left" w:pos="440"/>
          <w:tab w:val="right" w:leader="dot" w:pos="9344"/>
        </w:tabs>
        <w:rPr>
          <w:rFonts w:asciiTheme="minorHAnsi" w:eastAsiaTheme="minorEastAsia" w:hAnsiTheme="minorHAnsi" w:cstheme="minorBidi"/>
          <w:noProof/>
          <w:lang w:eastAsia="es-PE"/>
        </w:rPr>
      </w:pPr>
      <w:r w:rsidRPr="00127C8C">
        <w:fldChar w:fldCharType="begin"/>
      </w:r>
      <w:r w:rsidR="006034ED">
        <w:instrText xml:space="preserve"> TOC \o "1-3" \h \z \u </w:instrText>
      </w:r>
      <w:r w:rsidRPr="00127C8C">
        <w:fldChar w:fldCharType="separate"/>
      </w:r>
      <w:hyperlink w:anchor="_Toc419107474" w:history="1">
        <w:r w:rsidR="000648A1" w:rsidRPr="00762D9A">
          <w:rPr>
            <w:rStyle w:val="Hyperlink"/>
            <w:noProof/>
          </w:rPr>
          <w:t>1</w:t>
        </w:r>
        <w:r w:rsidR="000648A1">
          <w:rPr>
            <w:rFonts w:asciiTheme="minorHAnsi" w:eastAsiaTheme="minorEastAsia" w:hAnsiTheme="minorHAnsi" w:cstheme="minorBidi"/>
            <w:noProof/>
            <w:lang w:eastAsia="es-PE"/>
          </w:rPr>
          <w:tab/>
        </w:r>
        <w:r w:rsidR="000648A1" w:rsidRPr="00762D9A">
          <w:rPr>
            <w:rStyle w:val="Hyperlink"/>
            <w:noProof/>
          </w:rPr>
          <w:t>Tabla de Contenidos</w:t>
        </w:r>
        <w:r w:rsidR="000648A1">
          <w:rPr>
            <w:noProof/>
            <w:webHidden/>
          </w:rPr>
          <w:tab/>
        </w:r>
        <w:r>
          <w:rPr>
            <w:noProof/>
            <w:webHidden/>
          </w:rPr>
          <w:fldChar w:fldCharType="begin"/>
        </w:r>
        <w:r w:rsidR="000648A1">
          <w:rPr>
            <w:noProof/>
            <w:webHidden/>
          </w:rPr>
          <w:instrText xml:space="preserve"> PAGEREF _Toc419107474 \h </w:instrText>
        </w:r>
        <w:r>
          <w:rPr>
            <w:noProof/>
            <w:webHidden/>
          </w:rPr>
        </w:r>
        <w:r>
          <w:rPr>
            <w:noProof/>
            <w:webHidden/>
          </w:rPr>
          <w:fldChar w:fldCharType="separate"/>
        </w:r>
        <w:r w:rsidR="000648A1">
          <w:rPr>
            <w:noProof/>
            <w:webHidden/>
          </w:rPr>
          <w:t>2</w:t>
        </w:r>
        <w:r>
          <w:rPr>
            <w:noProof/>
            <w:webHidden/>
          </w:rPr>
          <w:fldChar w:fldCharType="end"/>
        </w:r>
      </w:hyperlink>
    </w:p>
    <w:p w:rsidR="000648A1" w:rsidRDefault="00127C8C">
      <w:pPr>
        <w:pStyle w:val="TOC1"/>
        <w:tabs>
          <w:tab w:val="left" w:pos="440"/>
          <w:tab w:val="right" w:leader="dot" w:pos="9344"/>
        </w:tabs>
        <w:rPr>
          <w:rFonts w:asciiTheme="minorHAnsi" w:eastAsiaTheme="minorEastAsia" w:hAnsiTheme="minorHAnsi" w:cstheme="minorBidi"/>
          <w:noProof/>
          <w:lang w:eastAsia="es-PE"/>
        </w:rPr>
      </w:pPr>
      <w:hyperlink w:anchor="_Toc419107475" w:history="1">
        <w:r w:rsidR="000648A1" w:rsidRPr="00762D9A">
          <w:rPr>
            <w:rStyle w:val="Hyperlink"/>
            <w:noProof/>
          </w:rPr>
          <w:t>2</w:t>
        </w:r>
        <w:r w:rsidR="000648A1">
          <w:rPr>
            <w:rFonts w:asciiTheme="minorHAnsi" w:eastAsiaTheme="minorEastAsia" w:hAnsiTheme="minorHAnsi" w:cstheme="minorBidi"/>
            <w:noProof/>
            <w:lang w:eastAsia="es-PE"/>
          </w:rPr>
          <w:tab/>
        </w:r>
        <w:r w:rsidR="000648A1" w:rsidRPr="00762D9A">
          <w:rPr>
            <w:rStyle w:val="Hyperlink"/>
            <w:noProof/>
          </w:rPr>
          <w:t>Control del documento</w:t>
        </w:r>
        <w:r w:rsidR="000648A1">
          <w:rPr>
            <w:noProof/>
            <w:webHidden/>
          </w:rPr>
          <w:tab/>
        </w:r>
        <w:r>
          <w:rPr>
            <w:noProof/>
            <w:webHidden/>
          </w:rPr>
          <w:fldChar w:fldCharType="begin"/>
        </w:r>
        <w:r w:rsidR="000648A1">
          <w:rPr>
            <w:noProof/>
            <w:webHidden/>
          </w:rPr>
          <w:instrText xml:space="preserve"> PAGEREF _Toc419107475 \h </w:instrText>
        </w:r>
        <w:r>
          <w:rPr>
            <w:noProof/>
            <w:webHidden/>
          </w:rPr>
        </w:r>
        <w:r>
          <w:rPr>
            <w:noProof/>
            <w:webHidden/>
          </w:rPr>
          <w:fldChar w:fldCharType="separate"/>
        </w:r>
        <w:r w:rsidR="000648A1">
          <w:rPr>
            <w:noProof/>
            <w:webHidden/>
          </w:rPr>
          <w:t>4</w:t>
        </w:r>
        <w:r>
          <w:rPr>
            <w:noProof/>
            <w:webHidden/>
          </w:rPr>
          <w:fldChar w:fldCharType="end"/>
        </w:r>
      </w:hyperlink>
    </w:p>
    <w:p w:rsidR="000648A1" w:rsidRDefault="00127C8C">
      <w:pPr>
        <w:pStyle w:val="TOC2"/>
        <w:tabs>
          <w:tab w:val="right" w:leader="dot" w:pos="9344"/>
        </w:tabs>
        <w:rPr>
          <w:rFonts w:asciiTheme="minorHAnsi" w:eastAsiaTheme="minorEastAsia" w:hAnsiTheme="minorHAnsi" w:cstheme="minorBidi"/>
          <w:noProof/>
          <w:lang w:eastAsia="es-PE"/>
        </w:rPr>
      </w:pPr>
      <w:hyperlink w:anchor="_Toc419107476" w:history="1">
        <w:r w:rsidR="000648A1" w:rsidRPr="00762D9A">
          <w:rPr>
            <w:rStyle w:val="Hyperlink"/>
            <w:bCs/>
            <w:noProof/>
          </w:rPr>
          <w:t>2.1  Versiones</w:t>
        </w:r>
        <w:r w:rsidR="000648A1">
          <w:rPr>
            <w:noProof/>
            <w:webHidden/>
          </w:rPr>
          <w:tab/>
        </w:r>
        <w:r>
          <w:rPr>
            <w:noProof/>
            <w:webHidden/>
          </w:rPr>
          <w:fldChar w:fldCharType="begin"/>
        </w:r>
        <w:r w:rsidR="000648A1">
          <w:rPr>
            <w:noProof/>
            <w:webHidden/>
          </w:rPr>
          <w:instrText xml:space="preserve"> PAGEREF _Toc419107476 \h </w:instrText>
        </w:r>
        <w:r>
          <w:rPr>
            <w:noProof/>
            <w:webHidden/>
          </w:rPr>
        </w:r>
        <w:r>
          <w:rPr>
            <w:noProof/>
            <w:webHidden/>
          </w:rPr>
          <w:fldChar w:fldCharType="separate"/>
        </w:r>
        <w:r w:rsidR="000648A1">
          <w:rPr>
            <w:noProof/>
            <w:webHidden/>
          </w:rPr>
          <w:t>4</w:t>
        </w:r>
        <w:r>
          <w:rPr>
            <w:noProof/>
            <w:webHidden/>
          </w:rPr>
          <w:fldChar w:fldCharType="end"/>
        </w:r>
      </w:hyperlink>
    </w:p>
    <w:p w:rsidR="000648A1" w:rsidRDefault="00127C8C">
      <w:pPr>
        <w:pStyle w:val="TOC2"/>
        <w:tabs>
          <w:tab w:val="right" w:leader="dot" w:pos="9344"/>
        </w:tabs>
        <w:rPr>
          <w:rFonts w:asciiTheme="minorHAnsi" w:eastAsiaTheme="minorEastAsia" w:hAnsiTheme="minorHAnsi" w:cstheme="minorBidi"/>
          <w:noProof/>
          <w:lang w:eastAsia="es-PE"/>
        </w:rPr>
      </w:pPr>
      <w:hyperlink w:anchor="_Toc419107477" w:history="1">
        <w:r w:rsidR="000648A1" w:rsidRPr="00762D9A">
          <w:rPr>
            <w:rStyle w:val="Hyperlink"/>
            <w:bCs/>
            <w:noProof/>
          </w:rPr>
          <w:t>2.2 Aprobaciones</w:t>
        </w:r>
        <w:r w:rsidR="000648A1">
          <w:rPr>
            <w:noProof/>
            <w:webHidden/>
          </w:rPr>
          <w:tab/>
        </w:r>
        <w:r>
          <w:rPr>
            <w:noProof/>
            <w:webHidden/>
          </w:rPr>
          <w:fldChar w:fldCharType="begin"/>
        </w:r>
        <w:r w:rsidR="000648A1">
          <w:rPr>
            <w:noProof/>
            <w:webHidden/>
          </w:rPr>
          <w:instrText xml:space="preserve"> PAGEREF _Toc419107477 \h </w:instrText>
        </w:r>
        <w:r>
          <w:rPr>
            <w:noProof/>
            <w:webHidden/>
          </w:rPr>
        </w:r>
        <w:r>
          <w:rPr>
            <w:noProof/>
            <w:webHidden/>
          </w:rPr>
          <w:fldChar w:fldCharType="separate"/>
        </w:r>
        <w:r w:rsidR="000648A1">
          <w:rPr>
            <w:noProof/>
            <w:webHidden/>
          </w:rPr>
          <w:t>4</w:t>
        </w:r>
        <w:r>
          <w:rPr>
            <w:noProof/>
            <w:webHidden/>
          </w:rPr>
          <w:fldChar w:fldCharType="end"/>
        </w:r>
      </w:hyperlink>
    </w:p>
    <w:p w:rsidR="000648A1" w:rsidRDefault="00127C8C">
      <w:pPr>
        <w:pStyle w:val="TOC1"/>
        <w:tabs>
          <w:tab w:val="left" w:pos="440"/>
          <w:tab w:val="right" w:leader="dot" w:pos="9344"/>
        </w:tabs>
        <w:rPr>
          <w:rFonts w:asciiTheme="minorHAnsi" w:eastAsiaTheme="minorEastAsia" w:hAnsiTheme="minorHAnsi" w:cstheme="minorBidi"/>
          <w:noProof/>
          <w:lang w:eastAsia="es-PE"/>
        </w:rPr>
      </w:pPr>
      <w:hyperlink w:anchor="_Toc419107478" w:history="1">
        <w:r w:rsidR="000648A1" w:rsidRPr="00762D9A">
          <w:rPr>
            <w:rStyle w:val="Hyperlink"/>
            <w:noProof/>
          </w:rPr>
          <w:t>3</w:t>
        </w:r>
        <w:r w:rsidR="000648A1">
          <w:rPr>
            <w:rFonts w:asciiTheme="minorHAnsi" w:eastAsiaTheme="minorEastAsia" w:hAnsiTheme="minorHAnsi" w:cstheme="minorBidi"/>
            <w:noProof/>
            <w:lang w:eastAsia="es-PE"/>
          </w:rPr>
          <w:tab/>
        </w:r>
        <w:r w:rsidR="000648A1" w:rsidRPr="00762D9A">
          <w:rPr>
            <w:rStyle w:val="Hyperlink"/>
            <w:noProof/>
          </w:rPr>
          <w:t>Glosario de términos</w:t>
        </w:r>
        <w:r w:rsidR="000648A1">
          <w:rPr>
            <w:noProof/>
            <w:webHidden/>
          </w:rPr>
          <w:tab/>
        </w:r>
        <w:r>
          <w:rPr>
            <w:noProof/>
            <w:webHidden/>
          </w:rPr>
          <w:fldChar w:fldCharType="begin"/>
        </w:r>
        <w:r w:rsidR="000648A1">
          <w:rPr>
            <w:noProof/>
            <w:webHidden/>
          </w:rPr>
          <w:instrText xml:space="preserve"> PAGEREF _Toc419107478 \h </w:instrText>
        </w:r>
        <w:r>
          <w:rPr>
            <w:noProof/>
            <w:webHidden/>
          </w:rPr>
        </w:r>
        <w:r>
          <w:rPr>
            <w:noProof/>
            <w:webHidden/>
          </w:rPr>
          <w:fldChar w:fldCharType="separate"/>
        </w:r>
        <w:r w:rsidR="000648A1">
          <w:rPr>
            <w:noProof/>
            <w:webHidden/>
          </w:rPr>
          <w:t>5</w:t>
        </w:r>
        <w:r>
          <w:rPr>
            <w:noProof/>
            <w:webHidden/>
          </w:rPr>
          <w:fldChar w:fldCharType="end"/>
        </w:r>
      </w:hyperlink>
    </w:p>
    <w:p w:rsidR="000648A1" w:rsidRDefault="00127C8C">
      <w:pPr>
        <w:pStyle w:val="TOC1"/>
        <w:tabs>
          <w:tab w:val="left" w:pos="440"/>
          <w:tab w:val="right" w:leader="dot" w:pos="9344"/>
        </w:tabs>
        <w:rPr>
          <w:rFonts w:asciiTheme="minorHAnsi" w:eastAsiaTheme="minorEastAsia" w:hAnsiTheme="minorHAnsi" w:cstheme="minorBidi"/>
          <w:noProof/>
          <w:lang w:eastAsia="es-PE"/>
        </w:rPr>
      </w:pPr>
      <w:hyperlink w:anchor="_Toc419107479" w:history="1">
        <w:r w:rsidR="000648A1" w:rsidRPr="00762D9A">
          <w:rPr>
            <w:rStyle w:val="Hyperlink"/>
            <w:noProof/>
          </w:rPr>
          <w:t>4</w:t>
        </w:r>
        <w:r w:rsidR="000648A1">
          <w:rPr>
            <w:rFonts w:asciiTheme="minorHAnsi" w:eastAsiaTheme="minorEastAsia" w:hAnsiTheme="minorHAnsi" w:cstheme="minorBidi"/>
            <w:noProof/>
            <w:lang w:eastAsia="es-PE"/>
          </w:rPr>
          <w:tab/>
        </w:r>
        <w:r w:rsidR="000648A1" w:rsidRPr="00762D9A">
          <w:rPr>
            <w:rStyle w:val="Hyperlink"/>
            <w:noProof/>
          </w:rPr>
          <w:t>Especificación de Casos de Uso del Sistema (CUS)</w:t>
        </w:r>
        <w:r w:rsidR="000648A1">
          <w:rPr>
            <w:noProof/>
            <w:webHidden/>
          </w:rPr>
          <w:tab/>
        </w:r>
        <w:r>
          <w:rPr>
            <w:noProof/>
            <w:webHidden/>
          </w:rPr>
          <w:fldChar w:fldCharType="begin"/>
        </w:r>
        <w:r w:rsidR="000648A1">
          <w:rPr>
            <w:noProof/>
            <w:webHidden/>
          </w:rPr>
          <w:instrText xml:space="preserve"> PAGEREF _Toc419107479 \h </w:instrText>
        </w:r>
        <w:r>
          <w:rPr>
            <w:noProof/>
            <w:webHidden/>
          </w:rPr>
        </w:r>
        <w:r>
          <w:rPr>
            <w:noProof/>
            <w:webHidden/>
          </w:rPr>
          <w:fldChar w:fldCharType="separate"/>
        </w:r>
        <w:r w:rsidR="000648A1">
          <w:rPr>
            <w:noProof/>
            <w:webHidden/>
          </w:rPr>
          <w:t>6</w:t>
        </w:r>
        <w:r>
          <w:rPr>
            <w:noProof/>
            <w:webHidden/>
          </w:rPr>
          <w:fldChar w:fldCharType="end"/>
        </w:r>
      </w:hyperlink>
    </w:p>
    <w:p w:rsidR="000648A1" w:rsidRDefault="00127C8C">
      <w:pPr>
        <w:pStyle w:val="TOC2"/>
        <w:tabs>
          <w:tab w:val="left" w:pos="880"/>
          <w:tab w:val="right" w:leader="dot" w:pos="9344"/>
        </w:tabs>
        <w:rPr>
          <w:rFonts w:asciiTheme="minorHAnsi" w:eastAsiaTheme="minorEastAsia" w:hAnsiTheme="minorHAnsi" w:cstheme="minorBidi"/>
          <w:noProof/>
          <w:lang w:eastAsia="es-PE"/>
        </w:rPr>
      </w:pPr>
      <w:hyperlink w:anchor="_Toc419107480" w:history="1">
        <w:r w:rsidR="000648A1" w:rsidRPr="00762D9A">
          <w:rPr>
            <w:rStyle w:val="Hyperlink"/>
            <w:noProof/>
          </w:rPr>
          <w:t>4.1</w:t>
        </w:r>
        <w:r w:rsidR="000648A1">
          <w:rPr>
            <w:rFonts w:asciiTheme="minorHAnsi" w:eastAsiaTheme="minorEastAsia" w:hAnsiTheme="minorHAnsi" w:cstheme="minorBidi"/>
            <w:noProof/>
            <w:lang w:eastAsia="es-PE"/>
          </w:rPr>
          <w:tab/>
        </w:r>
        <w:r w:rsidR="000648A1" w:rsidRPr="00762D9A">
          <w:rPr>
            <w:rStyle w:val="Hyperlink"/>
            <w:noProof/>
          </w:rPr>
          <w:t>Kiosko Móvil</w:t>
        </w:r>
        <w:r w:rsidR="000648A1">
          <w:rPr>
            <w:noProof/>
            <w:webHidden/>
          </w:rPr>
          <w:tab/>
        </w:r>
        <w:r>
          <w:rPr>
            <w:noProof/>
            <w:webHidden/>
          </w:rPr>
          <w:fldChar w:fldCharType="begin"/>
        </w:r>
        <w:r w:rsidR="000648A1">
          <w:rPr>
            <w:noProof/>
            <w:webHidden/>
          </w:rPr>
          <w:instrText xml:space="preserve"> PAGEREF _Toc419107480 \h </w:instrText>
        </w:r>
        <w:r>
          <w:rPr>
            <w:noProof/>
            <w:webHidden/>
          </w:rPr>
        </w:r>
        <w:r>
          <w:rPr>
            <w:noProof/>
            <w:webHidden/>
          </w:rPr>
          <w:fldChar w:fldCharType="separate"/>
        </w:r>
        <w:r w:rsidR="000648A1">
          <w:rPr>
            <w:noProof/>
            <w:webHidden/>
          </w:rPr>
          <w:t>6</w:t>
        </w:r>
        <w:r>
          <w:rPr>
            <w:noProof/>
            <w:webHidden/>
          </w:rPr>
          <w:fldChar w:fldCharType="end"/>
        </w:r>
      </w:hyperlink>
    </w:p>
    <w:p w:rsidR="000648A1" w:rsidRDefault="00127C8C">
      <w:pPr>
        <w:pStyle w:val="TOC2"/>
        <w:tabs>
          <w:tab w:val="left" w:pos="1100"/>
          <w:tab w:val="right" w:leader="dot" w:pos="9344"/>
        </w:tabs>
        <w:rPr>
          <w:rFonts w:asciiTheme="minorHAnsi" w:eastAsiaTheme="minorEastAsia" w:hAnsiTheme="minorHAnsi" w:cstheme="minorBidi"/>
          <w:noProof/>
          <w:lang w:eastAsia="es-PE"/>
        </w:rPr>
      </w:pPr>
      <w:hyperlink w:anchor="_Toc419107481" w:history="1">
        <w:r w:rsidR="000648A1" w:rsidRPr="00762D9A">
          <w:rPr>
            <w:rStyle w:val="Hyperlink"/>
            <w:noProof/>
          </w:rPr>
          <w:t>4.1.1</w:t>
        </w:r>
        <w:r w:rsidR="000648A1">
          <w:rPr>
            <w:rFonts w:asciiTheme="minorHAnsi" w:eastAsiaTheme="minorEastAsia" w:hAnsiTheme="minorHAnsi" w:cstheme="minorBidi"/>
            <w:noProof/>
            <w:lang w:eastAsia="es-PE"/>
          </w:rPr>
          <w:tab/>
        </w:r>
        <w:r w:rsidR="000648A1" w:rsidRPr="00762D9A">
          <w:rPr>
            <w:rStyle w:val="Hyperlink"/>
            <w:noProof/>
          </w:rPr>
          <w:t>CUM-001 Autenticar Usuario</w:t>
        </w:r>
        <w:r w:rsidR="000648A1">
          <w:rPr>
            <w:noProof/>
            <w:webHidden/>
          </w:rPr>
          <w:tab/>
        </w:r>
        <w:r>
          <w:rPr>
            <w:noProof/>
            <w:webHidden/>
          </w:rPr>
          <w:fldChar w:fldCharType="begin"/>
        </w:r>
        <w:r w:rsidR="000648A1">
          <w:rPr>
            <w:noProof/>
            <w:webHidden/>
          </w:rPr>
          <w:instrText xml:space="preserve"> PAGEREF _Toc419107481 \h </w:instrText>
        </w:r>
        <w:r>
          <w:rPr>
            <w:noProof/>
            <w:webHidden/>
          </w:rPr>
        </w:r>
        <w:r>
          <w:rPr>
            <w:noProof/>
            <w:webHidden/>
          </w:rPr>
          <w:fldChar w:fldCharType="separate"/>
        </w:r>
        <w:r w:rsidR="000648A1">
          <w:rPr>
            <w:noProof/>
            <w:webHidden/>
          </w:rPr>
          <w:t>6</w:t>
        </w:r>
        <w:r>
          <w:rPr>
            <w:noProof/>
            <w:webHidden/>
          </w:rPr>
          <w:fldChar w:fldCharType="end"/>
        </w:r>
      </w:hyperlink>
    </w:p>
    <w:p w:rsidR="000648A1" w:rsidRDefault="00127C8C">
      <w:pPr>
        <w:pStyle w:val="TOC2"/>
        <w:tabs>
          <w:tab w:val="left" w:pos="1100"/>
          <w:tab w:val="right" w:leader="dot" w:pos="9344"/>
        </w:tabs>
        <w:rPr>
          <w:rFonts w:asciiTheme="minorHAnsi" w:eastAsiaTheme="minorEastAsia" w:hAnsiTheme="minorHAnsi" w:cstheme="minorBidi"/>
          <w:noProof/>
          <w:lang w:eastAsia="es-PE"/>
        </w:rPr>
      </w:pPr>
      <w:hyperlink w:anchor="_Toc419107482" w:history="1">
        <w:r w:rsidR="000648A1" w:rsidRPr="00762D9A">
          <w:rPr>
            <w:rStyle w:val="Hyperlink"/>
            <w:noProof/>
          </w:rPr>
          <w:t>4.1.2</w:t>
        </w:r>
        <w:r w:rsidR="000648A1">
          <w:rPr>
            <w:rFonts w:asciiTheme="minorHAnsi" w:eastAsiaTheme="minorEastAsia" w:hAnsiTheme="minorHAnsi" w:cstheme="minorBidi"/>
            <w:noProof/>
            <w:lang w:eastAsia="es-PE"/>
          </w:rPr>
          <w:tab/>
        </w:r>
        <w:r w:rsidR="000648A1" w:rsidRPr="00762D9A">
          <w:rPr>
            <w:rStyle w:val="Hyperlink"/>
            <w:noProof/>
          </w:rPr>
          <w:t>CUM-002 Sincronizar Datos</w:t>
        </w:r>
        <w:r w:rsidR="000648A1">
          <w:rPr>
            <w:noProof/>
            <w:webHidden/>
          </w:rPr>
          <w:tab/>
        </w:r>
        <w:r>
          <w:rPr>
            <w:noProof/>
            <w:webHidden/>
          </w:rPr>
          <w:fldChar w:fldCharType="begin"/>
        </w:r>
        <w:r w:rsidR="000648A1">
          <w:rPr>
            <w:noProof/>
            <w:webHidden/>
          </w:rPr>
          <w:instrText xml:space="preserve"> PAGEREF _Toc419107482 \h </w:instrText>
        </w:r>
        <w:r>
          <w:rPr>
            <w:noProof/>
            <w:webHidden/>
          </w:rPr>
        </w:r>
        <w:r>
          <w:rPr>
            <w:noProof/>
            <w:webHidden/>
          </w:rPr>
          <w:fldChar w:fldCharType="separate"/>
        </w:r>
        <w:r w:rsidR="000648A1">
          <w:rPr>
            <w:noProof/>
            <w:webHidden/>
          </w:rPr>
          <w:t>10</w:t>
        </w:r>
        <w:r>
          <w:rPr>
            <w:noProof/>
            <w:webHidden/>
          </w:rPr>
          <w:fldChar w:fldCharType="end"/>
        </w:r>
      </w:hyperlink>
    </w:p>
    <w:p w:rsidR="000648A1" w:rsidRDefault="00127C8C">
      <w:pPr>
        <w:pStyle w:val="TOC2"/>
        <w:tabs>
          <w:tab w:val="left" w:pos="1100"/>
          <w:tab w:val="right" w:leader="dot" w:pos="9344"/>
        </w:tabs>
        <w:rPr>
          <w:rFonts w:asciiTheme="minorHAnsi" w:eastAsiaTheme="minorEastAsia" w:hAnsiTheme="minorHAnsi" w:cstheme="minorBidi"/>
          <w:noProof/>
          <w:lang w:eastAsia="es-PE"/>
        </w:rPr>
      </w:pPr>
      <w:hyperlink w:anchor="_Toc419107483" w:history="1">
        <w:r w:rsidR="000648A1" w:rsidRPr="00762D9A">
          <w:rPr>
            <w:rStyle w:val="Hyperlink"/>
            <w:noProof/>
          </w:rPr>
          <w:t>4.1.3</w:t>
        </w:r>
        <w:r w:rsidR="000648A1">
          <w:rPr>
            <w:rFonts w:asciiTheme="minorHAnsi" w:eastAsiaTheme="minorEastAsia" w:hAnsiTheme="minorHAnsi" w:cstheme="minorBidi"/>
            <w:noProof/>
            <w:lang w:eastAsia="es-PE"/>
          </w:rPr>
          <w:tab/>
        </w:r>
        <w:r w:rsidR="000648A1" w:rsidRPr="00762D9A">
          <w:rPr>
            <w:rStyle w:val="Hyperlink"/>
            <w:noProof/>
          </w:rPr>
          <w:t>CUM-003: Mostrar Nuevo Contenido</w:t>
        </w:r>
        <w:r w:rsidR="000648A1">
          <w:rPr>
            <w:noProof/>
            <w:webHidden/>
          </w:rPr>
          <w:tab/>
        </w:r>
        <w:r>
          <w:rPr>
            <w:noProof/>
            <w:webHidden/>
          </w:rPr>
          <w:fldChar w:fldCharType="begin"/>
        </w:r>
        <w:r w:rsidR="000648A1">
          <w:rPr>
            <w:noProof/>
            <w:webHidden/>
          </w:rPr>
          <w:instrText xml:space="preserve"> PAGEREF _Toc419107483 \h </w:instrText>
        </w:r>
        <w:r>
          <w:rPr>
            <w:noProof/>
            <w:webHidden/>
          </w:rPr>
        </w:r>
        <w:r>
          <w:rPr>
            <w:noProof/>
            <w:webHidden/>
          </w:rPr>
          <w:fldChar w:fldCharType="separate"/>
        </w:r>
        <w:r w:rsidR="000648A1">
          <w:rPr>
            <w:noProof/>
            <w:webHidden/>
          </w:rPr>
          <w:t>13</w:t>
        </w:r>
        <w:r>
          <w:rPr>
            <w:noProof/>
            <w:webHidden/>
          </w:rPr>
          <w:fldChar w:fldCharType="end"/>
        </w:r>
      </w:hyperlink>
    </w:p>
    <w:p w:rsidR="000648A1" w:rsidRDefault="00127C8C">
      <w:pPr>
        <w:pStyle w:val="TOC2"/>
        <w:tabs>
          <w:tab w:val="left" w:pos="1100"/>
          <w:tab w:val="right" w:leader="dot" w:pos="9344"/>
        </w:tabs>
        <w:rPr>
          <w:rFonts w:asciiTheme="minorHAnsi" w:eastAsiaTheme="minorEastAsia" w:hAnsiTheme="minorHAnsi" w:cstheme="minorBidi"/>
          <w:noProof/>
          <w:lang w:eastAsia="es-PE"/>
        </w:rPr>
      </w:pPr>
      <w:hyperlink w:anchor="_Toc419107484" w:history="1">
        <w:r w:rsidR="000648A1" w:rsidRPr="00762D9A">
          <w:rPr>
            <w:rStyle w:val="Hyperlink"/>
            <w:noProof/>
          </w:rPr>
          <w:t>4.1.4</w:t>
        </w:r>
        <w:r w:rsidR="000648A1">
          <w:rPr>
            <w:rFonts w:asciiTheme="minorHAnsi" w:eastAsiaTheme="minorEastAsia" w:hAnsiTheme="minorHAnsi" w:cstheme="minorBidi"/>
            <w:noProof/>
            <w:lang w:eastAsia="es-PE"/>
          </w:rPr>
          <w:tab/>
        </w:r>
        <w:r w:rsidR="000648A1" w:rsidRPr="00762D9A">
          <w:rPr>
            <w:rStyle w:val="Hyperlink"/>
            <w:noProof/>
          </w:rPr>
          <w:t>CUM-004 Buscar Archivos</w:t>
        </w:r>
        <w:r w:rsidR="000648A1">
          <w:rPr>
            <w:noProof/>
            <w:webHidden/>
          </w:rPr>
          <w:tab/>
        </w:r>
        <w:r>
          <w:rPr>
            <w:noProof/>
            <w:webHidden/>
          </w:rPr>
          <w:fldChar w:fldCharType="begin"/>
        </w:r>
        <w:r w:rsidR="000648A1">
          <w:rPr>
            <w:noProof/>
            <w:webHidden/>
          </w:rPr>
          <w:instrText xml:space="preserve"> PAGEREF _Toc419107484 \h </w:instrText>
        </w:r>
        <w:r>
          <w:rPr>
            <w:noProof/>
            <w:webHidden/>
          </w:rPr>
        </w:r>
        <w:r>
          <w:rPr>
            <w:noProof/>
            <w:webHidden/>
          </w:rPr>
          <w:fldChar w:fldCharType="separate"/>
        </w:r>
        <w:r w:rsidR="000648A1">
          <w:rPr>
            <w:noProof/>
            <w:webHidden/>
          </w:rPr>
          <w:t>15</w:t>
        </w:r>
        <w:r>
          <w:rPr>
            <w:noProof/>
            <w:webHidden/>
          </w:rPr>
          <w:fldChar w:fldCharType="end"/>
        </w:r>
      </w:hyperlink>
    </w:p>
    <w:p w:rsidR="000648A1" w:rsidRDefault="00127C8C">
      <w:pPr>
        <w:pStyle w:val="TOC2"/>
        <w:tabs>
          <w:tab w:val="left" w:pos="1100"/>
          <w:tab w:val="right" w:leader="dot" w:pos="9344"/>
        </w:tabs>
        <w:rPr>
          <w:rFonts w:asciiTheme="minorHAnsi" w:eastAsiaTheme="minorEastAsia" w:hAnsiTheme="minorHAnsi" w:cstheme="minorBidi"/>
          <w:noProof/>
          <w:lang w:eastAsia="es-PE"/>
        </w:rPr>
      </w:pPr>
      <w:hyperlink w:anchor="_Toc419107485" w:history="1">
        <w:r w:rsidR="000648A1" w:rsidRPr="00762D9A">
          <w:rPr>
            <w:rStyle w:val="Hyperlink"/>
            <w:noProof/>
          </w:rPr>
          <w:t>4.1.5</w:t>
        </w:r>
        <w:r w:rsidR="000648A1">
          <w:rPr>
            <w:rFonts w:asciiTheme="minorHAnsi" w:eastAsiaTheme="minorEastAsia" w:hAnsiTheme="minorHAnsi" w:cstheme="minorBidi"/>
            <w:noProof/>
            <w:lang w:eastAsia="es-PE"/>
          </w:rPr>
          <w:tab/>
        </w:r>
        <w:r w:rsidR="000648A1" w:rsidRPr="00762D9A">
          <w:rPr>
            <w:rStyle w:val="Hyperlink"/>
            <w:noProof/>
          </w:rPr>
          <w:t>CUM-005 Ver Archivos</w:t>
        </w:r>
        <w:r w:rsidR="000648A1">
          <w:rPr>
            <w:noProof/>
            <w:webHidden/>
          </w:rPr>
          <w:tab/>
        </w:r>
        <w:r>
          <w:rPr>
            <w:noProof/>
            <w:webHidden/>
          </w:rPr>
          <w:fldChar w:fldCharType="begin"/>
        </w:r>
        <w:r w:rsidR="000648A1">
          <w:rPr>
            <w:noProof/>
            <w:webHidden/>
          </w:rPr>
          <w:instrText xml:space="preserve"> PAGEREF _Toc419107485 \h </w:instrText>
        </w:r>
        <w:r>
          <w:rPr>
            <w:noProof/>
            <w:webHidden/>
          </w:rPr>
        </w:r>
        <w:r>
          <w:rPr>
            <w:noProof/>
            <w:webHidden/>
          </w:rPr>
          <w:fldChar w:fldCharType="separate"/>
        </w:r>
        <w:r w:rsidR="000648A1">
          <w:rPr>
            <w:noProof/>
            <w:webHidden/>
          </w:rPr>
          <w:t>18</w:t>
        </w:r>
        <w:r>
          <w:rPr>
            <w:noProof/>
            <w:webHidden/>
          </w:rPr>
          <w:fldChar w:fldCharType="end"/>
        </w:r>
      </w:hyperlink>
    </w:p>
    <w:p w:rsidR="000648A1" w:rsidRDefault="00127C8C">
      <w:pPr>
        <w:pStyle w:val="TOC2"/>
        <w:tabs>
          <w:tab w:val="left" w:pos="1100"/>
          <w:tab w:val="right" w:leader="dot" w:pos="9344"/>
        </w:tabs>
        <w:rPr>
          <w:rFonts w:asciiTheme="minorHAnsi" w:eastAsiaTheme="minorEastAsia" w:hAnsiTheme="minorHAnsi" w:cstheme="minorBidi"/>
          <w:noProof/>
          <w:lang w:eastAsia="es-PE"/>
        </w:rPr>
      </w:pPr>
      <w:hyperlink w:anchor="_Toc419107486" w:history="1">
        <w:r w:rsidR="000648A1" w:rsidRPr="00762D9A">
          <w:rPr>
            <w:rStyle w:val="Hyperlink"/>
            <w:noProof/>
          </w:rPr>
          <w:t>4.1.6</w:t>
        </w:r>
        <w:r w:rsidR="000648A1">
          <w:rPr>
            <w:rFonts w:asciiTheme="minorHAnsi" w:eastAsiaTheme="minorEastAsia" w:hAnsiTheme="minorHAnsi" w:cstheme="minorBidi"/>
            <w:noProof/>
            <w:lang w:eastAsia="es-PE"/>
          </w:rPr>
          <w:tab/>
        </w:r>
        <w:r w:rsidR="000648A1" w:rsidRPr="00762D9A">
          <w:rPr>
            <w:rStyle w:val="Hyperlink"/>
            <w:noProof/>
          </w:rPr>
          <w:t>CUM-006 Descargar Archivos</w:t>
        </w:r>
        <w:r w:rsidR="000648A1">
          <w:rPr>
            <w:noProof/>
            <w:webHidden/>
          </w:rPr>
          <w:tab/>
        </w:r>
        <w:r>
          <w:rPr>
            <w:noProof/>
            <w:webHidden/>
          </w:rPr>
          <w:fldChar w:fldCharType="begin"/>
        </w:r>
        <w:r w:rsidR="000648A1">
          <w:rPr>
            <w:noProof/>
            <w:webHidden/>
          </w:rPr>
          <w:instrText xml:space="preserve"> PAGEREF _Toc419107486 \h </w:instrText>
        </w:r>
        <w:r>
          <w:rPr>
            <w:noProof/>
            <w:webHidden/>
          </w:rPr>
        </w:r>
        <w:r>
          <w:rPr>
            <w:noProof/>
            <w:webHidden/>
          </w:rPr>
          <w:fldChar w:fldCharType="separate"/>
        </w:r>
        <w:r w:rsidR="000648A1">
          <w:rPr>
            <w:noProof/>
            <w:webHidden/>
          </w:rPr>
          <w:t>21</w:t>
        </w:r>
        <w:r>
          <w:rPr>
            <w:noProof/>
            <w:webHidden/>
          </w:rPr>
          <w:fldChar w:fldCharType="end"/>
        </w:r>
      </w:hyperlink>
    </w:p>
    <w:p w:rsidR="000648A1" w:rsidRDefault="00127C8C">
      <w:pPr>
        <w:pStyle w:val="TOC2"/>
        <w:tabs>
          <w:tab w:val="left" w:pos="1100"/>
          <w:tab w:val="right" w:leader="dot" w:pos="9344"/>
        </w:tabs>
        <w:rPr>
          <w:rFonts w:asciiTheme="minorHAnsi" w:eastAsiaTheme="minorEastAsia" w:hAnsiTheme="minorHAnsi" w:cstheme="minorBidi"/>
          <w:noProof/>
          <w:lang w:eastAsia="es-PE"/>
        </w:rPr>
      </w:pPr>
      <w:hyperlink w:anchor="_Toc419107487" w:history="1">
        <w:r w:rsidR="000648A1" w:rsidRPr="00762D9A">
          <w:rPr>
            <w:rStyle w:val="Hyperlink"/>
            <w:noProof/>
          </w:rPr>
          <w:t>4.1.7</w:t>
        </w:r>
        <w:r w:rsidR="000648A1">
          <w:rPr>
            <w:rFonts w:asciiTheme="minorHAnsi" w:eastAsiaTheme="minorEastAsia" w:hAnsiTheme="minorHAnsi" w:cstheme="minorBidi"/>
            <w:noProof/>
            <w:lang w:eastAsia="es-PE"/>
          </w:rPr>
          <w:tab/>
        </w:r>
        <w:r w:rsidR="000648A1" w:rsidRPr="00762D9A">
          <w:rPr>
            <w:rStyle w:val="Hyperlink"/>
            <w:noProof/>
          </w:rPr>
          <w:t>CUM-007 Eliminar Archivos</w:t>
        </w:r>
        <w:r w:rsidR="000648A1">
          <w:rPr>
            <w:noProof/>
            <w:webHidden/>
          </w:rPr>
          <w:tab/>
        </w:r>
        <w:r>
          <w:rPr>
            <w:noProof/>
            <w:webHidden/>
          </w:rPr>
          <w:fldChar w:fldCharType="begin"/>
        </w:r>
        <w:r w:rsidR="000648A1">
          <w:rPr>
            <w:noProof/>
            <w:webHidden/>
          </w:rPr>
          <w:instrText xml:space="preserve"> PAGEREF _Toc419107487 \h </w:instrText>
        </w:r>
        <w:r>
          <w:rPr>
            <w:noProof/>
            <w:webHidden/>
          </w:rPr>
        </w:r>
        <w:r>
          <w:rPr>
            <w:noProof/>
            <w:webHidden/>
          </w:rPr>
          <w:fldChar w:fldCharType="separate"/>
        </w:r>
        <w:r w:rsidR="000648A1">
          <w:rPr>
            <w:noProof/>
            <w:webHidden/>
          </w:rPr>
          <w:t>23</w:t>
        </w:r>
        <w:r>
          <w:rPr>
            <w:noProof/>
            <w:webHidden/>
          </w:rPr>
          <w:fldChar w:fldCharType="end"/>
        </w:r>
      </w:hyperlink>
    </w:p>
    <w:p w:rsidR="000648A1" w:rsidRDefault="00127C8C">
      <w:pPr>
        <w:pStyle w:val="TOC2"/>
        <w:tabs>
          <w:tab w:val="left" w:pos="1100"/>
          <w:tab w:val="right" w:leader="dot" w:pos="9344"/>
        </w:tabs>
        <w:rPr>
          <w:rFonts w:asciiTheme="minorHAnsi" w:eastAsiaTheme="minorEastAsia" w:hAnsiTheme="minorHAnsi" w:cstheme="minorBidi"/>
          <w:noProof/>
          <w:lang w:eastAsia="es-PE"/>
        </w:rPr>
      </w:pPr>
      <w:hyperlink w:anchor="_Toc419107488" w:history="1">
        <w:r w:rsidR="000648A1" w:rsidRPr="00762D9A">
          <w:rPr>
            <w:rStyle w:val="Hyperlink"/>
            <w:noProof/>
          </w:rPr>
          <w:t>4.1.8</w:t>
        </w:r>
        <w:r w:rsidR="000648A1">
          <w:rPr>
            <w:rFonts w:asciiTheme="minorHAnsi" w:eastAsiaTheme="minorEastAsia" w:hAnsiTheme="minorHAnsi" w:cstheme="minorBidi"/>
            <w:noProof/>
            <w:lang w:eastAsia="es-PE"/>
          </w:rPr>
          <w:tab/>
        </w:r>
        <w:r w:rsidR="000648A1" w:rsidRPr="00762D9A">
          <w:rPr>
            <w:rStyle w:val="Hyperlink"/>
            <w:noProof/>
          </w:rPr>
          <w:t>CUM-008 Mostrar Notificación</w:t>
        </w:r>
        <w:r w:rsidR="000648A1">
          <w:rPr>
            <w:noProof/>
            <w:webHidden/>
          </w:rPr>
          <w:tab/>
        </w:r>
        <w:r>
          <w:rPr>
            <w:noProof/>
            <w:webHidden/>
          </w:rPr>
          <w:fldChar w:fldCharType="begin"/>
        </w:r>
        <w:r w:rsidR="000648A1">
          <w:rPr>
            <w:noProof/>
            <w:webHidden/>
          </w:rPr>
          <w:instrText xml:space="preserve"> PAGEREF _Toc419107488 \h </w:instrText>
        </w:r>
        <w:r>
          <w:rPr>
            <w:noProof/>
            <w:webHidden/>
          </w:rPr>
        </w:r>
        <w:r>
          <w:rPr>
            <w:noProof/>
            <w:webHidden/>
          </w:rPr>
          <w:fldChar w:fldCharType="separate"/>
        </w:r>
        <w:r w:rsidR="000648A1">
          <w:rPr>
            <w:noProof/>
            <w:webHidden/>
          </w:rPr>
          <w:t>25</w:t>
        </w:r>
        <w:r>
          <w:rPr>
            <w:noProof/>
            <w:webHidden/>
          </w:rPr>
          <w:fldChar w:fldCharType="end"/>
        </w:r>
      </w:hyperlink>
    </w:p>
    <w:p w:rsidR="000648A1" w:rsidRDefault="00127C8C">
      <w:pPr>
        <w:pStyle w:val="TOC2"/>
        <w:tabs>
          <w:tab w:val="left" w:pos="1100"/>
          <w:tab w:val="right" w:leader="dot" w:pos="9344"/>
        </w:tabs>
        <w:rPr>
          <w:rFonts w:asciiTheme="minorHAnsi" w:eastAsiaTheme="minorEastAsia" w:hAnsiTheme="minorHAnsi" w:cstheme="minorBidi"/>
          <w:noProof/>
          <w:lang w:eastAsia="es-PE"/>
        </w:rPr>
      </w:pPr>
      <w:hyperlink w:anchor="_Toc419107489" w:history="1">
        <w:r w:rsidR="000648A1" w:rsidRPr="00762D9A">
          <w:rPr>
            <w:rStyle w:val="Hyperlink"/>
            <w:noProof/>
          </w:rPr>
          <w:t>4.1.9</w:t>
        </w:r>
        <w:r w:rsidR="000648A1">
          <w:rPr>
            <w:rFonts w:asciiTheme="minorHAnsi" w:eastAsiaTheme="minorEastAsia" w:hAnsiTheme="minorHAnsi" w:cstheme="minorBidi"/>
            <w:noProof/>
            <w:lang w:eastAsia="es-PE"/>
          </w:rPr>
          <w:tab/>
        </w:r>
        <w:r w:rsidR="000648A1" w:rsidRPr="00762D9A">
          <w:rPr>
            <w:rStyle w:val="Hyperlink"/>
            <w:noProof/>
          </w:rPr>
          <w:t>CUM-009 Enviar Métricas</w:t>
        </w:r>
        <w:r w:rsidR="000648A1">
          <w:rPr>
            <w:noProof/>
            <w:webHidden/>
          </w:rPr>
          <w:tab/>
        </w:r>
        <w:r>
          <w:rPr>
            <w:noProof/>
            <w:webHidden/>
          </w:rPr>
          <w:fldChar w:fldCharType="begin"/>
        </w:r>
        <w:r w:rsidR="000648A1">
          <w:rPr>
            <w:noProof/>
            <w:webHidden/>
          </w:rPr>
          <w:instrText xml:space="preserve"> PAGEREF _Toc419107489 \h </w:instrText>
        </w:r>
        <w:r>
          <w:rPr>
            <w:noProof/>
            <w:webHidden/>
          </w:rPr>
        </w:r>
        <w:r>
          <w:rPr>
            <w:noProof/>
            <w:webHidden/>
          </w:rPr>
          <w:fldChar w:fldCharType="separate"/>
        </w:r>
        <w:r w:rsidR="000648A1">
          <w:rPr>
            <w:noProof/>
            <w:webHidden/>
          </w:rPr>
          <w:t>27</w:t>
        </w:r>
        <w:r>
          <w:rPr>
            <w:noProof/>
            <w:webHidden/>
          </w:rPr>
          <w:fldChar w:fldCharType="end"/>
        </w:r>
      </w:hyperlink>
    </w:p>
    <w:p w:rsidR="000648A1" w:rsidRDefault="00127C8C">
      <w:pPr>
        <w:pStyle w:val="TOC2"/>
        <w:tabs>
          <w:tab w:val="left" w:pos="1100"/>
          <w:tab w:val="right" w:leader="dot" w:pos="9344"/>
        </w:tabs>
        <w:rPr>
          <w:rFonts w:asciiTheme="minorHAnsi" w:eastAsiaTheme="minorEastAsia" w:hAnsiTheme="minorHAnsi" w:cstheme="minorBidi"/>
          <w:noProof/>
          <w:lang w:eastAsia="es-PE"/>
        </w:rPr>
      </w:pPr>
      <w:hyperlink w:anchor="_Toc419107490" w:history="1">
        <w:r w:rsidR="000648A1" w:rsidRPr="00762D9A">
          <w:rPr>
            <w:rStyle w:val="Hyperlink"/>
            <w:noProof/>
          </w:rPr>
          <w:t>4.1.10</w:t>
        </w:r>
        <w:r w:rsidR="000648A1">
          <w:rPr>
            <w:rFonts w:asciiTheme="minorHAnsi" w:eastAsiaTheme="minorEastAsia" w:hAnsiTheme="minorHAnsi" w:cstheme="minorBidi"/>
            <w:noProof/>
            <w:lang w:eastAsia="es-PE"/>
          </w:rPr>
          <w:tab/>
        </w:r>
        <w:r w:rsidR="000648A1" w:rsidRPr="00762D9A">
          <w:rPr>
            <w:rStyle w:val="Hyperlink"/>
            <w:noProof/>
          </w:rPr>
          <w:t>CUM-010 Permitir Uso de Red Móvil en Descargas</w:t>
        </w:r>
        <w:r w:rsidR="000648A1">
          <w:rPr>
            <w:noProof/>
            <w:webHidden/>
          </w:rPr>
          <w:tab/>
        </w:r>
        <w:r>
          <w:rPr>
            <w:noProof/>
            <w:webHidden/>
          </w:rPr>
          <w:fldChar w:fldCharType="begin"/>
        </w:r>
        <w:r w:rsidR="000648A1">
          <w:rPr>
            <w:noProof/>
            <w:webHidden/>
          </w:rPr>
          <w:instrText xml:space="preserve"> PAGEREF _Toc419107490 \h </w:instrText>
        </w:r>
        <w:r>
          <w:rPr>
            <w:noProof/>
            <w:webHidden/>
          </w:rPr>
        </w:r>
        <w:r>
          <w:rPr>
            <w:noProof/>
            <w:webHidden/>
          </w:rPr>
          <w:fldChar w:fldCharType="separate"/>
        </w:r>
        <w:r w:rsidR="000648A1">
          <w:rPr>
            <w:noProof/>
            <w:webHidden/>
          </w:rPr>
          <w:t>29</w:t>
        </w:r>
        <w:r>
          <w:rPr>
            <w:noProof/>
            <w:webHidden/>
          </w:rPr>
          <w:fldChar w:fldCharType="end"/>
        </w:r>
      </w:hyperlink>
    </w:p>
    <w:p w:rsidR="000648A1" w:rsidRDefault="00127C8C">
      <w:pPr>
        <w:pStyle w:val="TOC2"/>
        <w:tabs>
          <w:tab w:val="left" w:pos="1100"/>
          <w:tab w:val="right" w:leader="dot" w:pos="9344"/>
        </w:tabs>
        <w:rPr>
          <w:rFonts w:asciiTheme="minorHAnsi" w:eastAsiaTheme="minorEastAsia" w:hAnsiTheme="minorHAnsi" w:cstheme="minorBidi"/>
          <w:noProof/>
          <w:lang w:eastAsia="es-PE"/>
        </w:rPr>
      </w:pPr>
      <w:hyperlink w:anchor="_Toc419107491" w:history="1">
        <w:r w:rsidR="000648A1" w:rsidRPr="00762D9A">
          <w:rPr>
            <w:rStyle w:val="Hyperlink"/>
            <w:noProof/>
          </w:rPr>
          <w:t>4.1.11</w:t>
        </w:r>
        <w:r w:rsidR="000648A1">
          <w:rPr>
            <w:rFonts w:asciiTheme="minorHAnsi" w:eastAsiaTheme="minorEastAsia" w:hAnsiTheme="minorHAnsi" w:cstheme="minorBidi"/>
            <w:noProof/>
            <w:lang w:eastAsia="es-PE"/>
          </w:rPr>
          <w:tab/>
        </w:r>
        <w:r w:rsidR="000648A1" w:rsidRPr="00762D9A">
          <w:rPr>
            <w:rStyle w:val="Hyperlink"/>
            <w:noProof/>
          </w:rPr>
          <w:t>CUM-011 Cerrar Sesión</w:t>
        </w:r>
        <w:r w:rsidR="000648A1">
          <w:rPr>
            <w:noProof/>
            <w:webHidden/>
          </w:rPr>
          <w:tab/>
        </w:r>
        <w:r>
          <w:rPr>
            <w:noProof/>
            <w:webHidden/>
          </w:rPr>
          <w:fldChar w:fldCharType="begin"/>
        </w:r>
        <w:r w:rsidR="000648A1">
          <w:rPr>
            <w:noProof/>
            <w:webHidden/>
          </w:rPr>
          <w:instrText xml:space="preserve"> PAGEREF _Toc419107491 \h </w:instrText>
        </w:r>
        <w:r>
          <w:rPr>
            <w:noProof/>
            <w:webHidden/>
          </w:rPr>
        </w:r>
        <w:r>
          <w:rPr>
            <w:noProof/>
            <w:webHidden/>
          </w:rPr>
          <w:fldChar w:fldCharType="separate"/>
        </w:r>
        <w:r w:rsidR="000648A1">
          <w:rPr>
            <w:noProof/>
            <w:webHidden/>
          </w:rPr>
          <w:t>31</w:t>
        </w:r>
        <w:r>
          <w:rPr>
            <w:noProof/>
            <w:webHidden/>
          </w:rPr>
          <w:fldChar w:fldCharType="end"/>
        </w:r>
      </w:hyperlink>
    </w:p>
    <w:p w:rsidR="000648A1" w:rsidRDefault="00127C8C">
      <w:pPr>
        <w:pStyle w:val="TOC2"/>
        <w:tabs>
          <w:tab w:val="left" w:pos="880"/>
          <w:tab w:val="right" w:leader="dot" w:pos="9344"/>
        </w:tabs>
        <w:rPr>
          <w:rFonts w:asciiTheme="minorHAnsi" w:eastAsiaTheme="minorEastAsia" w:hAnsiTheme="minorHAnsi" w:cstheme="minorBidi"/>
          <w:noProof/>
          <w:lang w:eastAsia="es-PE"/>
        </w:rPr>
      </w:pPr>
      <w:hyperlink w:anchor="_Toc419107492" w:history="1">
        <w:r w:rsidR="000648A1" w:rsidRPr="00762D9A">
          <w:rPr>
            <w:rStyle w:val="Hyperlink"/>
            <w:noProof/>
          </w:rPr>
          <w:t>4.2</w:t>
        </w:r>
        <w:r w:rsidR="000648A1">
          <w:rPr>
            <w:rFonts w:asciiTheme="minorHAnsi" w:eastAsiaTheme="minorEastAsia" w:hAnsiTheme="minorHAnsi" w:cstheme="minorBidi"/>
            <w:noProof/>
            <w:lang w:eastAsia="es-PE"/>
          </w:rPr>
          <w:tab/>
        </w:r>
        <w:r w:rsidR="000648A1" w:rsidRPr="00762D9A">
          <w:rPr>
            <w:rStyle w:val="Hyperlink"/>
            <w:noProof/>
          </w:rPr>
          <w:t>Administrador Web</w:t>
        </w:r>
        <w:r w:rsidR="000648A1">
          <w:rPr>
            <w:noProof/>
            <w:webHidden/>
          </w:rPr>
          <w:tab/>
        </w:r>
        <w:r>
          <w:rPr>
            <w:noProof/>
            <w:webHidden/>
          </w:rPr>
          <w:fldChar w:fldCharType="begin"/>
        </w:r>
        <w:r w:rsidR="000648A1">
          <w:rPr>
            <w:noProof/>
            <w:webHidden/>
          </w:rPr>
          <w:instrText xml:space="preserve"> PAGEREF _Toc419107492 \h </w:instrText>
        </w:r>
        <w:r>
          <w:rPr>
            <w:noProof/>
            <w:webHidden/>
          </w:rPr>
        </w:r>
        <w:r>
          <w:rPr>
            <w:noProof/>
            <w:webHidden/>
          </w:rPr>
          <w:fldChar w:fldCharType="separate"/>
        </w:r>
        <w:r w:rsidR="000648A1">
          <w:rPr>
            <w:noProof/>
            <w:webHidden/>
          </w:rPr>
          <w:t>32</w:t>
        </w:r>
        <w:r>
          <w:rPr>
            <w:noProof/>
            <w:webHidden/>
          </w:rPr>
          <w:fldChar w:fldCharType="end"/>
        </w:r>
      </w:hyperlink>
    </w:p>
    <w:p w:rsidR="000648A1" w:rsidRDefault="00127C8C">
      <w:pPr>
        <w:pStyle w:val="TOC2"/>
        <w:tabs>
          <w:tab w:val="left" w:pos="1100"/>
          <w:tab w:val="right" w:leader="dot" w:pos="9344"/>
        </w:tabs>
        <w:rPr>
          <w:rFonts w:asciiTheme="minorHAnsi" w:eastAsiaTheme="minorEastAsia" w:hAnsiTheme="minorHAnsi" w:cstheme="minorBidi"/>
          <w:noProof/>
          <w:lang w:eastAsia="es-PE"/>
        </w:rPr>
      </w:pPr>
      <w:hyperlink w:anchor="_Toc419107493" w:history="1">
        <w:r w:rsidR="000648A1" w:rsidRPr="00762D9A">
          <w:rPr>
            <w:rStyle w:val="Hyperlink"/>
            <w:noProof/>
          </w:rPr>
          <w:t>4.2.1</w:t>
        </w:r>
        <w:r w:rsidR="000648A1">
          <w:rPr>
            <w:rFonts w:asciiTheme="minorHAnsi" w:eastAsiaTheme="minorEastAsia" w:hAnsiTheme="minorHAnsi" w:cstheme="minorBidi"/>
            <w:noProof/>
            <w:lang w:eastAsia="es-PE"/>
          </w:rPr>
          <w:tab/>
        </w:r>
        <w:r w:rsidR="000648A1" w:rsidRPr="00762D9A">
          <w:rPr>
            <w:rStyle w:val="Hyperlink"/>
            <w:noProof/>
          </w:rPr>
          <w:t>CUW-001 Iniciar sesión</w:t>
        </w:r>
        <w:r w:rsidR="000648A1">
          <w:rPr>
            <w:noProof/>
            <w:webHidden/>
          </w:rPr>
          <w:tab/>
        </w:r>
        <w:r>
          <w:rPr>
            <w:noProof/>
            <w:webHidden/>
          </w:rPr>
          <w:fldChar w:fldCharType="begin"/>
        </w:r>
        <w:r w:rsidR="000648A1">
          <w:rPr>
            <w:noProof/>
            <w:webHidden/>
          </w:rPr>
          <w:instrText xml:space="preserve"> PAGEREF _Toc419107493 \h </w:instrText>
        </w:r>
        <w:r>
          <w:rPr>
            <w:noProof/>
            <w:webHidden/>
          </w:rPr>
        </w:r>
        <w:r>
          <w:rPr>
            <w:noProof/>
            <w:webHidden/>
          </w:rPr>
          <w:fldChar w:fldCharType="separate"/>
        </w:r>
        <w:r w:rsidR="000648A1">
          <w:rPr>
            <w:noProof/>
            <w:webHidden/>
          </w:rPr>
          <w:t>32</w:t>
        </w:r>
        <w:r>
          <w:rPr>
            <w:noProof/>
            <w:webHidden/>
          </w:rPr>
          <w:fldChar w:fldCharType="end"/>
        </w:r>
      </w:hyperlink>
    </w:p>
    <w:p w:rsidR="000648A1" w:rsidRDefault="00127C8C">
      <w:pPr>
        <w:pStyle w:val="TOC2"/>
        <w:tabs>
          <w:tab w:val="left" w:pos="1100"/>
          <w:tab w:val="right" w:leader="dot" w:pos="9344"/>
        </w:tabs>
        <w:rPr>
          <w:rFonts w:asciiTheme="minorHAnsi" w:eastAsiaTheme="minorEastAsia" w:hAnsiTheme="minorHAnsi" w:cstheme="minorBidi"/>
          <w:noProof/>
          <w:lang w:eastAsia="es-PE"/>
        </w:rPr>
      </w:pPr>
      <w:hyperlink w:anchor="_Toc419107494" w:history="1">
        <w:r w:rsidR="000648A1" w:rsidRPr="00762D9A">
          <w:rPr>
            <w:rStyle w:val="Hyperlink"/>
            <w:noProof/>
          </w:rPr>
          <w:t>4.2.2</w:t>
        </w:r>
        <w:r w:rsidR="000648A1">
          <w:rPr>
            <w:rFonts w:asciiTheme="minorHAnsi" w:eastAsiaTheme="minorEastAsia" w:hAnsiTheme="minorHAnsi" w:cstheme="minorBidi"/>
            <w:noProof/>
            <w:lang w:eastAsia="es-PE"/>
          </w:rPr>
          <w:tab/>
        </w:r>
        <w:r w:rsidR="000648A1" w:rsidRPr="00762D9A">
          <w:rPr>
            <w:rStyle w:val="Hyperlink"/>
            <w:noProof/>
          </w:rPr>
          <w:t>CUW-002 Configurar tamaño de Carga y Descarga</w:t>
        </w:r>
        <w:r w:rsidR="000648A1">
          <w:rPr>
            <w:noProof/>
            <w:webHidden/>
          </w:rPr>
          <w:tab/>
        </w:r>
        <w:r>
          <w:rPr>
            <w:noProof/>
            <w:webHidden/>
          </w:rPr>
          <w:fldChar w:fldCharType="begin"/>
        </w:r>
        <w:r w:rsidR="000648A1">
          <w:rPr>
            <w:noProof/>
            <w:webHidden/>
          </w:rPr>
          <w:instrText xml:space="preserve"> PAGEREF _Toc419107494 \h </w:instrText>
        </w:r>
        <w:r>
          <w:rPr>
            <w:noProof/>
            <w:webHidden/>
          </w:rPr>
        </w:r>
        <w:r>
          <w:rPr>
            <w:noProof/>
            <w:webHidden/>
          </w:rPr>
          <w:fldChar w:fldCharType="separate"/>
        </w:r>
        <w:r w:rsidR="000648A1">
          <w:rPr>
            <w:noProof/>
            <w:webHidden/>
          </w:rPr>
          <w:t>35</w:t>
        </w:r>
        <w:r>
          <w:rPr>
            <w:noProof/>
            <w:webHidden/>
          </w:rPr>
          <w:fldChar w:fldCharType="end"/>
        </w:r>
      </w:hyperlink>
    </w:p>
    <w:p w:rsidR="000648A1" w:rsidRDefault="00127C8C">
      <w:pPr>
        <w:pStyle w:val="TOC2"/>
        <w:tabs>
          <w:tab w:val="left" w:pos="1100"/>
          <w:tab w:val="right" w:leader="dot" w:pos="9344"/>
        </w:tabs>
        <w:rPr>
          <w:rFonts w:asciiTheme="minorHAnsi" w:eastAsiaTheme="minorEastAsia" w:hAnsiTheme="minorHAnsi" w:cstheme="minorBidi"/>
          <w:noProof/>
          <w:lang w:eastAsia="es-PE"/>
        </w:rPr>
      </w:pPr>
      <w:hyperlink w:anchor="_Toc419107495" w:history="1">
        <w:r w:rsidR="000648A1" w:rsidRPr="00762D9A">
          <w:rPr>
            <w:rStyle w:val="Hyperlink"/>
            <w:noProof/>
          </w:rPr>
          <w:t>4.2.3</w:t>
        </w:r>
        <w:r w:rsidR="000648A1">
          <w:rPr>
            <w:rFonts w:asciiTheme="minorHAnsi" w:eastAsiaTheme="minorEastAsia" w:hAnsiTheme="minorHAnsi" w:cstheme="minorBidi"/>
            <w:noProof/>
            <w:lang w:eastAsia="es-PE"/>
          </w:rPr>
          <w:tab/>
        </w:r>
        <w:r w:rsidR="000648A1" w:rsidRPr="00762D9A">
          <w:rPr>
            <w:rStyle w:val="Hyperlink"/>
            <w:noProof/>
          </w:rPr>
          <w:t>CUW-003 Gestionar Colecciones</w:t>
        </w:r>
        <w:r w:rsidR="000648A1">
          <w:rPr>
            <w:noProof/>
            <w:webHidden/>
          </w:rPr>
          <w:tab/>
        </w:r>
        <w:r>
          <w:rPr>
            <w:noProof/>
            <w:webHidden/>
          </w:rPr>
          <w:fldChar w:fldCharType="begin"/>
        </w:r>
        <w:r w:rsidR="000648A1">
          <w:rPr>
            <w:noProof/>
            <w:webHidden/>
          </w:rPr>
          <w:instrText xml:space="preserve"> PAGEREF _Toc419107495 \h </w:instrText>
        </w:r>
        <w:r>
          <w:rPr>
            <w:noProof/>
            <w:webHidden/>
          </w:rPr>
        </w:r>
        <w:r>
          <w:rPr>
            <w:noProof/>
            <w:webHidden/>
          </w:rPr>
          <w:fldChar w:fldCharType="separate"/>
        </w:r>
        <w:r w:rsidR="000648A1">
          <w:rPr>
            <w:noProof/>
            <w:webHidden/>
          </w:rPr>
          <w:t>38</w:t>
        </w:r>
        <w:r>
          <w:rPr>
            <w:noProof/>
            <w:webHidden/>
          </w:rPr>
          <w:fldChar w:fldCharType="end"/>
        </w:r>
      </w:hyperlink>
    </w:p>
    <w:p w:rsidR="000648A1" w:rsidRDefault="00127C8C">
      <w:pPr>
        <w:pStyle w:val="TOC2"/>
        <w:tabs>
          <w:tab w:val="left" w:pos="1100"/>
          <w:tab w:val="right" w:leader="dot" w:pos="9344"/>
        </w:tabs>
        <w:rPr>
          <w:rFonts w:asciiTheme="minorHAnsi" w:eastAsiaTheme="minorEastAsia" w:hAnsiTheme="minorHAnsi" w:cstheme="minorBidi"/>
          <w:noProof/>
          <w:lang w:eastAsia="es-PE"/>
        </w:rPr>
      </w:pPr>
      <w:hyperlink w:anchor="_Toc419107496" w:history="1">
        <w:r w:rsidR="000648A1" w:rsidRPr="00762D9A">
          <w:rPr>
            <w:rStyle w:val="Hyperlink"/>
            <w:noProof/>
          </w:rPr>
          <w:t>4.2.4</w:t>
        </w:r>
        <w:r w:rsidR="000648A1">
          <w:rPr>
            <w:rFonts w:asciiTheme="minorHAnsi" w:eastAsiaTheme="minorEastAsia" w:hAnsiTheme="minorHAnsi" w:cstheme="minorBidi"/>
            <w:noProof/>
            <w:lang w:eastAsia="es-PE"/>
          </w:rPr>
          <w:tab/>
        </w:r>
        <w:r w:rsidR="000648A1" w:rsidRPr="00762D9A">
          <w:rPr>
            <w:rStyle w:val="Hyperlink"/>
            <w:noProof/>
          </w:rPr>
          <w:t>CUW-004 Gestionar Archivos</w:t>
        </w:r>
        <w:r w:rsidR="000648A1">
          <w:rPr>
            <w:noProof/>
            <w:webHidden/>
          </w:rPr>
          <w:tab/>
        </w:r>
        <w:r>
          <w:rPr>
            <w:noProof/>
            <w:webHidden/>
          </w:rPr>
          <w:fldChar w:fldCharType="begin"/>
        </w:r>
        <w:r w:rsidR="000648A1">
          <w:rPr>
            <w:noProof/>
            <w:webHidden/>
          </w:rPr>
          <w:instrText xml:space="preserve"> PAGEREF _Toc419107496 \h </w:instrText>
        </w:r>
        <w:r>
          <w:rPr>
            <w:noProof/>
            <w:webHidden/>
          </w:rPr>
        </w:r>
        <w:r>
          <w:rPr>
            <w:noProof/>
            <w:webHidden/>
          </w:rPr>
          <w:fldChar w:fldCharType="separate"/>
        </w:r>
        <w:r w:rsidR="000648A1">
          <w:rPr>
            <w:noProof/>
            <w:webHidden/>
          </w:rPr>
          <w:t>43</w:t>
        </w:r>
        <w:r>
          <w:rPr>
            <w:noProof/>
            <w:webHidden/>
          </w:rPr>
          <w:fldChar w:fldCharType="end"/>
        </w:r>
      </w:hyperlink>
    </w:p>
    <w:p w:rsidR="000648A1" w:rsidRDefault="00127C8C">
      <w:pPr>
        <w:pStyle w:val="TOC2"/>
        <w:tabs>
          <w:tab w:val="left" w:pos="1100"/>
          <w:tab w:val="right" w:leader="dot" w:pos="9344"/>
        </w:tabs>
        <w:rPr>
          <w:rFonts w:asciiTheme="minorHAnsi" w:eastAsiaTheme="minorEastAsia" w:hAnsiTheme="minorHAnsi" w:cstheme="minorBidi"/>
          <w:noProof/>
          <w:lang w:eastAsia="es-PE"/>
        </w:rPr>
      </w:pPr>
      <w:hyperlink w:anchor="_Toc419107497" w:history="1">
        <w:r w:rsidR="000648A1" w:rsidRPr="00762D9A">
          <w:rPr>
            <w:rStyle w:val="Hyperlink"/>
            <w:noProof/>
          </w:rPr>
          <w:t>4.2.5</w:t>
        </w:r>
        <w:r w:rsidR="000648A1">
          <w:rPr>
            <w:rFonts w:asciiTheme="minorHAnsi" w:eastAsiaTheme="minorEastAsia" w:hAnsiTheme="minorHAnsi" w:cstheme="minorBidi"/>
            <w:noProof/>
            <w:lang w:eastAsia="es-PE"/>
          </w:rPr>
          <w:tab/>
        </w:r>
        <w:r w:rsidR="000648A1" w:rsidRPr="00762D9A">
          <w:rPr>
            <w:rStyle w:val="Hyperlink"/>
            <w:noProof/>
          </w:rPr>
          <w:t>CUW-005 Mover Archivos</w:t>
        </w:r>
        <w:r w:rsidR="000648A1">
          <w:rPr>
            <w:noProof/>
            <w:webHidden/>
          </w:rPr>
          <w:tab/>
        </w:r>
        <w:r>
          <w:rPr>
            <w:noProof/>
            <w:webHidden/>
          </w:rPr>
          <w:fldChar w:fldCharType="begin"/>
        </w:r>
        <w:r w:rsidR="000648A1">
          <w:rPr>
            <w:noProof/>
            <w:webHidden/>
          </w:rPr>
          <w:instrText xml:space="preserve"> PAGEREF _Toc419107497 \h </w:instrText>
        </w:r>
        <w:r>
          <w:rPr>
            <w:noProof/>
            <w:webHidden/>
          </w:rPr>
        </w:r>
        <w:r>
          <w:rPr>
            <w:noProof/>
            <w:webHidden/>
          </w:rPr>
          <w:fldChar w:fldCharType="separate"/>
        </w:r>
        <w:r w:rsidR="000648A1">
          <w:rPr>
            <w:noProof/>
            <w:webHidden/>
          </w:rPr>
          <w:t>50</w:t>
        </w:r>
        <w:r>
          <w:rPr>
            <w:noProof/>
            <w:webHidden/>
          </w:rPr>
          <w:fldChar w:fldCharType="end"/>
        </w:r>
      </w:hyperlink>
    </w:p>
    <w:p w:rsidR="000648A1" w:rsidRDefault="00127C8C">
      <w:pPr>
        <w:pStyle w:val="TOC2"/>
        <w:tabs>
          <w:tab w:val="left" w:pos="1100"/>
          <w:tab w:val="right" w:leader="dot" w:pos="9344"/>
        </w:tabs>
        <w:rPr>
          <w:rFonts w:asciiTheme="minorHAnsi" w:eastAsiaTheme="minorEastAsia" w:hAnsiTheme="minorHAnsi" w:cstheme="minorBidi"/>
          <w:noProof/>
          <w:lang w:eastAsia="es-PE"/>
        </w:rPr>
      </w:pPr>
      <w:hyperlink w:anchor="_Toc419107498" w:history="1">
        <w:r w:rsidR="000648A1" w:rsidRPr="00762D9A">
          <w:rPr>
            <w:rStyle w:val="Hyperlink"/>
            <w:noProof/>
          </w:rPr>
          <w:t>4.2.6</w:t>
        </w:r>
        <w:r w:rsidR="000648A1">
          <w:rPr>
            <w:rFonts w:asciiTheme="minorHAnsi" w:eastAsiaTheme="minorEastAsia" w:hAnsiTheme="minorHAnsi" w:cstheme="minorBidi"/>
            <w:noProof/>
            <w:lang w:eastAsia="es-PE"/>
          </w:rPr>
          <w:tab/>
        </w:r>
        <w:r w:rsidR="000648A1" w:rsidRPr="00762D9A">
          <w:rPr>
            <w:rStyle w:val="Hyperlink"/>
            <w:noProof/>
          </w:rPr>
          <w:t>CUW-006 Enviar Notificaciones</w:t>
        </w:r>
        <w:r w:rsidR="000648A1">
          <w:rPr>
            <w:noProof/>
            <w:webHidden/>
          </w:rPr>
          <w:tab/>
        </w:r>
        <w:r>
          <w:rPr>
            <w:noProof/>
            <w:webHidden/>
          </w:rPr>
          <w:fldChar w:fldCharType="begin"/>
        </w:r>
        <w:r w:rsidR="000648A1">
          <w:rPr>
            <w:noProof/>
            <w:webHidden/>
          </w:rPr>
          <w:instrText xml:space="preserve"> PAGEREF _Toc419107498 \h </w:instrText>
        </w:r>
        <w:r>
          <w:rPr>
            <w:noProof/>
            <w:webHidden/>
          </w:rPr>
        </w:r>
        <w:r>
          <w:rPr>
            <w:noProof/>
            <w:webHidden/>
          </w:rPr>
          <w:fldChar w:fldCharType="separate"/>
        </w:r>
        <w:r w:rsidR="000648A1">
          <w:rPr>
            <w:noProof/>
            <w:webHidden/>
          </w:rPr>
          <w:t>52</w:t>
        </w:r>
        <w:r>
          <w:rPr>
            <w:noProof/>
            <w:webHidden/>
          </w:rPr>
          <w:fldChar w:fldCharType="end"/>
        </w:r>
      </w:hyperlink>
    </w:p>
    <w:p w:rsidR="000648A1" w:rsidRDefault="00127C8C">
      <w:pPr>
        <w:pStyle w:val="TOC2"/>
        <w:tabs>
          <w:tab w:val="left" w:pos="1100"/>
          <w:tab w:val="right" w:leader="dot" w:pos="9344"/>
        </w:tabs>
        <w:rPr>
          <w:rFonts w:asciiTheme="minorHAnsi" w:eastAsiaTheme="minorEastAsia" w:hAnsiTheme="minorHAnsi" w:cstheme="minorBidi"/>
          <w:noProof/>
          <w:lang w:eastAsia="es-PE"/>
        </w:rPr>
      </w:pPr>
      <w:hyperlink w:anchor="_Toc419107499" w:history="1">
        <w:r w:rsidR="000648A1" w:rsidRPr="00762D9A">
          <w:rPr>
            <w:rStyle w:val="Hyperlink"/>
            <w:noProof/>
          </w:rPr>
          <w:t>4.2.7</w:t>
        </w:r>
        <w:r w:rsidR="000648A1">
          <w:rPr>
            <w:rFonts w:asciiTheme="minorHAnsi" w:eastAsiaTheme="minorEastAsia" w:hAnsiTheme="minorHAnsi" w:cstheme="minorBidi"/>
            <w:noProof/>
            <w:lang w:eastAsia="es-PE"/>
          </w:rPr>
          <w:tab/>
        </w:r>
        <w:r w:rsidR="000648A1" w:rsidRPr="00762D9A">
          <w:rPr>
            <w:rStyle w:val="Hyperlink"/>
            <w:noProof/>
          </w:rPr>
          <w:t>CUW-007 Cerrar Sesión</w:t>
        </w:r>
        <w:r w:rsidR="000648A1">
          <w:rPr>
            <w:noProof/>
            <w:webHidden/>
          </w:rPr>
          <w:tab/>
        </w:r>
        <w:r>
          <w:rPr>
            <w:noProof/>
            <w:webHidden/>
          </w:rPr>
          <w:fldChar w:fldCharType="begin"/>
        </w:r>
        <w:r w:rsidR="000648A1">
          <w:rPr>
            <w:noProof/>
            <w:webHidden/>
          </w:rPr>
          <w:instrText xml:space="preserve"> PAGEREF _Toc419107499 \h </w:instrText>
        </w:r>
        <w:r>
          <w:rPr>
            <w:noProof/>
            <w:webHidden/>
          </w:rPr>
        </w:r>
        <w:r>
          <w:rPr>
            <w:noProof/>
            <w:webHidden/>
          </w:rPr>
          <w:fldChar w:fldCharType="separate"/>
        </w:r>
        <w:r w:rsidR="000648A1">
          <w:rPr>
            <w:noProof/>
            <w:webHidden/>
          </w:rPr>
          <w:t>54</w:t>
        </w:r>
        <w:r>
          <w:rPr>
            <w:noProof/>
            <w:webHidden/>
          </w:rPr>
          <w:fldChar w:fldCharType="end"/>
        </w:r>
      </w:hyperlink>
    </w:p>
    <w:p w:rsidR="000648A1" w:rsidRDefault="00127C8C">
      <w:pPr>
        <w:pStyle w:val="TOC1"/>
        <w:tabs>
          <w:tab w:val="left" w:pos="440"/>
          <w:tab w:val="right" w:leader="dot" w:pos="9344"/>
        </w:tabs>
        <w:rPr>
          <w:rFonts w:asciiTheme="minorHAnsi" w:eastAsiaTheme="minorEastAsia" w:hAnsiTheme="minorHAnsi" w:cstheme="minorBidi"/>
          <w:noProof/>
          <w:lang w:eastAsia="es-PE"/>
        </w:rPr>
      </w:pPr>
      <w:hyperlink w:anchor="_Toc419107501" w:history="1">
        <w:r w:rsidR="000648A1" w:rsidRPr="00762D9A">
          <w:rPr>
            <w:rStyle w:val="Hyperlink"/>
            <w:noProof/>
          </w:rPr>
          <w:t>4</w:t>
        </w:r>
        <w:r w:rsidR="000648A1">
          <w:rPr>
            <w:rFonts w:asciiTheme="minorHAnsi" w:eastAsiaTheme="minorEastAsia" w:hAnsiTheme="minorHAnsi" w:cstheme="minorBidi"/>
            <w:noProof/>
            <w:lang w:eastAsia="es-PE"/>
          </w:rPr>
          <w:tab/>
        </w:r>
        <w:r w:rsidR="000648A1" w:rsidRPr="00762D9A">
          <w:rPr>
            <w:rStyle w:val="Hyperlink"/>
            <w:noProof/>
          </w:rPr>
          <w:t>Constancia de aprobaciones al documento</w:t>
        </w:r>
        <w:r w:rsidR="000648A1">
          <w:rPr>
            <w:noProof/>
            <w:webHidden/>
          </w:rPr>
          <w:tab/>
        </w:r>
        <w:r>
          <w:rPr>
            <w:noProof/>
            <w:webHidden/>
          </w:rPr>
          <w:fldChar w:fldCharType="begin"/>
        </w:r>
        <w:r w:rsidR="000648A1">
          <w:rPr>
            <w:noProof/>
            <w:webHidden/>
          </w:rPr>
          <w:instrText xml:space="preserve"> PAGEREF _Toc419107501 \h </w:instrText>
        </w:r>
        <w:r>
          <w:rPr>
            <w:noProof/>
            <w:webHidden/>
          </w:rPr>
        </w:r>
        <w:r>
          <w:rPr>
            <w:noProof/>
            <w:webHidden/>
          </w:rPr>
          <w:fldChar w:fldCharType="separate"/>
        </w:r>
        <w:r w:rsidR="000648A1">
          <w:rPr>
            <w:noProof/>
            <w:webHidden/>
          </w:rPr>
          <w:t>56</w:t>
        </w:r>
        <w:r>
          <w:rPr>
            <w:noProof/>
            <w:webHidden/>
          </w:rPr>
          <w:fldChar w:fldCharType="end"/>
        </w:r>
      </w:hyperlink>
    </w:p>
    <w:p w:rsidR="009422A3" w:rsidRDefault="00127C8C">
      <w:r>
        <w:fldChar w:fldCharType="end"/>
      </w:r>
      <w:bookmarkStart w:id="3" w:name="_Toc224357705"/>
    </w:p>
    <w:p w:rsidR="009422A3" w:rsidRDefault="006034ED">
      <w:pPr>
        <w:pStyle w:val="Titulo1"/>
      </w:pPr>
      <w:bookmarkStart w:id="4" w:name="_Toc419107475"/>
      <w:bookmarkStart w:id="5" w:name="_Toc418608678"/>
      <w:r>
        <w:lastRenderedPageBreak/>
        <w:t>Control del documento</w:t>
      </w:r>
      <w:bookmarkEnd w:id="3"/>
      <w:bookmarkEnd w:id="4"/>
      <w:bookmarkEnd w:id="5"/>
    </w:p>
    <w:p w:rsidR="009422A3" w:rsidRDefault="006034ED">
      <w:pPr>
        <w:pStyle w:val="Titulo2"/>
        <w:numPr>
          <w:ilvl w:val="1"/>
          <w:numId w:val="0"/>
        </w:numPr>
        <w:tabs>
          <w:tab w:val="left" w:pos="993"/>
        </w:tabs>
        <w:ind w:left="426"/>
        <w:rPr>
          <w:bCs/>
          <w:szCs w:val="28"/>
        </w:rPr>
      </w:pPr>
      <w:bookmarkStart w:id="6" w:name="_Toc237342467"/>
      <w:bookmarkStart w:id="7" w:name="_Toc419107476"/>
      <w:bookmarkStart w:id="8" w:name="_Toc418608679"/>
      <w:r>
        <w:rPr>
          <w:bCs/>
          <w:szCs w:val="28"/>
        </w:rPr>
        <w:t xml:space="preserve">2.1  </w:t>
      </w:r>
      <w:bookmarkEnd w:id="6"/>
      <w:r>
        <w:rPr>
          <w:bCs/>
          <w:szCs w:val="28"/>
        </w:rPr>
        <w:t>Versiones</w:t>
      </w:r>
      <w:bookmarkEnd w:id="7"/>
      <w:bookmarkEnd w:id="8"/>
    </w:p>
    <w:tbl>
      <w:tblPr>
        <w:tblW w:w="8789" w:type="dxa"/>
        <w:tblInd w:w="67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tblPr>
      <w:tblGrid>
        <w:gridCol w:w="1345"/>
        <w:gridCol w:w="1349"/>
        <w:gridCol w:w="1984"/>
        <w:gridCol w:w="1843"/>
        <w:gridCol w:w="2268"/>
      </w:tblGrid>
      <w:tr w:rsidR="00744D4F">
        <w:trPr>
          <w:trHeight w:val="325"/>
          <w:tblHeader/>
        </w:trPr>
        <w:tc>
          <w:tcPr>
            <w:tcW w:w="1345" w:type="dxa"/>
            <w:tcBorders>
              <w:top w:val="single" w:sz="6" w:space="0" w:color="000000"/>
              <w:left w:val="single" w:sz="6" w:space="0" w:color="000000"/>
              <w:bottom w:val="single" w:sz="6" w:space="0" w:color="000000"/>
              <w:right w:val="single" w:sz="6" w:space="0" w:color="000000"/>
            </w:tcBorders>
            <w:shd w:val="clear" w:color="000000" w:fill="EEECE1"/>
            <w:vAlign w:val="center"/>
          </w:tcPr>
          <w:p w:rsidR="009422A3" w:rsidRDefault="006034ED">
            <w:pPr>
              <w:pStyle w:val="DefaultText1"/>
              <w:jc w:val="center"/>
              <w:rPr>
                <w:sz w:val="22"/>
                <w:szCs w:val="22"/>
              </w:rPr>
            </w:pPr>
            <w:r>
              <w:rPr>
                <w:sz w:val="22"/>
                <w:szCs w:val="22"/>
              </w:rPr>
              <w:t>Número de versión</w:t>
            </w:r>
            <w:r>
              <w:rPr>
                <w:rStyle w:val="FootnoteReference"/>
                <w:sz w:val="22"/>
                <w:szCs w:val="22"/>
              </w:rPr>
              <w:footnoteReference w:id="3"/>
            </w:r>
          </w:p>
        </w:tc>
        <w:tc>
          <w:tcPr>
            <w:tcW w:w="1349" w:type="dxa"/>
            <w:tcBorders>
              <w:top w:val="single" w:sz="6" w:space="0" w:color="000000"/>
              <w:left w:val="single" w:sz="6" w:space="0" w:color="000000"/>
              <w:bottom w:val="single" w:sz="6" w:space="0" w:color="000000"/>
              <w:right w:val="single" w:sz="6" w:space="0" w:color="000000"/>
            </w:tcBorders>
            <w:shd w:val="clear" w:color="000000" w:fill="EEECE1"/>
            <w:vAlign w:val="center"/>
          </w:tcPr>
          <w:p w:rsidR="009422A3" w:rsidRDefault="006034ED">
            <w:pPr>
              <w:pStyle w:val="TableText"/>
              <w:jc w:val="center"/>
              <w:rPr>
                <w:sz w:val="22"/>
                <w:szCs w:val="22"/>
              </w:rPr>
            </w:pPr>
            <w:r>
              <w:rPr>
                <w:sz w:val="22"/>
                <w:szCs w:val="22"/>
              </w:rPr>
              <w:t>Fecha</w:t>
            </w:r>
          </w:p>
        </w:tc>
        <w:tc>
          <w:tcPr>
            <w:tcW w:w="1984" w:type="dxa"/>
            <w:tcBorders>
              <w:top w:val="single" w:sz="6" w:space="0" w:color="000000"/>
              <w:left w:val="single" w:sz="6" w:space="0" w:color="000000"/>
              <w:bottom w:val="single" w:sz="6" w:space="0" w:color="000000"/>
              <w:right w:val="single" w:sz="6" w:space="0" w:color="000000"/>
            </w:tcBorders>
            <w:shd w:val="clear" w:color="000000" w:fill="EEECE1"/>
            <w:vAlign w:val="center"/>
          </w:tcPr>
          <w:p w:rsidR="009422A3" w:rsidRDefault="006034ED">
            <w:pPr>
              <w:pStyle w:val="DefaultText1"/>
              <w:jc w:val="center"/>
              <w:rPr>
                <w:sz w:val="22"/>
                <w:szCs w:val="22"/>
              </w:rPr>
            </w:pPr>
            <w:r>
              <w:rPr>
                <w:sz w:val="22"/>
                <w:szCs w:val="22"/>
              </w:rPr>
              <w:t>Autor</w:t>
            </w:r>
          </w:p>
        </w:tc>
        <w:tc>
          <w:tcPr>
            <w:tcW w:w="1843" w:type="dxa"/>
            <w:tcBorders>
              <w:top w:val="single" w:sz="6" w:space="0" w:color="000000"/>
              <w:left w:val="single" w:sz="6" w:space="0" w:color="000000"/>
              <w:bottom w:val="single" w:sz="6" w:space="0" w:color="000000"/>
              <w:right w:val="single" w:sz="4" w:space="0" w:color="auto"/>
            </w:tcBorders>
            <w:shd w:val="clear" w:color="000000" w:fill="EEECE1"/>
            <w:vAlign w:val="center"/>
          </w:tcPr>
          <w:p w:rsidR="009422A3" w:rsidRDefault="006034ED">
            <w:pPr>
              <w:pStyle w:val="DefaultText1"/>
              <w:jc w:val="center"/>
              <w:rPr>
                <w:sz w:val="22"/>
                <w:szCs w:val="22"/>
              </w:rPr>
            </w:pPr>
            <w:r>
              <w:rPr>
                <w:sz w:val="22"/>
                <w:szCs w:val="22"/>
              </w:rPr>
              <w:t>Identificador del requerimiento</w:t>
            </w:r>
            <w:r>
              <w:rPr>
                <w:rStyle w:val="FootnoteReference"/>
                <w:sz w:val="22"/>
                <w:szCs w:val="22"/>
              </w:rPr>
              <w:footnoteReference w:id="4"/>
            </w:r>
          </w:p>
        </w:tc>
        <w:tc>
          <w:tcPr>
            <w:tcW w:w="2268" w:type="dxa"/>
            <w:tcBorders>
              <w:top w:val="single" w:sz="6" w:space="0" w:color="000000"/>
              <w:left w:val="single" w:sz="4" w:space="0" w:color="auto"/>
              <w:bottom w:val="single" w:sz="6" w:space="0" w:color="000000"/>
              <w:right w:val="single" w:sz="6" w:space="0" w:color="000000"/>
            </w:tcBorders>
            <w:shd w:val="clear" w:color="000000" w:fill="EEECE1"/>
            <w:vAlign w:val="center"/>
          </w:tcPr>
          <w:p w:rsidR="009422A3" w:rsidRDefault="006034ED">
            <w:pPr>
              <w:pStyle w:val="DefaultText1"/>
              <w:jc w:val="center"/>
              <w:rPr>
                <w:sz w:val="22"/>
                <w:szCs w:val="22"/>
              </w:rPr>
            </w:pPr>
            <w:r>
              <w:rPr>
                <w:sz w:val="22"/>
                <w:szCs w:val="22"/>
              </w:rPr>
              <w:t>Resumen de cambios</w:t>
            </w:r>
          </w:p>
        </w:tc>
      </w:tr>
      <w:tr w:rsidR="00744D4F">
        <w:trPr>
          <w:trHeight w:val="325"/>
        </w:trPr>
        <w:tc>
          <w:tcPr>
            <w:tcW w:w="1345" w:type="dxa"/>
            <w:tcBorders>
              <w:top w:val="single" w:sz="6" w:space="0" w:color="000000"/>
              <w:left w:val="single" w:sz="6" w:space="0" w:color="000000"/>
              <w:bottom w:val="single" w:sz="6" w:space="0" w:color="000000"/>
              <w:right w:val="single" w:sz="6" w:space="0" w:color="000000"/>
            </w:tcBorders>
            <w:shd w:val="clear" w:color="000000" w:fill="FFFFFF"/>
            <w:vAlign w:val="center"/>
          </w:tcPr>
          <w:p w:rsidR="009422A3" w:rsidRDefault="006034ED">
            <w:pPr>
              <w:pStyle w:val="DefaultText1"/>
              <w:jc w:val="center"/>
              <w:rPr>
                <w:color w:val="auto"/>
                <w:sz w:val="22"/>
                <w:szCs w:val="22"/>
              </w:rPr>
            </w:pPr>
            <w:r>
              <w:rPr>
                <w:color w:val="auto"/>
                <w:sz w:val="22"/>
                <w:szCs w:val="22"/>
              </w:rPr>
              <w:t>1.2.0</w:t>
            </w:r>
          </w:p>
        </w:tc>
        <w:tc>
          <w:tcPr>
            <w:tcW w:w="1349" w:type="dxa"/>
            <w:tcBorders>
              <w:top w:val="single" w:sz="6" w:space="0" w:color="000000"/>
              <w:left w:val="single" w:sz="6" w:space="0" w:color="000000"/>
              <w:bottom w:val="single" w:sz="6" w:space="0" w:color="000000"/>
              <w:right w:val="single" w:sz="6" w:space="0" w:color="000000"/>
            </w:tcBorders>
            <w:shd w:val="clear" w:color="000000" w:fill="FFFFFF"/>
            <w:vAlign w:val="center"/>
          </w:tcPr>
          <w:p w:rsidR="009422A3" w:rsidRDefault="006034ED">
            <w:pPr>
              <w:pStyle w:val="TableText"/>
              <w:jc w:val="center"/>
              <w:rPr>
                <w:color w:val="auto"/>
                <w:sz w:val="22"/>
                <w:szCs w:val="22"/>
              </w:rPr>
            </w:pPr>
            <w:r>
              <w:rPr>
                <w:color w:val="auto"/>
                <w:sz w:val="22"/>
                <w:szCs w:val="22"/>
              </w:rPr>
              <w:t>22/04/2015</w:t>
            </w:r>
          </w:p>
        </w:tc>
        <w:tc>
          <w:tcPr>
            <w:tcW w:w="1984" w:type="dxa"/>
            <w:tcBorders>
              <w:top w:val="single" w:sz="6" w:space="0" w:color="000000"/>
              <w:left w:val="single" w:sz="6" w:space="0" w:color="000000"/>
              <w:bottom w:val="single" w:sz="6" w:space="0" w:color="000000"/>
              <w:right w:val="single" w:sz="6" w:space="0" w:color="000000"/>
            </w:tcBorders>
            <w:shd w:val="clear" w:color="000000" w:fill="FFFFFF"/>
            <w:vAlign w:val="center"/>
          </w:tcPr>
          <w:p w:rsidR="009422A3" w:rsidRDefault="006034ED">
            <w:pPr>
              <w:pStyle w:val="TableText"/>
              <w:jc w:val="left"/>
              <w:rPr>
                <w:color w:val="auto"/>
                <w:sz w:val="22"/>
                <w:szCs w:val="22"/>
              </w:rPr>
            </w:pPr>
            <w:r>
              <w:rPr>
                <w:color w:val="auto"/>
                <w:sz w:val="22"/>
                <w:szCs w:val="22"/>
              </w:rPr>
              <w:t>Rey Castañeda / Lennin Dávila</w:t>
            </w:r>
          </w:p>
        </w:tc>
        <w:tc>
          <w:tcPr>
            <w:tcW w:w="1843" w:type="dxa"/>
            <w:tcBorders>
              <w:top w:val="single" w:sz="6" w:space="0" w:color="000000"/>
              <w:left w:val="single" w:sz="6" w:space="0" w:color="000000"/>
              <w:bottom w:val="single" w:sz="6" w:space="0" w:color="000000"/>
              <w:right w:val="single" w:sz="4" w:space="0" w:color="auto"/>
            </w:tcBorders>
            <w:shd w:val="clear" w:color="000000" w:fill="FFFFFF"/>
            <w:vAlign w:val="center"/>
          </w:tcPr>
          <w:p w:rsidR="009422A3" w:rsidRDefault="006034ED">
            <w:pPr>
              <w:pStyle w:val="TableText"/>
              <w:jc w:val="center"/>
              <w:rPr>
                <w:color w:val="auto"/>
                <w:sz w:val="22"/>
                <w:szCs w:val="22"/>
              </w:rPr>
            </w:pPr>
            <w:r>
              <w:rPr>
                <w:color w:val="auto"/>
                <w:sz w:val="22"/>
                <w:szCs w:val="22"/>
              </w:rPr>
              <w:t>N/A</w:t>
            </w:r>
          </w:p>
        </w:tc>
        <w:tc>
          <w:tcPr>
            <w:tcW w:w="2268" w:type="dxa"/>
            <w:tcBorders>
              <w:top w:val="single" w:sz="6" w:space="0" w:color="000000"/>
              <w:left w:val="single" w:sz="4" w:space="0" w:color="auto"/>
              <w:bottom w:val="single" w:sz="6" w:space="0" w:color="000000"/>
              <w:right w:val="single" w:sz="6" w:space="0" w:color="000000"/>
            </w:tcBorders>
            <w:shd w:val="clear" w:color="000000" w:fill="FFFFFF"/>
            <w:vAlign w:val="center"/>
          </w:tcPr>
          <w:p w:rsidR="009422A3" w:rsidRPr="00744D4F" w:rsidRDefault="006034ED">
            <w:pPr>
              <w:pStyle w:val="TableText"/>
              <w:jc w:val="left"/>
              <w:rPr>
                <w:color w:val="auto"/>
                <w:sz w:val="22"/>
              </w:rPr>
            </w:pPr>
            <w:r w:rsidRPr="00744D4F">
              <w:rPr>
                <w:color w:val="auto"/>
                <w:sz w:val="22"/>
              </w:rPr>
              <w:t>1ra versión de requerimientos Kiosko V2</w:t>
            </w:r>
          </w:p>
        </w:tc>
      </w:tr>
      <w:tr w:rsidR="00744D4F">
        <w:trPr>
          <w:trHeight w:val="325"/>
        </w:trPr>
        <w:tc>
          <w:tcPr>
            <w:tcW w:w="1345" w:type="dxa"/>
            <w:tcBorders>
              <w:top w:val="single" w:sz="6" w:space="0" w:color="000000"/>
              <w:left w:val="single" w:sz="6" w:space="0" w:color="000000"/>
              <w:bottom w:val="single" w:sz="6" w:space="0" w:color="000000"/>
              <w:right w:val="single" w:sz="6" w:space="0" w:color="000000"/>
            </w:tcBorders>
            <w:shd w:val="clear" w:color="000000" w:fill="FFFFFF"/>
            <w:vAlign w:val="center"/>
          </w:tcPr>
          <w:p w:rsidR="009422A3" w:rsidRDefault="006034ED">
            <w:pPr>
              <w:pStyle w:val="DefaultText1"/>
              <w:jc w:val="center"/>
              <w:rPr>
                <w:color w:val="auto"/>
                <w:sz w:val="22"/>
                <w:szCs w:val="22"/>
              </w:rPr>
            </w:pPr>
            <w:r>
              <w:rPr>
                <w:color w:val="auto"/>
                <w:sz w:val="22"/>
                <w:szCs w:val="22"/>
              </w:rPr>
              <w:t>1.2.1</w:t>
            </w:r>
          </w:p>
        </w:tc>
        <w:tc>
          <w:tcPr>
            <w:tcW w:w="1349" w:type="dxa"/>
            <w:tcBorders>
              <w:top w:val="single" w:sz="6" w:space="0" w:color="000000"/>
              <w:left w:val="single" w:sz="6" w:space="0" w:color="000000"/>
              <w:bottom w:val="single" w:sz="6" w:space="0" w:color="000000"/>
              <w:right w:val="single" w:sz="6" w:space="0" w:color="000000"/>
            </w:tcBorders>
            <w:shd w:val="clear" w:color="000000" w:fill="FFFFFF"/>
            <w:vAlign w:val="center"/>
          </w:tcPr>
          <w:p w:rsidR="009422A3" w:rsidRDefault="006034ED">
            <w:pPr>
              <w:pStyle w:val="TableText"/>
              <w:jc w:val="center"/>
              <w:rPr>
                <w:color w:val="auto"/>
                <w:sz w:val="22"/>
                <w:szCs w:val="22"/>
              </w:rPr>
            </w:pPr>
            <w:r>
              <w:rPr>
                <w:color w:val="auto"/>
                <w:sz w:val="22"/>
                <w:szCs w:val="22"/>
              </w:rPr>
              <w:t>27/04/2015</w:t>
            </w:r>
          </w:p>
        </w:tc>
        <w:tc>
          <w:tcPr>
            <w:tcW w:w="1984" w:type="dxa"/>
            <w:tcBorders>
              <w:top w:val="single" w:sz="6" w:space="0" w:color="000000"/>
              <w:left w:val="single" w:sz="6" w:space="0" w:color="000000"/>
              <w:bottom w:val="single" w:sz="6" w:space="0" w:color="000000"/>
              <w:right w:val="single" w:sz="6" w:space="0" w:color="000000"/>
            </w:tcBorders>
            <w:shd w:val="clear" w:color="000000" w:fill="FFFFFF"/>
            <w:vAlign w:val="center"/>
          </w:tcPr>
          <w:p w:rsidR="009422A3" w:rsidRDefault="006034ED">
            <w:pPr>
              <w:pStyle w:val="TableText"/>
              <w:jc w:val="left"/>
              <w:rPr>
                <w:color w:val="auto"/>
                <w:sz w:val="22"/>
                <w:szCs w:val="22"/>
              </w:rPr>
            </w:pPr>
            <w:r>
              <w:rPr>
                <w:color w:val="auto"/>
                <w:sz w:val="22"/>
                <w:szCs w:val="22"/>
              </w:rPr>
              <w:t>Rey Castañeda / Lennin Dávila</w:t>
            </w:r>
          </w:p>
        </w:tc>
        <w:tc>
          <w:tcPr>
            <w:tcW w:w="1843" w:type="dxa"/>
            <w:tcBorders>
              <w:top w:val="single" w:sz="6" w:space="0" w:color="000000"/>
              <w:left w:val="single" w:sz="6" w:space="0" w:color="000000"/>
              <w:bottom w:val="single" w:sz="6" w:space="0" w:color="000000"/>
              <w:right w:val="single" w:sz="4" w:space="0" w:color="auto"/>
            </w:tcBorders>
            <w:shd w:val="clear" w:color="000000" w:fill="FFFFFF"/>
            <w:vAlign w:val="center"/>
          </w:tcPr>
          <w:p w:rsidR="009422A3" w:rsidRPr="00744D4F" w:rsidRDefault="006034ED">
            <w:pPr>
              <w:pStyle w:val="TableText"/>
              <w:jc w:val="center"/>
              <w:rPr>
                <w:color w:val="auto"/>
                <w:sz w:val="22"/>
              </w:rPr>
            </w:pPr>
            <w:r w:rsidRPr="00744D4F">
              <w:rPr>
                <w:color w:val="auto"/>
                <w:sz w:val="22"/>
              </w:rPr>
              <w:t>Correcciones indicadas por Giuseppe Albatrino</w:t>
            </w:r>
          </w:p>
        </w:tc>
        <w:tc>
          <w:tcPr>
            <w:tcW w:w="2268" w:type="dxa"/>
            <w:tcBorders>
              <w:top w:val="single" w:sz="6" w:space="0" w:color="000000"/>
              <w:left w:val="single" w:sz="4" w:space="0" w:color="auto"/>
              <w:bottom w:val="single" w:sz="6" w:space="0" w:color="000000"/>
              <w:right w:val="single" w:sz="6" w:space="0" w:color="000000"/>
            </w:tcBorders>
            <w:shd w:val="clear" w:color="000000" w:fill="FFFFFF"/>
            <w:vAlign w:val="center"/>
          </w:tcPr>
          <w:p w:rsidR="009422A3" w:rsidRPr="00744D4F" w:rsidRDefault="006034ED">
            <w:pPr>
              <w:pStyle w:val="TableText"/>
              <w:jc w:val="left"/>
              <w:rPr>
                <w:color w:val="auto"/>
                <w:sz w:val="22"/>
              </w:rPr>
            </w:pPr>
            <w:r w:rsidRPr="00744D4F">
              <w:rPr>
                <w:color w:val="auto"/>
                <w:sz w:val="22"/>
              </w:rPr>
              <w:t>Se agregó sección glosario de términos.</w:t>
            </w:r>
          </w:p>
          <w:p w:rsidR="009422A3" w:rsidRPr="00744D4F" w:rsidRDefault="006034ED">
            <w:pPr>
              <w:pStyle w:val="TableText"/>
              <w:jc w:val="left"/>
              <w:rPr>
                <w:color w:val="auto"/>
                <w:sz w:val="22"/>
              </w:rPr>
            </w:pPr>
            <w:r w:rsidRPr="00744D4F">
              <w:rPr>
                <w:color w:val="auto"/>
                <w:sz w:val="22"/>
              </w:rPr>
              <w:t>Todas las secciones con observaciones.</w:t>
            </w:r>
          </w:p>
        </w:tc>
      </w:tr>
      <w:tr w:rsidR="00744D4F">
        <w:trPr>
          <w:trHeight w:val="325"/>
        </w:trPr>
        <w:tc>
          <w:tcPr>
            <w:tcW w:w="1345" w:type="dxa"/>
            <w:tcBorders>
              <w:top w:val="single" w:sz="6" w:space="0" w:color="000000"/>
              <w:left w:val="single" w:sz="6" w:space="0" w:color="000000"/>
              <w:bottom w:val="single" w:sz="6" w:space="0" w:color="000000"/>
              <w:right w:val="single" w:sz="6" w:space="0" w:color="000000"/>
            </w:tcBorders>
            <w:shd w:val="clear" w:color="000000" w:fill="FFFFFF"/>
            <w:vAlign w:val="center"/>
          </w:tcPr>
          <w:p w:rsidR="009422A3" w:rsidRDefault="006034ED">
            <w:pPr>
              <w:pStyle w:val="DefaultText1"/>
              <w:jc w:val="center"/>
              <w:rPr>
                <w:color w:val="auto"/>
                <w:sz w:val="22"/>
                <w:szCs w:val="22"/>
              </w:rPr>
            </w:pPr>
            <w:r>
              <w:rPr>
                <w:color w:val="auto"/>
                <w:sz w:val="22"/>
                <w:szCs w:val="22"/>
              </w:rPr>
              <w:t>1.2.2</w:t>
            </w:r>
          </w:p>
        </w:tc>
        <w:tc>
          <w:tcPr>
            <w:tcW w:w="1349" w:type="dxa"/>
            <w:tcBorders>
              <w:top w:val="single" w:sz="6" w:space="0" w:color="000000"/>
              <w:left w:val="single" w:sz="6" w:space="0" w:color="000000"/>
              <w:bottom w:val="single" w:sz="6" w:space="0" w:color="000000"/>
              <w:right w:val="single" w:sz="6" w:space="0" w:color="000000"/>
            </w:tcBorders>
            <w:shd w:val="clear" w:color="000000" w:fill="FFFFFF"/>
            <w:vAlign w:val="center"/>
          </w:tcPr>
          <w:p w:rsidR="009422A3" w:rsidRDefault="006034ED">
            <w:pPr>
              <w:pStyle w:val="TableText"/>
              <w:jc w:val="center"/>
              <w:rPr>
                <w:color w:val="auto"/>
                <w:sz w:val="22"/>
                <w:szCs w:val="22"/>
              </w:rPr>
            </w:pPr>
            <w:r>
              <w:rPr>
                <w:color w:val="auto"/>
                <w:sz w:val="22"/>
                <w:szCs w:val="22"/>
              </w:rPr>
              <w:t>29/04/2015</w:t>
            </w:r>
          </w:p>
        </w:tc>
        <w:tc>
          <w:tcPr>
            <w:tcW w:w="1984" w:type="dxa"/>
            <w:tcBorders>
              <w:top w:val="single" w:sz="6" w:space="0" w:color="000000"/>
              <w:left w:val="single" w:sz="6" w:space="0" w:color="000000"/>
              <w:bottom w:val="single" w:sz="6" w:space="0" w:color="000000"/>
              <w:right w:val="single" w:sz="6" w:space="0" w:color="000000"/>
            </w:tcBorders>
            <w:shd w:val="clear" w:color="000000" w:fill="FFFFFF"/>
            <w:vAlign w:val="center"/>
          </w:tcPr>
          <w:p w:rsidR="009422A3" w:rsidRDefault="006034ED">
            <w:pPr>
              <w:pStyle w:val="TableText"/>
              <w:jc w:val="left"/>
              <w:rPr>
                <w:color w:val="auto"/>
                <w:sz w:val="22"/>
                <w:szCs w:val="22"/>
              </w:rPr>
            </w:pPr>
            <w:r>
              <w:rPr>
                <w:color w:val="auto"/>
                <w:sz w:val="22"/>
                <w:szCs w:val="22"/>
              </w:rPr>
              <w:t>Rey Castañeda / Lennin Dávila</w:t>
            </w:r>
          </w:p>
        </w:tc>
        <w:tc>
          <w:tcPr>
            <w:tcW w:w="1843" w:type="dxa"/>
            <w:tcBorders>
              <w:top w:val="single" w:sz="6" w:space="0" w:color="000000"/>
              <w:left w:val="single" w:sz="6" w:space="0" w:color="000000"/>
              <w:bottom w:val="single" w:sz="6" w:space="0" w:color="000000"/>
              <w:right w:val="single" w:sz="4" w:space="0" w:color="auto"/>
            </w:tcBorders>
            <w:shd w:val="clear" w:color="000000" w:fill="FFFFFF"/>
            <w:vAlign w:val="center"/>
          </w:tcPr>
          <w:p w:rsidR="009422A3" w:rsidRPr="00744D4F" w:rsidRDefault="006034ED">
            <w:pPr>
              <w:pStyle w:val="TableText"/>
              <w:jc w:val="center"/>
              <w:rPr>
                <w:color w:val="auto"/>
                <w:sz w:val="22"/>
              </w:rPr>
            </w:pPr>
            <w:r w:rsidRPr="00744D4F">
              <w:rPr>
                <w:color w:val="auto"/>
                <w:sz w:val="22"/>
              </w:rPr>
              <w:t>Se agregó más detalle a la especificación</w:t>
            </w:r>
          </w:p>
        </w:tc>
        <w:tc>
          <w:tcPr>
            <w:tcW w:w="2268" w:type="dxa"/>
            <w:tcBorders>
              <w:top w:val="single" w:sz="6" w:space="0" w:color="000000"/>
              <w:left w:val="single" w:sz="4" w:space="0" w:color="auto"/>
              <w:bottom w:val="single" w:sz="6" w:space="0" w:color="000000"/>
              <w:right w:val="single" w:sz="6" w:space="0" w:color="000000"/>
            </w:tcBorders>
            <w:shd w:val="clear" w:color="000000" w:fill="FFFFFF"/>
            <w:vAlign w:val="center"/>
          </w:tcPr>
          <w:p w:rsidR="009422A3" w:rsidRPr="00744D4F" w:rsidRDefault="006034ED">
            <w:pPr>
              <w:pStyle w:val="TableText"/>
              <w:jc w:val="left"/>
              <w:rPr>
                <w:color w:val="auto"/>
                <w:sz w:val="22"/>
              </w:rPr>
            </w:pPr>
            <w:r w:rsidRPr="00744D4F">
              <w:rPr>
                <w:color w:val="auto"/>
                <w:sz w:val="22"/>
              </w:rPr>
              <w:t>Modificación de todas las especificaciones de CU para incluir más detalle.</w:t>
            </w:r>
          </w:p>
        </w:tc>
      </w:tr>
      <w:tr w:rsidR="00744D4F">
        <w:trPr>
          <w:trHeight w:val="325"/>
        </w:trPr>
        <w:tc>
          <w:tcPr>
            <w:tcW w:w="1345" w:type="dxa"/>
            <w:tcBorders>
              <w:top w:val="single" w:sz="6" w:space="0" w:color="000000"/>
              <w:left w:val="single" w:sz="6" w:space="0" w:color="000000"/>
              <w:bottom w:val="single" w:sz="6" w:space="0" w:color="000000"/>
              <w:right w:val="single" w:sz="6" w:space="0" w:color="000000"/>
            </w:tcBorders>
            <w:shd w:val="clear" w:color="000000" w:fill="FFFFFF"/>
            <w:vAlign w:val="center"/>
          </w:tcPr>
          <w:p w:rsidR="009422A3" w:rsidRDefault="006034ED">
            <w:pPr>
              <w:pStyle w:val="DefaultText1"/>
              <w:jc w:val="center"/>
              <w:rPr>
                <w:color w:val="auto"/>
                <w:sz w:val="22"/>
                <w:szCs w:val="22"/>
              </w:rPr>
            </w:pPr>
            <w:r>
              <w:rPr>
                <w:color w:val="auto"/>
                <w:sz w:val="22"/>
                <w:szCs w:val="22"/>
              </w:rPr>
              <w:t>1.2.3</w:t>
            </w:r>
          </w:p>
        </w:tc>
        <w:tc>
          <w:tcPr>
            <w:tcW w:w="1349" w:type="dxa"/>
            <w:tcBorders>
              <w:top w:val="single" w:sz="6" w:space="0" w:color="000000"/>
              <w:left w:val="single" w:sz="6" w:space="0" w:color="000000"/>
              <w:bottom w:val="single" w:sz="6" w:space="0" w:color="000000"/>
              <w:right w:val="single" w:sz="6" w:space="0" w:color="000000"/>
            </w:tcBorders>
            <w:shd w:val="clear" w:color="000000" w:fill="FFFFFF"/>
            <w:vAlign w:val="center"/>
          </w:tcPr>
          <w:p w:rsidR="009422A3" w:rsidRDefault="006034ED">
            <w:pPr>
              <w:pStyle w:val="TableText"/>
              <w:jc w:val="center"/>
              <w:rPr>
                <w:color w:val="auto"/>
                <w:sz w:val="22"/>
                <w:szCs w:val="22"/>
              </w:rPr>
            </w:pPr>
            <w:r>
              <w:rPr>
                <w:color w:val="auto"/>
                <w:sz w:val="22"/>
                <w:szCs w:val="22"/>
              </w:rPr>
              <w:t>05/05/2015</w:t>
            </w:r>
          </w:p>
        </w:tc>
        <w:tc>
          <w:tcPr>
            <w:tcW w:w="1984" w:type="dxa"/>
            <w:tcBorders>
              <w:top w:val="single" w:sz="6" w:space="0" w:color="000000"/>
              <w:left w:val="single" w:sz="6" w:space="0" w:color="000000"/>
              <w:bottom w:val="single" w:sz="6" w:space="0" w:color="000000"/>
              <w:right w:val="single" w:sz="6" w:space="0" w:color="000000"/>
            </w:tcBorders>
            <w:shd w:val="clear" w:color="000000" w:fill="FFFFFF"/>
            <w:vAlign w:val="center"/>
          </w:tcPr>
          <w:p w:rsidR="009422A3" w:rsidRDefault="006034ED">
            <w:pPr>
              <w:pStyle w:val="TableText"/>
              <w:jc w:val="left"/>
              <w:rPr>
                <w:color w:val="auto"/>
                <w:sz w:val="22"/>
                <w:szCs w:val="22"/>
              </w:rPr>
            </w:pPr>
            <w:r>
              <w:rPr>
                <w:color w:val="auto"/>
                <w:sz w:val="22"/>
                <w:szCs w:val="22"/>
              </w:rPr>
              <w:t>Rey Castañeda / Lennin Dávila</w:t>
            </w:r>
          </w:p>
        </w:tc>
        <w:tc>
          <w:tcPr>
            <w:tcW w:w="1843" w:type="dxa"/>
            <w:tcBorders>
              <w:top w:val="single" w:sz="6" w:space="0" w:color="000000"/>
              <w:left w:val="single" w:sz="6" w:space="0" w:color="000000"/>
              <w:bottom w:val="single" w:sz="6" w:space="0" w:color="000000"/>
              <w:right w:val="single" w:sz="4" w:space="0" w:color="auto"/>
            </w:tcBorders>
            <w:shd w:val="clear" w:color="000000" w:fill="FFFFFF"/>
            <w:vAlign w:val="center"/>
          </w:tcPr>
          <w:p w:rsidR="009422A3" w:rsidRDefault="006034ED">
            <w:pPr>
              <w:pStyle w:val="TableText"/>
              <w:jc w:val="center"/>
              <w:rPr>
                <w:color w:val="auto"/>
                <w:sz w:val="22"/>
                <w:szCs w:val="22"/>
              </w:rPr>
            </w:pPr>
            <w:r>
              <w:rPr>
                <w:color w:val="auto"/>
                <w:sz w:val="22"/>
                <w:szCs w:val="22"/>
              </w:rPr>
              <w:t>Correcciones</w:t>
            </w:r>
          </w:p>
        </w:tc>
        <w:tc>
          <w:tcPr>
            <w:tcW w:w="2268" w:type="dxa"/>
            <w:tcBorders>
              <w:top w:val="single" w:sz="6" w:space="0" w:color="000000"/>
              <w:left w:val="single" w:sz="4" w:space="0" w:color="auto"/>
              <w:bottom w:val="single" w:sz="6" w:space="0" w:color="000000"/>
              <w:right w:val="single" w:sz="6" w:space="0" w:color="000000"/>
            </w:tcBorders>
            <w:shd w:val="clear" w:color="000000" w:fill="FFFFFF"/>
            <w:vAlign w:val="center"/>
          </w:tcPr>
          <w:p w:rsidR="009422A3" w:rsidRPr="00744D4F" w:rsidRDefault="006034ED">
            <w:pPr>
              <w:pStyle w:val="TableText"/>
              <w:jc w:val="left"/>
              <w:rPr>
                <w:color w:val="auto"/>
                <w:sz w:val="22"/>
              </w:rPr>
            </w:pPr>
            <w:r w:rsidRPr="00744D4F">
              <w:rPr>
                <w:color w:val="auto"/>
                <w:sz w:val="22"/>
              </w:rPr>
              <w:t>Modificación de todas las secciones.</w:t>
            </w:r>
          </w:p>
        </w:tc>
      </w:tr>
      <w:tr w:rsidR="009422A3">
        <w:trPr>
          <w:trHeight w:val="325"/>
        </w:trPr>
        <w:tc>
          <w:tcPr>
            <w:tcW w:w="1345" w:type="dxa"/>
            <w:tcBorders>
              <w:top w:val="single" w:sz="6" w:space="0" w:color="000000"/>
              <w:left w:val="single" w:sz="6" w:space="0" w:color="000000"/>
              <w:bottom w:val="single" w:sz="6" w:space="0" w:color="000000"/>
              <w:right w:val="single" w:sz="6" w:space="0" w:color="000000"/>
            </w:tcBorders>
            <w:shd w:val="clear" w:color="000000" w:fill="FFFFFF"/>
            <w:vAlign w:val="center"/>
          </w:tcPr>
          <w:p w:rsidR="009422A3" w:rsidRDefault="006034ED">
            <w:pPr>
              <w:pStyle w:val="DefaultText1"/>
              <w:jc w:val="center"/>
              <w:rPr>
                <w:color w:val="auto"/>
                <w:sz w:val="22"/>
                <w:szCs w:val="22"/>
              </w:rPr>
            </w:pPr>
            <w:r>
              <w:rPr>
                <w:color w:val="auto"/>
                <w:sz w:val="22"/>
                <w:szCs w:val="22"/>
              </w:rPr>
              <w:t>1.2.4</w:t>
            </w:r>
          </w:p>
        </w:tc>
        <w:tc>
          <w:tcPr>
            <w:tcW w:w="1349" w:type="dxa"/>
            <w:tcBorders>
              <w:top w:val="single" w:sz="6" w:space="0" w:color="000000"/>
              <w:left w:val="single" w:sz="6" w:space="0" w:color="000000"/>
              <w:bottom w:val="single" w:sz="6" w:space="0" w:color="000000"/>
              <w:right w:val="single" w:sz="6" w:space="0" w:color="000000"/>
            </w:tcBorders>
            <w:shd w:val="clear" w:color="000000" w:fill="FFFFFF"/>
            <w:vAlign w:val="center"/>
          </w:tcPr>
          <w:p w:rsidR="009422A3" w:rsidRDefault="006034ED">
            <w:pPr>
              <w:pStyle w:val="TableText"/>
              <w:jc w:val="center"/>
              <w:rPr>
                <w:color w:val="auto"/>
                <w:sz w:val="22"/>
                <w:szCs w:val="22"/>
              </w:rPr>
            </w:pPr>
            <w:r>
              <w:rPr>
                <w:color w:val="auto"/>
                <w:sz w:val="22"/>
                <w:szCs w:val="22"/>
              </w:rPr>
              <w:t>06/05/2015</w:t>
            </w:r>
          </w:p>
        </w:tc>
        <w:tc>
          <w:tcPr>
            <w:tcW w:w="1984" w:type="dxa"/>
            <w:tcBorders>
              <w:top w:val="single" w:sz="6" w:space="0" w:color="000000"/>
              <w:left w:val="single" w:sz="6" w:space="0" w:color="000000"/>
              <w:bottom w:val="single" w:sz="6" w:space="0" w:color="000000"/>
              <w:right w:val="single" w:sz="6" w:space="0" w:color="000000"/>
            </w:tcBorders>
            <w:shd w:val="clear" w:color="000000" w:fill="FFFFFF"/>
            <w:vAlign w:val="center"/>
          </w:tcPr>
          <w:p w:rsidR="009422A3" w:rsidRDefault="006034ED">
            <w:pPr>
              <w:pStyle w:val="TableText"/>
              <w:jc w:val="left"/>
              <w:rPr>
                <w:color w:val="auto"/>
                <w:sz w:val="22"/>
                <w:szCs w:val="22"/>
              </w:rPr>
            </w:pPr>
            <w:r>
              <w:rPr>
                <w:color w:val="auto"/>
                <w:sz w:val="22"/>
                <w:szCs w:val="22"/>
              </w:rPr>
              <w:t>Rey Castañeda / Lennin Dávila</w:t>
            </w:r>
          </w:p>
        </w:tc>
        <w:tc>
          <w:tcPr>
            <w:tcW w:w="1843" w:type="dxa"/>
            <w:tcBorders>
              <w:top w:val="single" w:sz="6" w:space="0" w:color="000000"/>
              <w:left w:val="single" w:sz="6" w:space="0" w:color="000000"/>
              <w:bottom w:val="single" w:sz="6" w:space="0" w:color="000000"/>
              <w:right w:val="single" w:sz="4" w:space="0" w:color="auto"/>
            </w:tcBorders>
            <w:shd w:val="clear" w:color="000000" w:fill="FFFFFF"/>
            <w:vAlign w:val="center"/>
          </w:tcPr>
          <w:p w:rsidR="009422A3" w:rsidRDefault="006034ED">
            <w:pPr>
              <w:pStyle w:val="TableText"/>
              <w:jc w:val="center"/>
              <w:rPr>
                <w:color w:val="auto"/>
                <w:sz w:val="22"/>
                <w:szCs w:val="22"/>
              </w:rPr>
            </w:pPr>
            <w:r>
              <w:rPr>
                <w:color w:val="auto"/>
                <w:sz w:val="22"/>
                <w:szCs w:val="22"/>
              </w:rPr>
              <w:t>Correcciones</w:t>
            </w:r>
          </w:p>
        </w:tc>
        <w:tc>
          <w:tcPr>
            <w:tcW w:w="2268" w:type="dxa"/>
            <w:tcBorders>
              <w:top w:val="single" w:sz="6" w:space="0" w:color="000000"/>
              <w:left w:val="single" w:sz="4" w:space="0" w:color="auto"/>
              <w:bottom w:val="single" w:sz="6" w:space="0" w:color="000000"/>
              <w:right w:val="single" w:sz="6" w:space="0" w:color="000000"/>
            </w:tcBorders>
            <w:shd w:val="clear" w:color="000000" w:fill="FFFFFF"/>
            <w:vAlign w:val="center"/>
          </w:tcPr>
          <w:p w:rsidR="009422A3" w:rsidRDefault="006034ED">
            <w:pPr>
              <w:pStyle w:val="TableText"/>
              <w:jc w:val="left"/>
              <w:rPr>
                <w:color w:val="auto"/>
                <w:sz w:val="22"/>
                <w:szCs w:val="22"/>
              </w:rPr>
            </w:pPr>
            <w:r>
              <w:rPr>
                <w:color w:val="auto"/>
                <w:sz w:val="22"/>
                <w:szCs w:val="22"/>
              </w:rPr>
              <w:t>Modificación de todas las secciones.</w:t>
            </w:r>
          </w:p>
        </w:tc>
      </w:tr>
      <w:tr w:rsidR="009422A3">
        <w:trPr>
          <w:trHeight w:val="325"/>
        </w:trPr>
        <w:tc>
          <w:tcPr>
            <w:tcW w:w="1345" w:type="dxa"/>
            <w:tcBorders>
              <w:top w:val="single" w:sz="6" w:space="0" w:color="000000"/>
              <w:left w:val="single" w:sz="6" w:space="0" w:color="000000"/>
              <w:bottom w:val="single" w:sz="6" w:space="0" w:color="000000"/>
              <w:right w:val="single" w:sz="6" w:space="0" w:color="000000"/>
            </w:tcBorders>
            <w:shd w:val="clear" w:color="000000" w:fill="FFFFFF"/>
            <w:vAlign w:val="center"/>
          </w:tcPr>
          <w:p w:rsidR="009422A3" w:rsidRDefault="006034ED">
            <w:pPr>
              <w:pStyle w:val="DefaultText1"/>
              <w:jc w:val="center"/>
              <w:rPr>
                <w:color w:val="auto"/>
                <w:sz w:val="22"/>
                <w:szCs w:val="22"/>
              </w:rPr>
            </w:pPr>
            <w:r>
              <w:rPr>
                <w:color w:val="auto"/>
                <w:sz w:val="22"/>
                <w:szCs w:val="22"/>
              </w:rPr>
              <w:t>1.2.5</w:t>
            </w:r>
          </w:p>
        </w:tc>
        <w:tc>
          <w:tcPr>
            <w:tcW w:w="1349" w:type="dxa"/>
            <w:tcBorders>
              <w:top w:val="single" w:sz="6" w:space="0" w:color="000000"/>
              <w:left w:val="single" w:sz="6" w:space="0" w:color="000000"/>
              <w:bottom w:val="single" w:sz="6" w:space="0" w:color="000000"/>
              <w:right w:val="single" w:sz="6" w:space="0" w:color="000000"/>
            </w:tcBorders>
            <w:shd w:val="clear" w:color="000000" w:fill="FFFFFF"/>
            <w:vAlign w:val="center"/>
          </w:tcPr>
          <w:p w:rsidR="009422A3" w:rsidRDefault="006034ED" w:rsidP="00867D8D">
            <w:pPr>
              <w:pStyle w:val="TableText"/>
              <w:jc w:val="center"/>
              <w:rPr>
                <w:color w:val="auto"/>
                <w:sz w:val="22"/>
                <w:szCs w:val="22"/>
              </w:rPr>
            </w:pPr>
            <w:r>
              <w:rPr>
                <w:color w:val="auto"/>
                <w:sz w:val="22"/>
                <w:szCs w:val="22"/>
              </w:rPr>
              <w:t>0</w:t>
            </w:r>
            <w:r w:rsidR="00867D8D">
              <w:rPr>
                <w:color w:val="auto"/>
                <w:sz w:val="22"/>
                <w:szCs w:val="22"/>
              </w:rPr>
              <w:t>8</w:t>
            </w:r>
            <w:r>
              <w:rPr>
                <w:color w:val="auto"/>
                <w:sz w:val="22"/>
                <w:szCs w:val="22"/>
              </w:rPr>
              <w:t>/05/2015</w:t>
            </w:r>
          </w:p>
        </w:tc>
        <w:tc>
          <w:tcPr>
            <w:tcW w:w="1984" w:type="dxa"/>
            <w:tcBorders>
              <w:top w:val="single" w:sz="6" w:space="0" w:color="000000"/>
              <w:left w:val="single" w:sz="6" w:space="0" w:color="000000"/>
              <w:bottom w:val="single" w:sz="6" w:space="0" w:color="000000"/>
              <w:right w:val="single" w:sz="6" w:space="0" w:color="000000"/>
            </w:tcBorders>
            <w:shd w:val="clear" w:color="000000" w:fill="FFFFFF"/>
            <w:vAlign w:val="center"/>
          </w:tcPr>
          <w:p w:rsidR="009422A3" w:rsidRDefault="006034ED">
            <w:pPr>
              <w:pStyle w:val="TableText"/>
              <w:jc w:val="left"/>
              <w:rPr>
                <w:color w:val="auto"/>
                <w:sz w:val="22"/>
                <w:szCs w:val="22"/>
              </w:rPr>
            </w:pPr>
            <w:r>
              <w:rPr>
                <w:color w:val="auto"/>
                <w:sz w:val="22"/>
                <w:szCs w:val="22"/>
              </w:rPr>
              <w:t>Rey Castañeda / Manuel Galagarza</w:t>
            </w:r>
          </w:p>
        </w:tc>
        <w:tc>
          <w:tcPr>
            <w:tcW w:w="1843" w:type="dxa"/>
            <w:tcBorders>
              <w:top w:val="single" w:sz="6" w:space="0" w:color="000000"/>
              <w:left w:val="single" w:sz="6" w:space="0" w:color="000000"/>
              <w:bottom w:val="single" w:sz="6" w:space="0" w:color="000000"/>
              <w:right w:val="single" w:sz="4" w:space="0" w:color="auto"/>
            </w:tcBorders>
            <w:shd w:val="clear" w:color="000000" w:fill="FFFFFF"/>
            <w:vAlign w:val="center"/>
          </w:tcPr>
          <w:p w:rsidR="009422A3" w:rsidRDefault="006034ED">
            <w:pPr>
              <w:pStyle w:val="TableText"/>
              <w:jc w:val="center"/>
              <w:rPr>
                <w:color w:val="auto"/>
                <w:sz w:val="22"/>
                <w:szCs w:val="22"/>
              </w:rPr>
            </w:pPr>
            <w:r>
              <w:rPr>
                <w:color w:val="auto"/>
                <w:sz w:val="22"/>
                <w:szCs w:val="22"/>
              </w:rPr>
              <w:t>Modificaciones finales luego de reunión con usuario</w:t>
            </w:r>
          </w:p>
        </w:tc>
        <w:tc>
          <w:tcPr>
            <w:tcW w:w="2268" w:type="dxa"/>
            <w:tcBorders>
              <w:top w:val="single" w:sz="6" w:space="0" w:color="000000"/>
              <w:left w:val="single" w:sz="4" w:space="0" w:color="auto"/>
              <w:bottom w:val="single" w:sz="6" w:space="0" w:color="000000"/>
              <w:right w:val="single" w:sz="6" w:space="0" w:color="000000"/>
            </w:tcBorders>
            <w:shd w:val="clear" w:color="000000" w:fill="FFFFFF"/>
            <w:vAlign w:val="center"/>
          </w:tcPr>
          <w:p w:rsidR="009422A3" w:rsidRDefault="006034ED">
            <w:pPr>
              <w:pStyle w:val="TableText"/>
              <w:jc w:val="left"/>
              <w:rPr>
                <w:color w:val="auto"/>
                <w:sz w:val="22"/>
                <w:szCs w:val="22"/>
              </w:rPr>
            </w:pPr>
            <w:r>
              <w:rPr>
                <w:color w:val="auto"/>
                <w:sz w:val="22"/>
                <w:szCs w:val="22"/>
              </w:rPr>
              <w:t xml:space="preserve">Modificación de CUS para aplicación </w:t>
            </w:r>
            <w:r w:rsidR="00867D8D">
              <w:rPr>
                <w:color w:val="auto"/>
                <w:sz w:val="22"/>
                <w:szCs w:val="22"/>
              </w:rPr>
              <w:t xml:space="preserve">móvil y </w:t>
            </w:r>
            <w:r>
              <w:rPr>
                <w:color w:val="auto"/>
                <w:sz w:val="22"/>
                <w:szCs w:val="22"/>
              </w:rPr>
              <w:t>web.</w:t>
            </w:r>
          </w:p>
        </w:tc>
      </w:tr>
      <w:tr w:rsidR="009B1314" w:rsidTr="00023F75">
        <w:trPr>
          <w:trHeight w:val="325"/>
        </w:trPr>
        <w:tc>
          <w:tcPr>
            <w:tcW w:w="1345" w:type="dxa"/>
            <w:tcBorders>
              <w:top w:val="single" w:sz="6" w:space="0" w:color="000000"/>
              <w:left w:val="single" w:sz="6" w:space="0" w:color="000000"/>
              <w:bottom w:val="single" w:sz="6" w:space="0" w:color="000000"/>
              <w:right w:val="single" w:sz="6" w:space="0" w:color="000000"/>
            </w:tcBorders>
            <w:shd w:val="clear" w:color="000000" w:fill="FFFFFF"/>
            <w:vAlign w:val="center"/>
          </w:tcPr>
          <w:p w:rsidR="009B1314" w:rsidRDefault="009B1314" w:rsidP="00023F75">
            <w:pPr>
              <w:pStyle w:val="DefaultText1"/>
              <w:jc w:val="center"/>
              <w:rPr>
                <w:color w:val="auto"/>
                <w:sz w:val="22"/>
                <w:szCs w:val="22"/>
              </w:rPr>
            </w:pPr>
            <w:r>
              <w:rPr>
                <w:color w:val="auto"/>
                <w:sz w:val="22"/>
                <w:szCs w:val="22"/>
              </w:rPr>
              <w:t>1.2.6</w:t>
            </w:r>
          </w:p>
        </w:tc>
        <w:tc>
          <w:tcPr>
            <w:tcW w:w="1349" w:type="dxa"/>
            <w:tcBorders>
              <w:top w:val="single" w:sz="6" w:space="0" w:color="000000"/>
              <w:left w:val="single" w:sz="6" w:space="0" w:color="000000"/>
              <w:bottom w:val="single" w:sz="6" w:space="0" w:color="000000"/>
              <w:right w:val="single" w:sz="6" w:space="0" w:color="000000"/>
            </w:tcBorders>
            <w:shd w:val="clear" w:color="000000" w:fill="FFFFFF"/>
            <w:vAlign w:val="center"/>
          </w:tcPr>
          <w:p w:rsidR="009B1314" w:rsidRDefault="009B1314" w:rsidP="00023F75">
            <w:pPr>
              <w:pStyle w:val="TableText"/>
              <w:jc w:val="center"/>
              <w:rPr>
                <w:color w:val="auto"/>
                <w:sz w:val="22"/>
                <w:szCs w:val="22"/>
              </w:rPr>
            </w:pPr>
            <w:r>
              <w:rPr>
                <w:color w:val="auto"/>
                <w:sz w:val="22"/>
                <w:szCs w:val="22"/>
              </w:rPr>
              <w:t>14/05/2015</w:t>
            </w:r>
          </w:p>
        </w:tc>
        <w:tc>
          <w:tcPr>
            <w:tcW w:w="1984" w:type="dxa"/>
            <w:tcBorders>
              <w:top w:val="single" w:sz="6" w:space="0" w:color="000000"/>
              <w:left w:val="single" w:sz="6" w:space="0" w:color="000000"/>
              <w:bottom w:val="single" w:sz="6" w:space="0" w:color="000000"/>
              <w:right w:val="single" w:sz="6" w:space="0" w:color="000000"/>
            </w:tcBorders>
            <w:shd w:val="clear" w:color="000000" w:fill="FFFFFF"/>
            <w:vAlign w:val="center"/>
          </w:tcPr>
          <w:p w:rsidR="009B1314" w:rsidRDefault="009B1314" w:rsidP="00023F75">
            <w:pPr>
              <w:pStyle w:val="TableText"/>
              <w:jc w:val="left"/>
              <w:rPr>
                <w:color w:val="auto"/>
                <w:sz w:val="22"/>
                <w:szCs w:val="22"/>
              </w:rPr>
            </w:pPr>
            <w:r>
              <w:rPr>
                <w:color w:val="auto"/>
                <w:sz w:val="22"/>
                <w:szCs w:val="22"/>
              </w:rPr>
              <w:t>Yanbal / Manuel Galagarza</w:t>
            </w:r>
          </w:p>
        </w:tc>
        <w:tc>
          <w:tcPr>
            <w:tcW w:w="1843" w:type="dxa"/>
            <w:tcBorders>
              <w:top w:val="single" w:sz="6" w:space="0" w:color="000000"/>
              <w:left w:val="single" w:sz="6" w:space="0" w:color="000000"/>
              <w:bottom w:val="single" w:sz="6" w:space="0" w:color="000000"/>
              <w:right w:val="single" w:sz="4" w:space="0" w:color="auto"/>
            </w:tcBorders>
            <w:shd w:val="clear" w:color="000000" w:fill="FFFFFF"/>
            <w:vAlign w:val="center"/>
          </w:tcPr>
          <w:p w:rsidR="009B1314" w:rsidRDefault="009B1314" w:rsidP="00023F75">
            <w:pPr>
              <w:pStyle w:val="TableText"/>
              <w:jc w:val="center"/>
              <w:rPr>
                <w:color w:val="auto"/>
                <w:sz w:val="22"/>
                <w:szCs w:val="22"/>
              </w:rPr>
            </w:pPr>
            <w:r>
              <w:rPr>
                <w:color w:val="auto"/>
                <w:sz w:val="22"/>
                <w:szCs w:val="22"/>
              </w:rPr>
              <w:t>Modificaciones/ Precisiones</w:t>
            </w:r>
          </w:p>
        </w:tc>
        <w:tc>
          <w:tcPr>
            <w:tcW w:w="2268" w:type="dxa"/>
            <w:tcBorders>
              <w:top w:val="single" w:sz="6" w:space="0" w:color="000000"/>
              <w:left w:val="single" w:sz="4" w:space="0" w:color="auto"/>
              <w:bottom w:val="single" w:sz="6" w:space="0" w:color="000000"/>
              <w:right w:val="single" w:sz="6" w:space="0" w:color="000000"/>
            </w:tcBorders>
            <w:shd w:val="clear" w:color="000000" w:fill="FFFFFF"/>
            <w:vAlign w:val="center"/>
          </w:tcPr>
          <w:p w:rsidR="009B1314" w:rsidRDefault="009B1314" w:rsidP="00023F75">
            <w:pPr>
              <w:pStyle w:val="TableText"/>
              <w:jc w:val="left"/>
              <w:rPr>
                <w:color w:val="auto"/>
                <w:sz w:val="22"/>
                <w:szCs w:val="22"/>
              </w:rPr>
            </w:pPr>
            <w:r>
              <w:rPr>
                <w:color w:val="auto"/>
                <w:sz w:val="22"/>
                <w:szCs w:val="22"/>
              </w:rPr>
              <w:t>Modificación de CUS para aplicación móvil y web.</w:t>
            </w:r>
          </w:p>
        </w:tc>
      </w:tr>
    </w:tbl>
    <w:p w:rsidR="009422A3" w:rsidRDefault="006034ED">
      <w:pPr>
        <w:pStyle w:val="Titulo2"/>
        <w:numPr>
          <w:ilvl w:val="1"/>
          <w:numId w:val="0"/>
        </w:numPr>
        <w:tabs>
          <w:tab w:val="left" w:pos="993"/>
        </w:tabs>
        <w:ind w:left="426"/>
        <w:rPr>
          <w:bCs/>
          <w:szCs w:val="28"/>
        </w:rPr>
      </w:pPr>
      <w:bookmarkStart w:id="9" w:name="_Toc237342469"/>
      <w:bookmarkStart w:id="10" w:name="_Toc419107477"/>
      <w:bookmarkStart w:id="11" w:name="_Toc418608680"/>
      <w:r>
        <w:rPr>
          <w:bCs/>
          <w:szCs w:val="28"/>
        </w:rPr>
        <w:t>2.2 Aprobaciones</w:t>
      </w:r>
      <w:r>
        <w:rPr>
          <w:rStyle w:val="FootnoteReference"/>
          <w:bCs/>
          <w:szCs w:val="28"/>
        </w:rPr>
        <w:footnoteReference w:id="5"/>
      </w:r>
      <w:bookmarkEnd w:id="9"/>
      <w:bookmarkEnd w:id="10"/>
      <w:bookmarkEnd w:id="11"/>
    </w:p>
    <w:tbl>
      <w:tblPr>
        <w:tblW w:w="8789" w:type="dxa"/>
        <w:tblInd w:w="67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tblPr>
      <w:tblGrid>
        <w:gridCol w:w="2694"/>
        <w:gridCol w:w="6095"/>
      </w:tblGrid>
      <w:tr w:rsidR="009422A3" w:rsidTr="00744D4F">
        <w:trPr>
          <w:trHeight w:val="277"/>
          <w:tblHeader/>
        </w:trPr>
        <w:tc>
          <w:tcPr>
            <w:tcW w:w="2694" w:type="dxa"/>
            <w:tcBorders>
              <w:top w:val="single" w:sz="6" w:space="0" w:color="000000"/>
              <w:left w:val="single" w:sz="6" w:space="0" w:color="000000"/>
              <w:bottom w:val="single" w:sz="6" w:space="0" w:color="000000"/>
              <w:right w:val="single" w:sz="6" w:space="0" w:color="000000"/>
            </w:tcBorders>
            <w:shd w:val="clear" w:color="000000" w:fill="EEECE1"/>
            <w:vAlign w:val="center"/>
          </w:tcPr>
          <w:p w:rsidR="009422A3" w:rsidRDefault="006034ED">
            <w:pPr>
              <w:pStyle w:val="DefaultText1"/>
              <w:jc w:val="center"/>
              <w:rPr>
                <w:sz w:val="22"/>
                <w:szCs w:val="22"/>
              </w:rPr>
            </w:pPr>
            <w:r>
              <w:rPr>
                <w:sz w:val="22"/>
                <w:szCs w:val="22"/>
              </w:rPr>
              <w:t>Nombre</w:t>
            </w:r>
          </w:p>
        </w:tc>
        <w:tc>
          <w:tcPr>
            <w:tcW w:w="6095" w:type="dxa"/>
            <w:tcBorders>
              <w:top w:val="single" w:sz="6" w:space="0" w:color="000000"/>
              <w:left w:val="single" w:sz="6" w:space="0" w:color="000000"/>
              <w:bottom w:val="single" w:sz="6" w:space="0" w:color="000000"/>
              <w:right w:val="single" w:sz="6" w:space="0" w:color="000000"/>
            </w:tcBorders>
            <w:shd w:val="clear" w:color="000000" w:fill="EEECE1"/>
            <w:vAlign w:val="center"/>
          </w:tcPr>
          <w:p w:rsidR="009422A3" w:rsidRDefault="006034ED">
            <w:pPr>
              <w:pStyle w:val="DefaultText1"/>
              <w:jc w:val="center"/>
              <w:rPr>
                <w:sz w:val="22"/>
                <w:szCs w:val="22"/>
              </w:rPr>
            </w:pPr>
            <w:r>
              <w:rPr>
                <w:sz w:val="22"/>
                <w:szCs w:val="22"/>
              </w:rPr>
              <w:t>Título / rol</w:t>
            </w:r>
          </w:p>
        </w:tc>
      </w:tr>
      <w:tr w:rsidR="009B1314" w:rsidTr="00023F75">
        <w:trPr>
          <w:trHeight w:val="277"/>
        </w:trPr>
        <w:tc>
          <w:tcPr>
            <w:tcW w:w="2694" w:type="dxa"/>
            <w:tcBorders>
              <w:top w:val="single" w:sz="6" w:space="0" w:color="000000"/>
              <w:left w:val="single" w:sz="6" w:space="0" w:color="000000"/>
              <w:bottom w:val="single" w:sz="6" w:space="0" w:color="000000"/>
              <w:right w:val="single" w:sz="6" w:space="0" w:color="000000"/>
            </w:tcBorders>
            <w:shd w:val="clear" w:color="000000" w:fill="FFFFFF"/>
            <w:vAlign w:val="center"/>
          </w:tcPr>
          <w:p w:rsidR="009B1314" w:rsidRDefault="009B1314" w:rsidP="00023F75">
            <w:pPr>
              <w:pStyle w:val="DefaultText1"/>
              <w:rPr>
                <w:color w:val="auto"/>
                <w:sz w:val="22"/>
                <w:szCs w:val="22"/>
              </w:rPr>
            </w:pPr>
            <w:proofErr w:type="spellStart"/>
            <w:r>
              <w:rPr>
                <w:color w:val="auto"/>
                <w:sz w:val="22"/>
                <w:szCs w:val="22"/>
              </w:rPr>
              <w:t>Pierluigi</w:t>
            </w:r>
            <w:proofErr w:type="spellEnd"/>
            <w:r>
              <w:rPr>
                <w:color w:val="auto"/>
                <w:sz w:val="22"/>
                <w:szCs w:val="22"/>
              </w:rPr>
              <w:t xml:space="preserve"> </w:t>
            </w:r>
            <w:proofErr w:type="spellStart"/>
            <w:r>
              <w:rPr>
                <w:color w:val="auto"/>
                <w:sz w:val="22"/>
                <w:szCs w:val="22"/>
              </w:rPr>
              <w:t>Bellini</w:t>
            </w:r>
            <w:proofErr w:type="spellEnd"/>
          </w:p>
        </w:tc>
        <w:tc>
          <w:tcPr>
            <w:tcW w:w="6095" w:type="dxa"/>
            <w:tcBorders>
              <w:top w:val="single" w:sz="6" w:space="0" w:color="000000"/>
              <w:left w:val="single" w:sz="6" w:space="0" w:color="000000"/>
              <w:bottom w:val="single" w:sz="6" w:space="0" w:color="000000"/>
              <w:right w:val="single" w:sz="6" w:space="0" w:color="000000"/>
            </w:tcBorders>
            <w:shd w:val="clear" w:color="000000" w:fill="FFFFFF"/>
            <w:vAlign w:val="center"/>
          </w:tcPr>
          <w:p w:rsidR="009B1314" w:rsidRDefault="009B1314" w:rsidP="00023F75">
            <w:pPr>
              <w:pStyle w:val="DefaultText1"/>
              <w:rPr>
                <w:sz w:val="22"/>
                <w:szCs w:val="22"/>
              </w:rPr>
            </w:pPr>
            <w:r>
              <w:rPr>
                <w:sz w:val="22"/>
                <w:szCs w:val="22"/>
              </w:rPr>
              <w:t>Usuario responsable</w:t>
            </w:r>
          </w:p>
        </w:tc>
      </w:tr>
      <w:tr w:rsidR="009B1314" w:rsidTr="00023F75">
        <w:trPr>
          <w:trHeight w:val="277"/>
        </w:trPr>
        <w:tc>
          <w:tcPr>
            <w:tcW w:w="2694" w:type="dxa"/>
            <w:tcBorders>
              <w:top w:val="single" w:sz="6" w:space="0" w:color="000000"/>
              <w:left w:val="single" w:sz="6" w:space="0" w:color="000000"/>
              <w:bottom w:val="single" w:sz="6" w:space="0" w:color="000000"/>
              <w:right w:val="single" w:sz="6" w:space="0" w:color="000000"/>
            </w:tcBorders>
            <w:shd w:val="clear" w:color="000000" w:fill="FFFFFF"/>
            <w:vAlign w:val="center"/>
          </w:tcPr>
          <w:p w:rsidR="009B1314" w:rsidRDefault="009B1314" w:rsidP="00023F75">
            <w:pPr>
              <w:pStyle w:val="DefaultText1"/>
              <w:rPr>
                <w:color w:val="auto"/>
                <w:sz w:val="22"/>
                <w:szCs w:val="22"/>
              </w:rPr>
            </w:pPr>
            <w:proofErr w:type="spellStart"/>
            <w:r>
              <w:rPr>
                <w:color w:val="auto"/>
                <w:sz w:val="22"/>
                <w:szCs w:val="22"/>
              </w:rPr>
              <w:t>Yasmin</w:t>
            </w:r>
            <w:proofErr w:type="spellEnd"/>
            <w:r>
              <w:rPr>
                <w:color w:val="auto"/>
                <w:sz w:val="22"/>
                <w:szCs w:val="22"/>
              </w:rPr>
              <w:t xml:space="preserve"> </w:t>
            </w:r>
            <w:proofErr w:type="spellStart"/>
            <w:r>
              <w:rPr>
                <w:color w:val="auto"/>
                <w:sz w:val="22"/>
                <w:szCs w:val="22"/>
              </w:rPr>
              <w:t>Manzur</w:t>
            </w:r>
            <w:proofErr w:type="spellEnd"/>
          </w:p>
        </w:tc>
        <w:tc>
          <w:tcPr>
            <w:tcW w:w="6095" w:type="dxa"/>
            <w:tcBorders>
              <w:top w:val="single" w:sz="6" w:space="0" w:color="000000"/>
              <w:left w:val="single" w:sz="6" w:space="0" w:color="000000"/>
              <w:bottom w:val="single" w:sz="6" w:space="0" w:color="000000"/>
              <w:right w:val="single" w:sz="6" w:space="0" w:color="000000"/>
            </w:tcBorders>
            <w:shd w:val="clear" w:color="000000" w:fill="FFFFFF"/>
            <w:vAlign w:val="center"/>
          </w:tcPr>
          <w:p w:rsidR="009B1314" w:rsidRDefault="009B1314" w:rsidP="00023F75">
            <w:pPr>
              <w:pStyle w:val="DefaultText1"/>
              <w:rPr>
                <w:sz w:val="22"/>
                <w:szCs w:val="22"/>
              </w:rPr>
            </w:pPr>
            <w:r>
              <w:rPr>
                <w:sz w:val="22"/>
                <w:szCs w:val="22"/>
              </w:rPr>
              <w:t>Usuario</w:t>
            </w:r>
            <w:bookmarkStart w:id="12" w:name="_GoBack"/>
            <w:bookmarkEnd w:id="12"/>
            <w:r>
              <w:rPr>
                <w:sz w:val="22"/>
                <w:szCs w:val="22"/>
              </w:rPr>
              <w:t xml:space="preserve"> responsable</w:t>
            </w:r>
          </w:p>
        </w:tc>
      </w:tr>
      <w:tr w:rsidR="009422A3" w:rsidTr="00744D4F">
        <w:trPr>
          <w:trHeight w:val="277"/>
        </w:trPr>
        <w:tc>
          <w:tcPr>
            <w:tcW w:w="2694" w:type="dxa"/>
            <w:tcBorders>
              <w:top w:val="single" w:sz="6" w:space="0" w:color="000000"/>
              <w:left w:val="single" w:sz="6" w:space="0" w:color="000000"/>
              <w:bottom w:val="single" w:sz="6" w:space="0" w:color="000000"/>
              <w:right w:val="single" w:sz="6" w:space="0" w:color="000000"/>
            </w:tcBorders>
            <w:shd w:val="clear" w:color="000000" w:fill="FFFFFF"/>
            <w:vAlign w:val="center"/>
          </w:tcPr>
          <w:p w:rsidR="009422A3" w:rsidRDefault="006034ED">
            <w:r>
              <w:lastRenderedPageBreak/>
              <w:t>Giuseppe Albatrino</w:t>
            </w:r>
          </w:p>
        </w:tc>
        <w:tc>
          <w:tcPr>
            <w:tcW w:w="6095" w:type="dxa"/>
            <w:tcBorders>
              <w:top w:val="single" w:sz="6" w:space="0" w:color="000000"/>
              <w:left w:val="single" w:sz="6" w:space="0" w:color="000000"/>
              <w:bottom w:val="single" w:sz="6" w:space="0" w:color="000000"/>
              <w:right w:val="single" w:sz="6" w:space="0" w:color="000000"/>
            </w:tcBorders>
            <w:shd w:val="clear" w:color="000000" w:fill="FFFFFF"/>
            <w:vAlign w:val="center"/>
          </w:tcPr>
          <w:p w:rsidR="009422A3" w:rsidRDefault="006034ED">
            <w:pPr>
              <w:pStyle w:val="DefaultText1"/>
              <w:rPr>
                <w:sz w:val="22"/>
                <w:szCs w:val="22"/>
              </w:rPr>
            </w:pPr>
            <w:r>
              <w:rPr>
                <w:sz w:val="22"/>
                <w:szCs w:val="22"/>
              </w:rPr>
              <w:t>Analista del Negocio asignado</w:t>
            </w:r>
          </w:p>
        </w:tc>
      </w:tr>
    </w:tbl>
    <w:p w:rsidR="009422A3" w:rsidRDefault="009422A3">
      <w:pPr>
        <w:ind w:left="567"/>
        <w:rPr>
          <w:szCs w:val="22"/>
          <w:lang w:eastAsia="en-US"/>
        </w:rPr>
      </w:pPr>
    </w:p>
    <w:p w:rsidR="009422A3" w:rsidRDefault="009422A3"/>
    <w:p w:rsidR="009422A3" w:rsidRDefault="006034ED">
      <w:pPr>
        <w:pStyle w:val="Titulo1"/>
      </w:pPr>
      <w:bookmarkStart w:id="13" w:name="_Toc419107478"/>
      <w:bookmarkStart w:id="14" w:name="_Toc418608681"/>
      <w:r>
        <w:lastRenderedPageBreak/>
        <w:t>Glosario de términos</w:t>
      </w:r>
      <w:bookmarkEnd w:id="13"/>
      <w:bookmarkEnd w:id="14"/>
    </w:p>
    <w:p w:rsidR="009422A3" w:rsidRDefault="009422A3"/>
    <w:tbl>
      <w:tblPr>
        <w:tblW w:w="8789" w:type="dxa"/>
        <w:tblInd w:w="67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tblPr>
      <w:tblGrid>
        <w:gridCol w:w="2586"/>
        <w:gridCol w:w="6203"/>
      </w:tblGrid>
      <w:tr w:rsidR="009422A3" w:rsidTr="00744D4F">
        <w:trPr>
          <w:trHeight w:val="277"/>
          <w:tblHeader/>
        </w:trPr>
        <w:tc>
          <w:tcPr>
            <w:tcW w:w="2586" w:type="dxa"/>
            <w:tcBorders>
              <w:top w:val="single" w:sz="6" w:space="0" w:color="000000"/>
              <w:left w:val="single" w:sz="6" w:space="0" w:color="000000"/>
              <w:bottom w:val="single" w:sz="6" w:space="0" w:color="000000"/>
              <w:right w:val="single" w:sz="6" w:space="0" w:color="000000"/>
            </w:tcBorders>
            <w:shd w:val="clear" w:color="000000" w:fill="EEECE1"/>
          </w:tcPr>
          <w:p w:rsidR="009422A3" w:rsidRDefault="006034ED">
            <w:pPr>
              <w:pStyle w:val="DefaultText1"/>
              <w:jc w:val="center"/>
              <w:rPr>
                <w:sz w:val="22"/>
                <w:szCs w:val="22"/>
              </w:rPr>
            </w:pPr>
            <w:r>
              <w:rPr>
                <w:sz w:val="22"/>
                <w:szCs w:val="22"/>
              </w:rPr>
              <w:t>Termino Usado</w:t>
            </w:r>
          </w:p>
        </w:tc>
        <w:tc>
          <w:tcPr>
            <w:tcW w:w="6203" w:type="dxa"/>
            <w:tcBorders>
              <w:top w:val="single" w:sz="6" w:space="0" w:color="000000"/>
              <w:left w:val="single" w:sz="6" w:space="0" w:color="000000"/>
              <w:bottom w:val="single" w:sz="6" w:space="0" w:color="000000"/>
              <w:right w:val="single" w:sz="6" w:space="0" w:color="000000"/>
            </w:tcBorders>
            <w:shd w:val="clear" w:color="000000" w:fill="EEECE1"/>
            <w:vAlign w:val="center"/>
          </w:tcPr>
          <w:p w:rsidR="009422A3" w:rsidRDefault="006034ED">
            <w:pPr>
              <w:pStyle w:val="DefaultText1"/>
              <w:jc w:val="center"/>
              <w:rPr>
                <w:sz w:val="22"/>
                <w:szCs w:val="22"/>
              </w:rPr>
            </w:pPr>
            <w:r>
              <w:rPr>
                <w:sz w:val="22"/>
                <w:szCs w:val="22"/>
              </w:rPr>
              <w:t>Equivalencia</w:t>
            </w:r>
          </w:p>
        </w:tc>
      </w:tr>
      <w:tr w:rsidR="009422A3" w:rsidTr="00744D4F">
        <w:trPr>
          <w:trHeight w:val="277"/>
        </w:trPr>
        <w:tc>
          <w:tcPr>
            <w:tcW w:w="2586" w:type="dxa"/>
            <w:tcBorders>
              <w:top w:val="single" w:sz="6" w:space="0" w:color="000000"/>
              <w:left w:val="single" w:sz="6" w:space="0" w:color="000000"/>
              <w:bottom w:val="single" w:sz="6" w:space="0" w:color="000000"/>
              <w:right w:val="single" w:sz="6" w:space="0" w:color="000000"/>
            </w:tcBorders>
            <w:shd w:val="clear" w:color="000000" w:fill="FFFFFF"/>
          </w:tcPr>
          <w:p w:rsidR="009422A3" w:rsidRDefault="006034ED">
            <w:r>
              <w:t>Log</w:t>
            </w:r>
          </w:p>
        </w:tc>
        <w:tc>
          <w:tcPr>
            <w:tcW w:w="6203" w:type="dxa"/>
            <w:tcBorders>
              <w:top w:val="single" w:sz="6" w:space="0" w:color="000000"/>
              <w:left w:val="single" w:sz="6" w:space="0" w:color="000000"/>
              <w:bottom w:val="single" w:sz="6" w:space="0" w:color="000000"/>
              <w:right w:val="single" w:sz="6" w:space="0" w:color="000000"/>
            </w:tcBorders>
            <w:shd w:val="clear" w:color="000000" w:fill="FFFFFF"/>
          </w:tcPr>
          <w:p w:rsidR="009422A3" w:rsidRDefault="006034ED">
            <w:r>
              <w:t>Bitácora</w:t>
            </w:r>
          </w:p>
        </w:tc>
      </w:tr>
      <w:tr w:rsidR="009422A3" w:rsidTr="00744D4F">
        <w:trPr>
          <w:trHeight w:val="277"/>
        </w:trPr>
        <w:tc>
          <w:tcPr>
            <w:tcW w:w="2586" w:type="dxa"/>
            <w:tcBorders>
              <w:top w:val="single" w:sz="6" w:space="0" w:color="000000"/>
              <w:left w:val="single" w:sz="6" w:space="0" w:color="000000"/>
              <w:bottom w:val="single" w:sz="6" w:space="0" w:color="000000"/>
              <w:right w:val="single" w:sz="6" w:space="0" w:color="000000"/>
            </w:tcBorders>
            <w:shd w:val="clear" w:color="000000" w:fill="FFFFFF"/>
          </w:tcPr>
          <w:p w:rsidR="009422A3" w:rsidRDefault="006034ED">
            <w:r>
              <w:t>Colección</w:t>
            </w:r>
          </w:p>
        </w:tc>
        <w:tc>
          <w:tcPr>
            <w:tcW w:w="6203" w:type="dxa"/>
            <w:tcBorders>
              <w:top w:val="single" w:sz="6" w:space="0" w:color="000000"/>
              <w:left w:val="single" w:sz="6" w:space="0" w:color="000000"/>
              <w:bottom w:val="single" w:sz="6" w:space="0" w:color="000000"/>
              <w:right w:val="single" w:sz="6" w:space="0" w:color="000000"/>
            </w:tcBorders>
            <w:shd w:val="clear" w:color="000000" w:fill="FFFFFF"/>
          </w:tcPr>
          <w:p w:rsidR="009422A3" w:rsidRDefault="006034ED">
            <w:r w:rsidRPr="00744D4F">
              <w:t xml:space="preserve">Folder, Carpeta, Agrupación. Una colección contiene o puede contener varias colecciones y/o archivos. </w:t>
            </w:r>
            <w:r>
              <w:t>Es el conjunto formado por archivos y otras colecciones.</w:t>
            </w:r>
          </w:p>
        </w:tc>
      </w:tr>
      <w:tr w:rsidR="009422A3" w:rsidTr="00744D4F">
        <w:trPr>
          <w:trHeight w:val="277"/>
        </w:trPr>
        <w:tc>
          <w:tcPr>
            <w:tcW w:w="2586" w:type="dxa"/>
            <w:tcBorders>
              <w:top w:val="single" w:sz="6" w:space="0" w:color="000000"/>
              <w:left w:val="single" w:sz="6" w:space="0" w:color="000000"/>
              <w:bottom w:val="single" w:sz="6" w:space="0" w:color="000000"/>
              <w:right w:val="single" w:sz="6" w:space="0" w:color="000000"/>
            </w:tcBorders>
            <w:shd w:val="clear" w:color="000000" w:fill="FFFFFF"/>
          </w:tcPr>
          <w:p w:rsidR="009422A3" w:rsidRDefault="006034ED">
            <w:r>
              <w:t>Archivo</w:t>
            </w:r>
          </w:p>
        </w:tc>
        <w:tc>
          <w:tcPr>
            <w:tcW w:w="6203" w:type="dxa"/>
            <w:tcBorders>
              <w:top w:val="single" w:sz="6" w:space="0" w:color="000000"/>
              <w:left w:val="single" w:sz="6" w:space="0" w:color="000000"/>
              <w:bottom w:val="single" w:sz="6" w:space="0" w:color="000000"/>
              <w:right w:val="single" w:sz="6" w:space="0" w:color="000000"/>
            </w:tcBorders>
            <w:shd w:val="clear" w:color="000000" w:fill="FFFFFF"/>
          </w:tcPr>
          <w:p w:rsidR="009422A3" w:rsidRPr="00744D4F" w:rsidRDefault="006034ED">
            <w:r w:rsidRPr="00744D4F">
              <w:t>Elemento o documento. Puede ser un video, un documento pdf, una imagen o un audio.</w:t>
            </w:r>
          </w:p>
        </w:tc>
      </w:tr>
      <w:tr w:rsidR="009422A3" w:rsidTr="00744D4F">
        <w:trPr>
          <w:trHeight w:val="277"/>
        </w:trPr>
        <w:tc>
          <w:tcPr>
            <w:tcW w:w="2586" w:type="dxa"/>
            <w:tcBorders>
              <w:top w:val="single" w:sz="6" w:space="0" w:color="000000"/>
              <w:left w:val="single" w:sz="6" w:space="0" w:color="000000"/>
              <w:bottom w:val="single" w:sz="6" w:space="0" w:color="000000"/>
              <w:right w:val="single" w:sz="6" w:space="0" w:color="000000"/>
            </w:tcBorders>
            <w:shd w:val="clear" w:color="000000" w:fill="FFFFFF"/>
          </w:tcPr>
          <w:p w:rsidR="009422A3" w:rsidRDefault="006034ED">
            <w:r>
              <w:t>Contenido</w:t>
            </w:r>
          </w:p>
        </w:tc>
        <w:tc>
          <w:tcPr>
            <w:tcW w:w="6203" w:type="dxa"/>
            <w:tcBorders>
              <w:top w:val="single" w:sz="6" w:space="0" w:color="000000"/>
              <w:left w:val="single" w:sz="6" w:space="0" w:color="000000"/>
              <w:bottom w:val="single" w:sz="6" w:space="0" w:color="000000"/>
              <w:right w:val="single" w:sz="6" w:space="0" w:color="000000"/>
            </w:tcBorders>
            <w:shd w:val="clear" w:color="000000" w:fill="FFFFFF"/>
          </w:tcPr>
          <w:p w:rsidR="009422A3" w:rsidRDefault="006034ED">
            <w:r>
              <w:t>Colecciones y archivos</w:t>
            </w:r>
          </w:p>
        </w:tc>
      </w:tr>
      <w:tr w:rsidR="009422A3" w:rsidTr="00744D4F">
        <w:trPr>
          <w:trHeight w:val="277"/>
        </w:trPr>
        <w:tc>
          <w:tcPr>
            <w:tcW w:w="2586" w:type="dxa"/>
            <w:tcBorders>
              <w:top w:val="single" w:sz="6" w:space="0" w:color="000000"/>
              <w:left w:val="single" w:sz="6" w:space="0" w:color="000000"/>
              <w:bottom w:val="single" w:sz="6" w:space="0" w:color="000000"/>
              <w:right w:val="single" w:sz="6" w:space="0" w:color="000000"/>
            </w:tcBorders>
            <w:shd w:val="clear" w:color="000000" w:fill="FFFFFF"/>
          </w:tcPr>
          <w:p w:rsidR="009422A3" w:rsidRDefault="006034ED">
            <w:r>
              <w:t>Rol</w:t>
            </w:r>
          </w:p>
        </w:tc>
        <w:tc>
          <w:tcPr>
            <w:tcW w:w="6203" w:type="dxa"/>
            <w:tcBorders>
              <w:top w:val="single" w:sz="6" w:space="0" w:color="000000"/>
              <w:left w:val="single" w:sz="6" w:space="0" w:color="000000"/>
              <w:bottom w:val="single" w:sz="6" w:space="0" w:color="000000"/>
              <w:right w:val="single" w:sz="6" w:space="0" w:color="000000"/>
            </w:tcBorders>
            <w:shd w:val="clear" w:color="000000" w:fill="FFFFFF"/>
          </w:tcPr>
          <w:p w:rsidR="009422A3" w:rsidRDefault="006034ED">
            <w:r>
              <w:t>Perfil</w:t>
            </w:r>
          </w:p>
        </w:tc>
      </w:tr>
    </w:tbl>
    <w:p w:rsidR="009422A3" w:rsidRDefault="009422A3"/>
    <w:p w:rsidR="009422A3" w:rsidRDefault="006034ED">
      <w:pPr>
        <w:rPr>
          <w:szCs w:val="22"/>
          <w:lang w:eastAsia="en-US"/>
        </w:rPr>
      </w:pPr>
      <w:r>
        <w:br/>
      </w:r>
      <w:r>
        <w:br/>
      </w:r>
    </w:p>
    <w:p w:rsidR="009422A3" w:rsidRPr="00744D4F" w:rsidRDefault="006034ED">
      <w:pPr>
        <w:pStyle w:val="Titulo1"/>
      </w:pPr>
      <w:bookmarkStart w:id="15" w:name="_Toc419107479"/>
      <w:bookmarkStart w:id="16" w:name="_Toc418608682"/>
      <w:bookmarkEnd w:id="0"/>
      <w:r w:rsidRPr="00744D4F">
        <w:lastRenderedPageBreak/>
        <w:t>Especificación de Casos de Uso del Sistema (CUS)</w:t>
      </w:r>
      <w:bookmarkEnd w:id="15"/>
      <w:bookmarkEnd w:id="16"/>
    </w:p>
    <w:p w:rsidR="009422A3" w:rsidRDefault="006034ED">
      <w:pPr>
        <w:pStyle w:val="Titulo2"/>
        <w:pBdr>
          <w:top w:val="none" w:sz="0" w:space="0" w:color="auto"/>
        </w:pBdr>
        <w:tabs>
          <w:tab w:val="clear" w:pos="3839"/>
        </w:tabs>
        <w:ind w:left="1260" w:hanging="1260"/>
      </w:pPr>
      <w:bookmarkStart w:id="17" w:name="_Toc419107480"/>
      <w:bookmarkStart w:id="18" w:name="_Toc418608683"/>
      <w:r>
        <w:t>Kiosko Móvil</w:t>
      </w:r>
      <w:bookmarkEnd w:id="17"/>
      <w:bookmarkEnd w:id="18"/>
    </w:p>
    <w:p w:rsidR="009422A3" w:rsidRDefault="00F203D5">
      <w:pPr>
        <w:pStyle w:val="Titulo2"/>
        <w:numPr>
          <w:ilvl w:val="2"/>
          <w:numId w:val="3"/>
        </w:numPr>
        <w:pBdr>
          <w:top w:val="none" w:sz="0" w:space="0" w:color="auto"/>
        </w:pBdr>
        <w:tabs>
          <w:tab w:val="clear" w:pos="3839"/>
          <w:tab w:val="left" w:pos="851"/>
        </w:tabs>
      </w:pPr>
      <w:bookmarkStart w:id="19" w:name="_Toc418608684"/>
      <w:bookmarkStart w:id="20" w:name="_Toc419107481"/>
      <w:r>
        <w:t xml:space="preserve">CUM-001 Autenticar </w:t>
      </w:r>
      <w:bookmarkEnd w:id="19"/>
      <w:r>
        <w:t>U</w:t>
      </w:r>
      <w:r w:rsidR="006034ED">
        <w:t>suario</w:t>
      </w:r>
      <w:bookmarkEnd w:id="20"/>
    </w:p>
    <w:tbl>
      <w:tblPr>
        <w:tblW w:w="94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809"/>
        <w:gridCol w:w="7603"/>
      </w:tblGrid>
      <w:tr w:rsidR="009422A3" w:rsidTr="00744D4F">
        <w:trPr>
          <w:trHeight w:val="178"/>
          <w:jc w:val="center"/>
        </w:trPr>
        <w:tc>
          <w:tcPr>
            <w:tcW w:w="1809" w:type="dxa"/>
            <w:shd w:val="clear" w:color="auto" w:fill="E0E0E0"/>
            <w:vAlign w:val="center"/>
          </w:tcPr>
          <w:p w:rsidR="009422A3" w:rsidRPr="00744D4F" w:rsidRDefault="006034ED">
            <w:r w:rsidRPr="00744D4F">
              <w:t>Caso de Uso del Sistema</w:t>
            </w:r>
          </w:p>
        </w:tc>
        <w:tc>
          <w:tcPr>
            <w:tcW w:w="7603" w:type="dxa"/>
            <w:vAlign w:val="center"/>
          </w:tcPr>
          <w:p w:rsidR="009422A3" w:rsidRDefault="00F203D5" w:rsidP="00F203D5">
            <w:pPr>
              <w:rPr>
                <w:sz w:val="20"/>
                <w:szCs w:val="22"/>
                <w:lang w:eastAsia="en-US"/>
              </w:rPr>
            </w:pPr>
            <w:r>
              <w:rPr>
                <w:sz w:val="20"/>
              </w:rPr>
              <w:t>Autenticar U</w:t>
            </w:r>
            <w:r w:rsidR="006034ED">
              <w:rPr>
                <w:sz w:val="20"/>
              </w:rPr>
              <w:t>suario</w:t>
            </w:r>
          </w:p>
        </w:tc>
      </w:tr>
      <w:tr w:rsidR="009422A3" w:rsidTr="00744D4F">
        <w:trPr>
          <w:jc w:val="center"/>
        </w:trPr>
        <w:tc>
          <w:tcPr>
            <w:tcW w:w="1809" w:type="dxa"/>
            <w:shd w:val="clear" w:color="auto" w:fill="E0E0E0"/>
            <w:vAlign w:val="center"/>
          </w:tcPr>
          <w:p w:rsidR="009422A3" w:rsidRDefault="006034ED">
            <w:r>
              <w:t>Actores</w:t>
            </w:r>
          </w:p>
        </w:tc>
        <w:tc>
          <w:tcPr>
            <w:tcW w:w="7603" w:type="dxa"/>
            <w:vAlign w:val="center"/>
          </w:tcPr>
          <w:p w:rsidR="009422A3" w:rsidRDefault="006034ED">
            <w:pPr>
              <w:rPr>
                <w:sz w:val="20"/>
                <w:szCs w:val="22"/>
                <w:lang w:eastAsia="en-US"/>
              </w:rPr>
            </w:pPr>
            <w:r>
              <w:rPr>
                <w:rFonts w:cs="Arial"/>
                <w:sz w:val="20"/>
              </w:rPr>
              <w:t>Usuario móvil</w:t>
            </w:r>
          </w:p>
        </w:tc>
      </w:tr>
      <w:tr w:rsidR="009422A3" w:rsidTr="00744D4F">
        <w:trPr>
          <w:jc w:val="center"/>
        </w:trPr>
        <w:tc>
          <w:tcPr>
            <w:tcW w:w="1809" w:type="dxa"/>
            <w:shd w:val="clear" w:color="auto" w:fill="E0E0E0"/>
            <w:vAlign w:val="center"/>
          </w:tcPr>
          <w:p w:rsidR="009422A3" w:rsidRDefault="006034ED">
            <w:r>
              <w:t>Breve descripción</w:t>
            </w:r>
          </w:p>
        </w:tc>
        <w:tc>
          <w:tcPr>
            <w:tcW w:w="7603" w:type="dxa"/>
            <w:vAlign w:val="center"/>
          </w:tcPr>
          <w:p w:rsidR="009422A3" w:rsidRPr="00744D4F" w:rsidRDefault="006034ED" w:rsidP="008B3472">
            <w:pPr>
              <w:rPr>
                <w:sz w:val="20"/>
              </w:rPr>
            </w:pPr>
            <w:r w:rsidRPr="00744D4F">
              <w:rPr>
                <w:sz w:val="20"/>
              </w:rPr>
              <w:t xml:space="preserve">Se realiza la comprobación de credenciales del usuario y se le asigna un rol. Esto ocurre </w:t>
            </w:r>
            <w:r w:rsidR="008B3472" w:rsidRPr="00744D4F">
              <w:rPr>
                <w:sz w:val="20"/>
              </w:rPr>
              <w:t xml:space="preserve">la primera vez que el usuario </w:t>
            </w:r>
            <w:r w:rsidR="008B3472">
              <w:rPr>
                <w:sz w:val="20"/>
              </w:rPr>
              <w:t>inicia la aplicación</w:t>
            </w:r>
            <w:r>
              <w:rPr>
                <w:sz w:val="20"/>
              </w:rPr>
              <w:t>.</w:t>
            </w:r>
          </w:p>
        </w:tc>
      </w:tr>
      <w:tr w:rsidR="009422A3" w:rsidTr="00744D4F">
        <w:trPr>
          <w:jc w:val="center"/>
        </w:trPr>
        <w:tc>
          <w:tcPr>
            <w:tcW w:w="9412" w:type="dxa"/>
            <w:gridSpan w:val="2"/>
            <w:shd w:val="clear" w:color="auto" w:fill="E0E0E0"/>
          </w:tcPr>
          <w:p w:rsidR="009422A3" w:rsidRDefault="006034ED">
            <w:r>
              <w:t>Precondiciones</w:t>
            </w:r>
          </w:p>
        </w:tc>
      </w:tr>
      <w:tr w:rsidR="009422A3" w:rsidTr="00744D4F">
        <w:trPr>
          <w:jc w:val="center"/>
        </w:trPr>
        <w:tc>
          <w:tcPr>
            <w:tcW w:w="9412" w:type="dxa"/>
            <w:gridSpan w:val="2"/>
          </w:tcPr>
          <w:p w:rsidR="009422A3" w:rsidRPr="00744D4F" w:rsidRDefault="006034ED" w:rsidP="008B3472">
            <w:pPr>
              <w:numPr>
                <w:ilvl w:val="0"/>
                <w:numId w:val="4"/>
              </w:numPr>
              <w:jc w:val="both"/>
              <w:rPr>
                <w:sz w:val="20"/>
              </w:rPr>
            </w:pPr>
            <w:r w:rsidRPr="00744D4F">
              <w:rPr>
                <w:sz w:val="20"/>
              </w:rPr>
              <w:t>El dispositivo móvil tiene conexión a internet.</w:t>
            </w:r>
          </w:p>
        </w:tc>
      </w:tr>
      <w:tr w:rsidR="009422A3" w:rsidTr="00744D4F">
        <w:trPr>
          <w:jc w:val="center"/>
        </w:trPr>
        <w:tc>
          <w:tcPr>
            <w:tcW w:w="9412" w:type="dxa"/>
            <w:gridSpan w:val="2"/>
            <w:shd w:val="clear" w:color="auto" w:fill="E0E0E0"/>
          </w:tcPr>
          <w:p w:rsidR="009422A3" w:rsidRDefault="006034ED">
            <w:r>
              <w:t>Flujo básico</w:t>
            </w:r>
          </w:p>
        </w:tc>
      </w:tr>
      <w:tr w:rsidR="009422A3" w:rsidTr="00744D4F">
        <w:trPr>
          <w:jc w:val="center"/>
        </w:trPr>
        <w:tc>
          <w:tcPr>
            <w:tcW w:w="9412" w:type="dxa"/>
            <w:gridSpan w:val="2"/>
          </w:tcPr>
          <w:p w:rsidR="009422A3" w:rsidRPr="00744D4F" w:rsidRDefault="006034ED" w:rsidP="00744D4F">
            <w:pPr>
              <w:pStyle w:val="ListParagraph1"/>
              <w:numPr>
                <w:ilvl w:val="0"/>
                <w:numId w:val="5"/>
              </w:numPr>
              <w:ind w:left="371"/>
              <w:jc w:val="both"/>
              <w:rPr>
                <w:sz w:val="20"/>
              </w:rPr>
            </w:pPr>
            <w:r w:rsidRPr="00744D4F">
              <w:rPr>
                <w:sz w:val="20"/>
              </w:rPr>
              <w:t>El usuario abre el aplicativo</w:t>
            </w:r>
            <w:r w:rsidR="0010450E">
              <w:rPr>
                <w:sz w:val="20"/>
              </w:rPr>
              <w:t xml:space="preserve"> por primera vez (o </w:t>
            </w:r>
            <w:r w:rsidR="006F3B12">
              <w:rPr>
                <w:sz w:val="20"/>
              </w:rPr>
              <w:t>luego de que haya cerrado sesión</w:t>
            </w:r>
            <w:r w:rsidR="0010450E">
              <w:rPr>
                <w:sz w:val="20"/>
              </w:rPr>
              <w:t>)</w:t>
            </w:r>
            <w:r>
              <w:rPr>
                <w:sz w:val="20"/>
              </w:rPr>
              <w:t>.</w:t>
            </w:r>
          </w:p>
          <w:p w:rsidR="009422A3" w:rsidRPr="00744D4F" w:rsidRDefault="006034ED" w:rsidP="00744D4F">
            <w:pPr>
              <w:pStyle w:val="ListParagraph1"/>
              <w:numPr>
                <w:ilvl w:val="0"/>
                <w:numId w:val="5"/>
              </w:numPr>
              <w:ind w:left="371"/>
              <w:jc w:val="both"/>
              <w:rPr>
                <w:sz w:val="20"/>
              </w:rPr>
            </w:pPr>
            <w:r w:rsidRPr="00744D4F">
              <w:rPr>
                <w:sz w:val="20"/>
              </w:rPr>
              <w:t>El sistema presenta la pantalla de inicio de sesión con los campos Usuario, Contraseña y País.</w:t>
            </w:r>
          </w:p>
          <w:p w:rsidR="009422A3" w:rsidRPr="00744D4F" w:rsidRDefault="006034ED" w:rsidP="00744D4F">
            <w:pPr>
              <w:pStyle w:val="ListParagraph1"/>
              <w:numPr>
                <w:ilvl w:val="0"/>
                <w:numId w:val="5"/>
              </w:numPr>
              <w:ind w:left="371"/>
              <w:jc w:val="both"/>
              <w:rPr>
                <w:sz w:val="20"/>
              </w:rPr>
            </w:pPr>
            <w:r w:rsidRPr="00744D4F">
              <w:rPr>
                <w:sz w:val="20"/>
              </w:rPr>
              <w:t>El usuario ingresa su usuario y contraseña, elige el país y selecciona la opción ingresar.</w:t>
            </w:r>
          </w:p>
          <w:p w:rsidR="009422A3" w:rsidRPr="00744D4F" w:rsidRDefault="006034ED" w:rsidP="00744D4F">
            <w:pPr>
              <w:pStyle w:val="ListParagraph1"/>
              <w:numPr>
                <w:ilvl w:val="0"/>
                <w:numId w:val="5"/>
              </w:numPr>
              <w:ind w:left="371"/>
              <w:jc w:val="both"/>
              <w:rPr>
                <w:sz w:val="20"/>
              </w:rPr>
            </w:pPr>
            <w:r w:rsidRPr="00744D4F">
              <w:rPr>
                <w:sz w:val="20"/>
              </w:rPr>
              <w:t>El sistema procede con la autenticación del usuario.</w:t>
            </w:r>
          </w:p>
          <w:p w:rsidR="0010450E" w:rsidRDefault="006034ED" w:rsidP="006F3B12">
            <w:pPr>
              <w:pStyle w:val="ListParagraph1"/>
              <w:numPr>
                <w:ilvl w:val="0"/>
                <w:numId w:val="5"/>
              </w:numPr>
              <w:ind w:left="371"/>
              <w:jc w:val="both"/>
              <w:rPr>
                <w:sz w:val="20"/>
              </w:rPr>
            </w:pPr>
            <w:r w:rsidRPr="00744D4F">
              <w:rPr>
                <w:sz w:val="20"/>
              </w:rPr>
              <w:t xml:space="preserve">El sistema </w:t>
            </w:r>
            <w:r w:rsidR="0010450E">
              <w:rPr>
                <w:sz w:val="20"/>
              </w:rPr>
              <w:t>realiza el CUM-002 Sincronizar datos.</w:t>
            </w:r>
          </w:p>
          <w:p w:rsidR="006C1276" w:rsidRPr="006C1276" w:rsidRDefault="006C1276" w:rsidP="006C1276">
            <w:pPr>
              <w:pStyle w:val="ListParagraph1"/>
              <w:numPr>
                <w:ilvl w:val="0"/>
                <w:numId w:val="5"/>
              </w:numPr>
              <w:ind w:left="371"/>
              <w:jc w:val="both"/>
              <w:rPr>
                <w:sz w:val="20"/>
              </w:rPr>
            </w:pPr>
            <w:r>
              <w:rPr>
                <w:sz w:val="20"/>
              </w:rPr>
              <w:t>El sistema realiza el CUM-00</w:t>
            </w:r>
            <w:r w:rsidR="00397DA7">
              <w:rPr>
                <w:sz w:val="20"/>
              </w:rPr>
              <w:t>9</w:t>
            </w:r>
            <w:r>
              <w:rPr>
                <w:sz w:val="20"/>
              </w:rPr>
              <w:t xml:space="preserve"> Enviar métricas</w:t>
            </w:r>
            <w:r w:rsidR="00AF3388">
              <w:rPr>
                <w:sz w:val="20"/>
              </w:rPr>
              <w:t>: Google Analytics y registro de Log.</w:t>
            </w:r>
          </w:p>
          <w:p w:rsidR="009422A3" w:rsidRPr="00744D4F" w:rsidRDefault="00CE3796" w:rsidP="00744D4F">
            <w:pPr>
              <w:pStyle w:val="ListParagraph1"/>
              <w:numPr>
                <w:ilvl w:val="0"/>
                <w:numId w:val="5"/>
              </w:numPr>
              <w:ind w:left="371"/>
              <w:jc w:val="both"/>
              <w:rPr>
                <w:sz w:val="20"/>
              </w:rPr>
            </w:pPr>
            <w:r>
              <w:rPr>
                <w:sz w:val="20"/>
              </w:rPr>
              <w:t xml:space="preserve">El sistema </w:t>
            </w:r>
            <w:r w:rsidR="006034ED" w:rsidRPr="00744D4F">
              <w:rPr>
                <w:sz w:val="20"/>
              </w:rPr>
              <w:t>muestra la pantalla principal</w:t>
            </w:r>
            <w:r w:rsidR="006F3B12">
              <w:rPr>
                <w:sz w:val="20"/>
              </w:rPr>
              <w:t xml:space="preserve"> con el contenido al que tiene permisos según su rol</w:t>
            </w:r>
            <w:r w:rsidR="006F3B12" w:rsidRPr="00744D4F">
              <w:rPr>
                <w:sz w:val="20"/>
              </w:rPr>
              <w:t>.</w:t>
            </w:r>
          </w:p>
        </w:tc>
      </w:tr>
      <w:tr w:rsidR="009422A3" w:rsidTr="00744D4F">
        <w:trPr>
          <w:jc w:val="center"/>
        </w:trPr>
        <w:tc>
          <w:tcPr>
            <w:tcW w:w="9412" w:type="dxa"/>
            <w:gridSpan w:val="2"/>
            <w:tcBorders>
              <w:bottom w:val="single" w:sz="4" w:space="0" w:color="auto"/>
            </w:tcBorders>
            <w:shd w:val="clear" w:color="auto" w:fill="E0E0E0"/>
          </w:tcPr>
          <w:p w:rsidR="009422A3" w:rsidRDefault="006034ED">
            <w:pPr>
              <w:ind w:left="708" w:hanging="708"/>
            </w:pPr>
            <w:r>
              <w:t>Subflujos</w:t>
            </w:r>
          </w:p>
        </w:tc>
      </w:tr>
      <w:tr w:rsidR="009422A3" w:rsidTr="00744D4F">
        <w:trPr>
          <w:jc w:val="center"/>
        </w:trPr>
        <w:tc>
          <w:tcPr>
            <w:tcW w:w="9412" w:type="dxa"/>
            <w:gridSpan w:val="2"/>
          </w:tcPr>
          <w:p w:rsidR="009422A3" w:rsidRDefault="006F3B12" w:rsidP="00145E1F">
            <w:pPr>
              <w:pStyle w:val="ListParagraph1"/>
              <w:numPr>
                <w:ilvl w:val="0"/>
                <w:numId w:val="74"/>
              </w:numPr>
              <w:jc w:val="both"/>
              <w:rPr>
                <w:sz w:val="20"/>
              </w:rPr>
            </w:pPr>
            <w:r>
              <w:rPr>
                <w:sz w:val="20"/>
              </w:rPr>
              <w:t>El usuario abre el aplicativo una vez subsiguiente al primer ingreso y no ha cerrado su sesión previamente.</w:t>
            </w:r>
          </w:p>
          <w:p w:rsidR="00CE3796" w:rsidRDefault="00CE3796" w:rsidP="00145E1F">
            <w:pPr>
              <w:pStyle w:val="ListParagraph1"/>
              <w:numPr>
                <w:ilvl w:val="0"/>
                <w:numId w:val="74"/>
              </w:numPr>
              <w:jc w:val="both"/>
              <w:rPr>
                <w:sz w:val="20"/>
              </w:rPr>
            </w:pPr>
            <w:r w:rsidRPr="00744D4F">
              <w:rPr>
                <w:sz w:val="20"/>
              </w:rPr>
              <w:t xml:space="preserve">El sistema realiza </w:t>
            </w:r>
            <w:r>
              <w:rPr>
                <w:sz w:val="20"/>
              </w:rPr>
              <w:t>el CUM-002 Sincronizar datos.</w:t>
            </w:r>
          </w:p>
          <w:p w:rsidR="006C1276" w:rsidRPr="006C1276" w:rsidRDefault="006C1276" w:rsidP="00145E1F">
            <w:pPr>
              <w:pStyle w:val="ListParagraph1"/>
              <w:numPr>
                <w:ilvl w:val="0"/>
                <w:numId w:val="74"/>
              </w:numPr>
              <w:jc w:val="both"/>
              <w:rPr>
                <w:sz w:val="20"/>
              </w:rPr>
            </w:pPr>
            <w:r>
              <w:rPr>
                <w:sz w:val="20"/>
              </w:rPr>
              <w:t>El sistema realiza el CUM-00</w:t>
            </w:r>
            <w:r w:rsidR="00397DA7">
              <w:rPr>
                <w:sz w:val="20"/>
              </w:rPr>
              <w:t>9</w:t>
            </w:r>
            <w:r>
              <w:rPr>
                <w:sz w:val="20"/>
              </w:rPr>
              <w:t xml:space="preserve"> Enviar métricas.</w:t>
            </w:r>
          </w:p>
          <w:p w:rsidR="006F3B12" w:rsidRPr="00744D4F" w:rsidRDefault="00CE3796" w:rsidP="00744D4F">
            <w:pPr>
              <w:pStyle w:val="ListParagraph1"/>
              <w:numPr>
                <w:ilvl w:val="0"/>
                <w:numId w:val="74"/>
              </w:numPr>
              <w:jc w:val="both"/>
              <w:rPr>
                <w:sz w:val="20"/>
              </w:rPr>
            </w:pPr>
            <w:r>
              <w:rPr>
                <w:sz w:val="20"/>
              </w:rPr>
              <w:t>El sistema muestra la pantalla principal con el contenido al que tiene permisos según su rol.</w:t>
            </w:r>
          </w:p>
        </w:tc>
      </w:tr>
      <w:tr w:rsidR="009422A3" w:rsidTr="00744D4F">
        <w:trPr>
          <w:jc w:val="center"/>
        </w:trPr>
        <w:tc>
          <w:tcPr>
            <w:tcW w:w="9412" w:type="dxa"/>
            <w:gridSpan w:val="2"/>
            <w:shd w:val="clear" w:color="auto" w:fill="E0E0E0"/>
          </w:tcPr>
          <w:p w:rsidR="009422A3" w:rsidRDefault="006034ED">
            <w:r>
              <w:t>Flujos alternos</w:t>
            </w:r>
          </w:p>
        </w:tc>
      </w:tr>
      <w:tr w:rsidR="009422A3" w:rsidTr="00744D4F">
        <w:trPr>
          <w:trHeight w:val="308"/>
          <w:jc w:val="center"/>
        </w:trPr>
        <w:tc>
          <w:tcPr>
            <w:tcW w:w="9412" w:type="dxa"/>
            <w:gridSpan w:val="2"/>
          </w:tcPr>
          <w:p w:rsidR="009422A3" w:rsidRPr="00744D4F" w:rsidRDefault="006034ED">
            <w:pPr>
              <w:jc w:val="both"/>
              <w:rPr>
                <w:sz w:val="20"/>
              </w:rPr>
            </w:pPr>
            <w:r w:rsidRPr="00744D4F">
              <w:rPr>
                <w:sz w:val="20"/>
              </w:rPr>
              <w:t xml:space="preserve">Flujo alterno 1: </w:t>
            </w:r>
            <w:r w:rsidR="0010450E" w:rsidRPr="00744D4F">
              <w:rPr>
                <w:sz w:val="20"/>
              </w:rPr>
              <w:t xml:space="preserve">Paso 2 del Flujo básico </w:t>
            </w:r>
            <w:r w:rsidR="0010450E">
              <w:rPr>
                <w:sz w:val="20"/>
              </w:rPr>
              <w:t>(Usuario</w:t>
            </w:r>
            <w:r w:rsidR="0010450E" w:rsidRPr="00744D4F">
              <w:rPr>
                <w:sz w:val="20"/>
              </w:rPr>
              <w:t xml:space="preserve">, contraseña </w:t>
            </w:r>
            <w:r w:rsidR="0010450E">
              <w:rPr>
                <w:sz w:val="20"/>
              </w:rPr>
              <w:t>o</w:t>
            </w:r>
            <w:r w:rsidRPr="00744D4F">
              <w:rPr>
                <w:sz w:val="20"/>
              </w:rPr>
              <w:t xml:space="preserve"> país</w:t>
            </w:r>
            <w:r w:rsidR="0010450E">
              <w:rPr>
                <w:sz w:val="20"/>
              </w:rPr>
              <w:t xml:space="preserve"> incorrectos)</w:t>
            </w:r>
          </w:p>
          <w:p w:rsidR="009422A3" w:rsidRPr="00744D4F" w:rsidRDefault="006034ED" w:rsidP="006034ED">
            <w:pPr>
              <w:pStyle w:val="ListParagraph1"/>
              <w:numPr>
                <w:ilvl w:val="0"/>
                <w:numId w:val="6"/>
              </w:numPr>
              <w:ind w:left="371"/>
              <w:jc w:val="both"/>
            </w:pPr>
            <w:r w:rsidRPr="00744D4F">
              <w:rPr>
                <w:sz w:val="20"/>
              </w:rPr>
              <w:t>El usuario ingresa</w:t>
            </w:r>
            <w:r w:rsidR="0010450E" w:rsidRPr="00744D4F">
              <w:rPr>
                <w:sz w:val="20"/>
              </w:rPr>
              <w:t xml:space="preserve"> </w:t>
            </w:r>
            <w:r w:rsidR="0010450E">
              <w:rPr>
                <w:sz w:val="20"/>
              </w:rPr>
              <w:t>su</w:t>
            </w:r>
            <w:r>
              <w:rPr>
                <w:sz w:val="20"/>
              </w:rPr>
              <w:t xml:space="preserve"> </w:t>
            </w:r>
            <w:r w:rsidRPr="00744D4F">
              <w:rPr>
                <w:sz w:val="20"/>
              </w:rPr>
              <w:t>usuario, contraseña o país incorrectos</w:t>
            </w:r>
            <w:r w:rsidR="0010450E">
              <w:rPr>
                <w:sz w:val="20"/>
              </w:rPr>
              <w:t xml:space="preserve"> y selecciona la opción ingresar</w:t>
            </w:r>
            <w:r w:rsidRPr="00744D4F">
              <w:rPr>
                <w:sz w:val="20"/>
              </w:rPr>
              <w:t>.</w:t>
            </w:r>
          </w:p>
          <w:p w:rsidR="009422A3" w:rsidRPr="00744D4F" w:rsidRDefault="006034ED" w:rsidP="006034ED">
            <w:pPr>
              <w:pStyle w:val="ListParagraph11"/>
              <w:numPr>
                <w:ilvl w:val="0"/>
                <w:numId w:val="6"/>
              </w:numPr>
              <w:ind w:left="371"/>
              <w:jc w:val="both"/>
              <w:rPr>
                <w:sz w:val="20"/>
              </w:rPr>
            </w:pPr>
            <w:r w:rsidRPr="00744D4F">
              <w:rPr>
                <w:sz w:val="20"/>
              </w:rPr>
              <w:t>El sistema procede con la autenticación del usuario.</w:t>
            </w:r>
          </w:p>
          <w:p w:rsidR="009422A3" w:rsidRPr="00744D4F" w:rsidRDefault="006034ED" w:rsidP="006034ED">
            <w:pPr>
              <w:pStyle w:val="ListParagraph1"/>
              <w:numPr>
                <w:ilvl w:val="0"/>
                <w:numId w:val="6"/>
              </w:numPr>
              <w:ind w:left="371"/>
              <w:jc w:val="both"/>
            </w:pPr>
            <w:r w:rsidRPr="00744D4F">
              <w:rPr>
                <w:sz w:val="20"/>
              </w:rPr>
              <w:lastRenderedPageBreak/>
              <w:t>El sistema muestra un mensaje de usuario, contraseña o país incorrectos.</w:t>
            </w:r>
          </w:p>
          <w:p w:rsidR="009422A3" w:rsidRPr="00744D4F" w:rsidRDefault="006034ED">
            <w:pPr>
              <w:jc w:val="both"/>
              <w:rPr>
                <w:sz w:val="20"/>
              </w:rPr>
            </w:pPr>
            <w:r w:rsidRPr="00744D4F">
              <w:rPr>
                <w:sz w:val="20"/>
              </w:rPr>
              <w:t>Flujo alterno 2:</w:t>
            </w:r>
            <w:r w:rsidR="0010450E" w:rsidRPr="00744D4F">
              <w:rPr>
                <w:sz w:val="20"/>
              </w:rPr>
              <w:t xml:space="preserve"> </w:t>
            </w:r>
            <w:proofErr w:type="gramStart"/>
            <w:r w:rsidR="0010450E" w:rsidRPr="00744D4F">
              <w:rPr>
                <w:sz w:val="20"/>
              </w:rPr>
              <w:t>Paso</w:t>
            </w:r>
            <w:proofErr w:type="gramEnd"/>
            <w:r w:rsidR="0010450E" w:rsidRPr="00744D4F">
              <w:rPr>
                <w:sz w:val="20"/>
              </w:rPr>
              <w:t xml:space="preserve"> 2 del Flujo básico </w:t>
            </w:r>
            <w:r w:rsidR="0010450E">
              <w:rPr>
                <w:sz w:val="20"/>
              </w:rPr>
              <w:t>(Usuario</w:t>
            </w:r>
            <w:r w:rsidR="0010450E" w:rsidRPr="00744D4F">
              <w:rPr>
                <w:sz w:val="20"/>
              </w:rPr>
              <w:t xml:space="preserve">, contraseña </w:t>
            </w:r>
            <w:r w:rsidR="0010450E">
              <w:rPr>
                <w:sz w:val="20"/>
              </w:rPr>
              <w:t>o</w:t>
            </w:r>
            <w:r w:rsidR="0010450E" w:rsidRPr="00744D4F">
              <w:rPr>
                <w:sz w:val="20"/>
              </w:rPr>
              <w:t xml:space="preserve"> país</w:t>
            </w:r>
            <w:r w:rsidR="0010450E">
              <w:rPr>
                <w:sz w:val="20"/>
              </w:rPr>
              <w:t xml:space="preserve"> vacios</w:t>
            </w:r>
            <w:r>
              <w:rPr>
                <w:sz w:val="20"/>
              </w:rPr>
              <w:t>).</w:t>
            </w:r>
          </w:p>
          <w:p w:rsidR="009422A3" w:rsidRPr="00744D4F" w:rsidRDefault="006034ED" w:rsidP="006034ED">
            <w:pPr>
              <w:pStyle w:val="ListParagraph1"/>
              <w:numPr>
                <w:ilvl w:val="0"/>
                <w:numId w:val="7"/>
              </w:numPr>
              <w:jc w:val="both"/>
            </w:pPr>
            <w:r w:rsidRPr="00744D4F">
              <w:rPr>
                <w:sz w:val="20"/>
              </w:rPr>
              <w:t>El usuario no ingresa datos de usuario, contraseña o país.</w:t>
            </w:r>
          </w:p>
          <w:p w:rsidR="009422A3" w:rsidRPr="00744D4F" w:rsidRDefault="006034ED" w:rsidP="006034ED">
            <w:pPr>
              <w:pStyle w:val="ListParagraph11"/>
              <w:numPr>
                <w:ilvl w:val="0"/>
                <w:numId w:val="7"/>
              </w:numPr>
              <w:jc w:val="both"/>
            </w:pPr>
            <w:r w:rsidRPr="00744D4F">
              <w:rPr>
                <w:sz w:val="20"/>
              </w:rPr>
              <w:t>El sistema procede con la autenticación del usuario.</w:t>
            </w:r>
          </w:p>
          <w:p w:rsidR="009422A3" w:rsidRPr="00744D4F" w:rsidRDefault="006034ED" w:rsidP="006034ED">
            <w:pPr>
              <w:pStyle w:val="ListParagraph1"/>
              <w:numPr>
                <w:ilvl w:val="0"/>
                <w:numId w:val="7"/>
              </w:numPr>
              <w:jc w:val="both"/>
            </w:pPr>
            <w:r w:rsidRPr="00744D4F">
              <w:rPr>
                <w:sz w:val="20"/>
              </w:rPr>
              <w:t xml:space="preserve">El sistema muestra </w:t>
            </w:r>
            <w:r>
              <w:rPr>
                <w:sz w:val="20"/>
              </w:rPr>
              <w:t>un me</w:t>
            </w:r>
            <w:r w:rsidR="0010450E">
              <w:rPr>
                <w:sz w:val="20"/>
              </w:rPr>
              <w:t>nsaje</w:t>
            </w:r>
            <w:r w:rsidR="0010450E" w:rsidRPr="00744D4F">
              <w:rPr>
                <w:sz w:val="20"/>
              </w:rPr>
              <w:t xml:space="preserve"> solicitando al usuario el</w:t>
            </w:r>
            <w:r w:rsidRPr="00744D4F">
              <w:rPr>
                <w:sz w:val="20"/>
              </w:rPr>
              <w:t xml:space="preserve"> ingreso de usuario, contraseña y país.</w:t>
            </w:r>
          </w:p>
        </w:tc>
      </w:tr>
      <w:tr w:rsidR="009422A3" w:rsidTr="00744D4F">
        <w:trPr>
          <w:trHeight w:val="135"/>
          <w:jc w:val="center"/>
        </w:trPr>
        <w:tc>
          <w:tcPr>
            <w:tcW w:w="9412" w:type="dxa"/>
            <w:gridSpan w:val="2"/>
            <w:shd w:val="clear" w:color="auto" w:fill="E0E0E0"/>
          </w:tcPr>
          <w:p w:rsidR="009422A3" w:rsidRDefault="006034ED">
            <w:r>
              <w:lastRenderedPageBreak/>
              <w:t>Postcondiciones</w:t>
            </w:r>
          </w:p>
        </w:tc>
      </w:tr>
      <w:tr w:rsidR="009422A3" w:rsidTr="00744D4F">
        <w:trPr>
          <w:trHeight w:val="135"/>
          <w:jc w:val="center"/>
        </w:trPr>
        <w:tc>
          <w:tcPr>
            <w:tcW w:w="9412" w:type="dxa"/>
            <w:gridSpan w:val="2"/>
          </w:tcPr>
          <w:p w:rsidR="009422A3" w:rsidRPr="00744D4F" w:rsidRDefault="006034ED" w:rsidP="006034ED">
            <w:pPr>
              <w:pStyle w:val="ListParagraph1"/>
              <w:numPr>
                <w:ilvl w:val="0"/>
                <w:numId w:val="8"/>
              </w:numPr>
              <w:jc w:val="both"/>
              <w:rPr>
                <w:sz w:val="20"/>
              </w:rPr>
            </w:pPr>
            <w:r w:rsidRPr="00744D4F">
              <w:rPr>
                <w:sz w:val="20"/>
              </w:rPr>
              <w:t>El usuario ha ingresado al sistema con sus credenciales. Las siguientes veces</w:t>
            </w:r>
            <w:r w:rsidR="00867D8D" w:rsidRPr="00744D4F">
              <w:rPr>
                <w:sz w:val="20"/>
              </w:rPr>
              <w:t xml:space="preserve"> </w:t>
            </w:r>
            <w:r w:rsidR="00867D8D">
              <w:rPr>
                <w:sz w:val="20"/>
              </w:rPr>
              <w:t xml:space="preserve">que el usuario abra </w:t>
            </w:r>
            <w:r w:rsidR="00867D8D" w:rsidRPr="00744D4F">
              <w:rPr>
                <w:sz w:val="20"/>
              </w:rPr>
              <w:t>el aplicativo</w:t>
            </w:r>
            <w:r w:rsidR="00867D8D">
              <w:rPr>
                <w:sz w:val="20"/>
              </w:rPr>
              <w:t>,</w:t>
            </w:r>
            <w:r w:rsidR="00867D8D" w:rsidRPr="00744D4F">
              <w:rPr>
                <w:sz w:val="20"/>
              </w:rPr>
              <w:t xml:space="preserve"> </w:t>
            </w:r>
            <w:r w:rsidRPr="00744D4F">
              <w:rPr>
                <w:sz w:val="20"/>
              </w:rPr>
              <w:t>no</w:t>
            </w:r>
            <w:r w:rsidR="00867D8D" w:rsidRPr="00744D4F">
              <w:rPr>
                <w:sz w:val="20"/>
              </w:rPr>
              <w:t xml:space="preserve"> </w:t>
            </w:r>
            <w:r w:rsidR="00867D8D">
              <w:rPr>
                <w:sz w:val="20"/>
              </w:rPr>
              <w:t>se</w:t>
            </w:r>
            <w:r>
              <w:rPr>
                <w:sz w:val="20"/>
              </w:rPr>
              <w:t xml:space="preserve"> </w:t>
            </w:r>
            <w:r w:rsidRPr="00744D4F">
              <w:rPr>
                <w:sz w:val="20"/>
              </w:rPr>
              <w:t>solicitará las credenciales</w:t>
            </w:r>
            <w:r w:rsidR="00867D8D">
              <w:rPr>
                <w:sz w:val="20"/>
              </w:rPr>
              <w:t>, es decir, la sesión no vence</w:t>
            </w:r>
            <w:r w:rsidRPr="00744D4F">
              <w:rPr>
                <w:sz w:val="20"/>
              </w:rPr>
              <w:t>.</w:t>
            </w:r>
          </w:p>
          <w:p w:rsidR="009422A3" w:rsidRPr="00744D4F" w:rsidRDefault="006034ED" w:rsidP="00D67978">
            <w:pPr>
              <w:pStyle w:val="ListParagraph1"/>
              <w:numPr>
                <w:ilvl w:val="0"/>
                <w:numId w:val="8"/>
              </w:numPr>
              <w:jc w:val="both"/>
              <w:rPr>
                <w:sz w:val="20"/>
              </w:rPr>
            </w:pPr>
            <w:r w:rsidRPr="00744D4F">
              <w:rPr>
                <w:sz w:val="20"/>
              </w:rPr>
              <w:t xml:space="preserve">El sistema ha cargado los datos </w:t>
            </w:r>
            <w:r>
              <w:rPr>
                <w:sz w:val="20"/>
              </w:rPr>
              <w:t>de</w:t>
            </w:r>
            <w:r w:rsidR="00997078">
              <w:rPr>
                <w:sz w:val="20"/>
              </w:rPr>
              <w:t>l</w:t>
            </w:r>
            <w:r w:rsidRPr="00744D4F">
              <w:rPr>
                <w:sz w:val="20"/>
              </w:rPr>
              <w:t xml:space="preserve"> usuario (incluido</w:t>
            </w:r>
            <w:r w:rsidR="00997078" w:rsidRPr="00744D4F">
              <w:rPr>
                <w:sz w:val="20"/>
              </w:rPr>
              <w:t xml:space="preserve"> </w:t>
            </w:r>
            <w:r w:rsidR="00997078">
              <w:rPr>
                <w:sz w:val="20"/>
              </w:rPr>
              <w:t>su</w:t>
            </w:r>
            <w:r>
              <w:rPr>
                <w:sz w:val="20"/>
              </w:rPr>
              <w:t xml:space="preserve"> </w:t>
            </w:r>
            <w:r w:rsidRPr="00744D4F">
              <w:rPr>
                <w:sz w:val="20"/>
              </w:rPr>
              <w:t>rol</w:t>
            </w:r>
            <w:r>
              <w:rPr>
                <w:sz w:val="20"/>
              </w:rPr>
              <w:t>)</w:t>
            </w:r>
            <w:r w:rsidR="00997078">
              <w:rPr>
                <w:sz w:val="20"/>
              </w:rPr>
              <w:t xml:space="preserve"> y carga e</w:t>
            </w:r>
            <w:r>
              <w:rPr>
                <w:sz w:val="20"/>
              </w:rPr>
              <w:t>l</w:t>
            </w:r>
            <w:r w:rsidRPr="00744D4F">
              <w:rPr>
                <w:sz w:val="20"/>
              </w:rPr>
              <w:t xml:space="preserve"> contenido al cual puede acceder el usuario</w:t>
            </w:r>
            <w:r w:rsidR="00D67978" w:rsidRPr="00744D4F">
              <w:rPr>
                <w:sz w:val="20"/>
              </w:rPr>
              <w:t>.</w:t>
            </w:r>
          </w:p>
        </w:tc>
      </w:tr>
      <w:tr w:rsidR="009422A3" w:rsidTr="00744D4F">
        <w:trPr>
          <w:jc w:val="center"/>
        </w:trPr>
        <w:tc>
          <w:tcPr>
            <w:tcW w:w="9412" w:type="dxa"/>
            <w:gridSpan w:val="2"/>
            <w:tcBorders>
              <w:bottom w:val="single" w:sz="4" w:space="0" w:color="auto"/>
            </w:tcBorders>
            <w:shd w:val="clear" w:color="auto" w:fill="E0E0E0"/>
          </w:tcPr>
          <w:p w:rsidR="009422A3" w:rsidRPr="00744D4F" w:rsidRDefault="006034ED">
            <w:r w:rsidRPr="00744D4F">
              <w:t>Puntos de extensión (extend) o de inclusión (include)</w:t>
            </w:r>
          </w:p>
        </w:tc>
      </w:tr>
      <w:tr w:rsidR="009422A3" w:rsidTr="00744D4F">
        <w:trPr>
          <w:jc w:val="center"/>
        </w:trPr>
        <w:tc>
          <w:tcPr>
            <w:tcW w:w="9412" w:type="dxa"/>
            <w:gridSpan w:val="2"/>
          </w:tcPr>
          <w:p w:rsidR="0010450E" w:rsidRDefault="0010450E">
            <w:pPr>
              <w:jc w:val="both"/>
              <w:rPr>
                <w:sz w:val="20"/>
              </w:rPr>
            </w:pPr>
            <w:r w:rsidRPr="00744D4F">
              <w:rPr>
                <w:sz w:val="20"/>
              </w:rPr>
              <w:t>CUM-</w:t>
            </w:r>
            <w:r>
              <w:rPr>
                <w:sz w:val="20"/>
              </w:rPr>
              <w:t>002: Sincronizar datos</w:t>
            </w:r>
          </w:p>
          <w:p w:rsidR="009422A3" w:rsidRPr="00744D4F" w:rsidRDefault="00397DA7">
            <w:pPr>
              <w:jc w:val="both"/>
              <w:rPr>
                <w:sz w:val="20"/>
              </w:rPr>
            </w:pPr>
            <w:r>
              <w:rPr>
                <w:sz w:val="20"/>
              </w:rPr>
              <w:t>CUM-009</w:t>
            </w:r>
            <w:r w:rsidR="000E70F7">
              <w:rPr>
                <w:sz w:val="20"/>
              </w:rPr>
              <w:t>:</w:t>
            </w:r>
            <w:r w:rsidR="006034ED" w:rsidRPr="00744D4F">
              <w:rPr>
                <w:sz w:val="20"/>
              </w:rPr>
              <w:t xml:space="preserve"> Enviar métricas</w:t>
            </w:r>
          </w:p>
        </w:tc>
      </w:tr>
      <w:tr w:rsidR="009422A3" w:rsidTr="00744D4F">
        <w:trPr>
          <w:jc w:val="center"/>
        </w:trPr>
        <w:tc>
          <w:tcPr>
            <w:tcW w:w="9412" w:type="dxa"/>
            <w:gridSpan w:val="2"/>
            <w:shd w:val="clear" w:color="auto" w:fill="E0E0E0"/>
          </w:tcPr>
          <w:p w:rsidR="009422A3" w:rsidRDefault="006034ED">
            <w:r>
              <w:t>Observaciones</w:t>
            </w:r>
          </w:p>
        </w:tc>
      </w:tr>
      <w:tr w:rsidR="009422A3" w:rsidTr="00744D4F">
        <w:trPr>
          <w:jc w:val="center"/>
        </w:trPr>
        <w:tc>
          <w:tcPr>
            <w:tcW w:w="9412" w:type="dxa"/>
            <w:gridSpan w:val="2"/>
            <w:shd w:val="clear" w:color="auto" w:fill="FFFFFF"/>
          </w:tcPr>
          <w:p w:rsidR="009422A3" w:rsidRDefault="006034ED" w:rsidP="006034ED">
            <w:pPr>
              <w:numPr>
                <w:ilvl w:val="0"/>
                <w:numId w:val="9"/>
              </w:numPr>
              <w:contextualSpacing/>
              <w:jc w:val="both"/>
              <w:rPr>
                <w:rFonts w:cs="Arial"/>
                <w:color w:val="000000"/>
                <w:sz w:val="20"/>
              </w:rPr>
            </w:pPr>
            <w:r w:rsidRPr="00744D4F">
              <w:rPr>
                <w:sz w:val="20"/>
              </w:rPr>
              <w:t xml:space="preserve">Dependiendo del Rol del Usuario, </w:t>
            </w:r>
            <w:r w:rsidR="000E76D7" w:rsidRPr="00744D4F">
              <w:rPr>
                <w:sz w:val="20"/>
              </w:rPr>
              <w:t xml:space="preserve">este visualizará contenido </w:t>
            </w:r>
            <w:r w:rsidR="000E76D7">
              <w:rPr>
                <w:sz w:val="20"/>
              </w:rPr>
              <w:t>al cual tenga acceso, según lo configurado en el Administrador Web</w:t>
            </w:r>
            <w:r>
              <w:rPr>
                <w:sz w:val="20"/>
              </w:rPr>
              <w:t>.</w:t>
            </w:r>
            <w:r w:rsidRPr="00744D4F">
              <w:rPr>
                <w:sz w:val="20"/>
              </w:rPr>
              <w:t xml:space="preserve"> </w:t>
            </w:r>
            <w:r>
              <w:rPr>
                <w:sz w:val="20"/>
              </w:rPr>
              <w:t xml:space="preserve">Los roles de usuario </w:t>
            </w:r>
            <w:r w:rsidR="000E76D7">
              <w:rPr>
                <w:sz w:val="20"/>
              </w:rPr>
              <w:t>son</w:t>
            </w:r>
            <w:r>
              <w:rPr>
                <w:sz w:val="20"/>
              </w:rPr>
              <w:t>:</w:t>
            </w:r>
          </w:p>
          <w:p w:rsidR="009422A3" w:rsidRPr="00744D4F" w:rsidRDefault="000E70F7" w:rsidP="00744D4F">
            <w:pPr>
              <w:numPr>
                <w:ilvl w:val="0"/>
                <w:numId w:val="10"/>
              </w:numPr>
              <w:spacing w:after="0" w:line="240" w:lineRule="auto"/>
              <w:ind w:left="714" w:hanging="357"/>
              <w:contextualSpacing/>
              <w:jc w:val="both"/>
              <w:rPr>
                <w:color w:val="000000"/>
                <w:sz w:val="20"/>
              </w:rPr>
            </w:pPr>
            <w:r w:rsidRPr="000E70F7">
              <w:rPr>
                <w:rFonts w:cs="Arial"/>
                <w:color w:val="000000"/>
                <w:sz w:val="20"/>
              </w:rPr>
              <w:t xml:space="preserve">FFVV: </w:t>
            </w:r>
            <w:r w:rsidR="006034ED" w:rsidRPr="000E70F7">
              <w:rPr>
                <w:rFonts w:cs="Arial"/>
                <w:color w:val="000000"/>
                <w:sz w:val="20"/>
              </w:rPr>
              <w:t xml:space="preserve">Consultora, </w:t>
            </w:r>
            <w:r w:rsidRPr="000E70F7">
              <w:rPr>
                <w:rFonts w:cs="Arial"/>
                <w:color w:val="000000"/>
                <w:sz w:val="20"/>
              </w:rPr>
              <w:t>Aspirante,</w:t>
            </w:r>
            <w:r>
              <w:rPr>
                <w:rFonts w:cs="Arial"/>
                <w:color w:val="000000"/>
                <w:sz w:val="20"/>
              </w:rPr>
              <w:t xml:space="preserve"> Estrella y</w:t>
            </w:r>
            <w:r w:rsidRPr="00744D4F">
              <w:rPr>
                <w:color w:val="000000"/>
                <w:sz w:val="20"/>
              </w:rPr>
              <w:t xml:space="preserve"> </w:t>
            </w:r>
            <w:r w:rsidR="006034ED" w:rsidRPr="00744D4F">
              <w:rPr>
                <w:color w:val="000000"/>
                <w:sz w:val="20"/>
              </w:rPr>
              <w:t xml:space="preserve">Directora. Estos vienen de la extranet. </w:t>
            </w:r>
          </w:p>
          <w:p w:rsidR="009422A3" w:rsidRPr="00744D4F" w:rsidRDefault="006034ED" w:rsidP="00744D4F">
            <w:pPr>
              <w:numPr>
                <w:ilvl w:val="0"/>
                <w:numId w:val="10"/>
              </w:numPr>
              <w:spacing w:line="240" w:lineRule="auto"/>
              <w:ind w:left="714" w:hanging="357"/>
              <w:jc w:val="both"/>
              <w:rPr>
                <w:sz w:val="20"/>
              </w:rPr>
            </w:pPr>
            <w:r w:rsidRPr="00744D4F">
              <w:rPr>
                <w:sz w:val="20"/>
              </w:rPr>
              <w:t>STAFF: S</w:t>
            </w:r>
            <w:r w:rsidRPr="00744D4F">
              <w:rPr>
                <w:color w:val="000000"/>
                <w:sz w:val="20"/>
              </w:rPr>
              <w:t xml:space="preserve">i al ingresar al aplicativo móvil, se identifica que es un usuario que está en el Active </w:t>
            </w:r>
            <w:proofErr w:type="spellStart"/>
            <w:r w:rsidRPr="00744D4F">
              <w:rPr>
                <w:color w:val="000000"/>
                <w:sz w:val="20"/>
              </w:rPr>
              <w:t>Directory</w:t>
            </w:r>
            <w:proofErr w:type="spellEnd"/>
            <w:r w:rsidRPr="00744D4F">
              <w:rPr>
                <w:color w:val="000000"/>
                <w:sz w:val="20"/>
              </w:rPr>
              <w:t xml:space="preserve"> de Yanbal.</w:t>
            </w:r>
          </w:p>
          <w:p w:rsidR="00867D8D" w:rsidRPr="00744D4F" w:rsidRDefault="006034ED" w:rsidP="006034ED">
            <w:pPr>
              <w:numPr>
                <w:ilvl w:val="0"/>
                <w:numId w:val="11"/>
              </w:numPr>
              <w:jc w:val="both"/>
              <w:rPr>
                <w:sz w:val="20"/>
              </w:rPr>
            </w:pPr>
            <w:r w:rsidRPr="00744D4F">
              <w:rPr>
                <w:sz w:val="20"/>
              </w:rPr>
              <w:t xml:space="preserve">El servicio que se usará para autenticar </w:t>
            </w:r>
            <w:r w:rsidR="000E76D7">
              <w:rPr>
                <w:sz w:val="20"/>
              </w:rPr>
              <w:t xml:space="preserve">al </w:t>
            </w:r>
            <w:r w:rsidRPr="00744D4F">
              <w:rPr>
                <w:sz w:val="20"/>
              </w:rPr>
              <w:t>usuario realizará internamente la separación de STAFF y FFVV. No es necesario indicar el tipo de rol en el login.</w:t>
            </w:r>
          </w:p>
          <w:p w:rsidR="00867D8D" w:rsidRPr="00867D8D" w:rsidRDefault="00867D8D" w:rsidP="006034ED">
            <w:pPr>
              <w:numPr>
                <w:ilvl w:val="0"/>
                <w:numId w:val="11"/>
              </w:numPr>
              <w:jc w:val="both"/>
              <w:rPr>
                <w:sz w:val="20"/>
              </w:rPr>
            </w:pPr>
            <w:r w:rsidRPr="00744D4F">
              <w:rPr>
                <w:sz w:val="20"/>
              </w:rPr>
              <w:t xml:space="preserve">Si </w:t>
            </w:r>
            <w:r w:rsidRPr="00867D8D">
              <w:rPr>
                <w:sz w:val="20"/>
              </w:rPr>
              <w:t xml:space="preserve">se trata de un </w:t>
            </w:r>
            <w:r w:rsidRPr="00744D4F">
              <w:rPr>
                <w:sz w:val="20"/>
              </w:rPr>
              <w:t xml:space="preserve">usuario </w:t>
            </w:r>
            <w:r w:rsidRPr="00867D8D">
              <w:rPr>
                <w:sz w:val="20"/>
              </w:rPr>
              <w:t>Staff,</w:t>
            </w:r>
            <w:r>
              <w:rPr>
                <w:sz w:val="20"/>
              </w:rPr>
              <w:t xml:space="preserve"> e</w:t>
            </w:r>
            <w:r w:rsidRPr="00867D8D">
              <w:rPr>
                <w:sz w:val="20"/>
              </w:rPr>
              <w:t xml:space="preserve">l sistema valida contra </w:t>
            </w:r>
            <w:r w:rsidR="004560B6">
              <w:rPr>
                <w:sz w:val="20"/>
              </w:rPr>
              <w:t xml:space="preserve">el active </w:t>
            </w:r>
            <w:proofErr w:type="spellStart"/>
            <w:r w:rsidR="004560B6">
              <w:rPr>
                <w:sz w:val="20"/>
              </w:rPr>
              <w:t>directory</w:t>
            </w:r>
            <w:proofErr w:type="spellEnd"/>
            <w:r w:rsidR="004560B6">
              <w:rPr>
                <w:sz w:val="20"/>
              </w:rPr>
              <w:t xml:space="preserve"> </w:t>
            </w:r>
            <w:r w:rsidRPr="00867D8D">
              <w:rPr>
                <w:sz w:val="20"/>
              </w:rPr>
              <w:t>(esta validación se realiza internamente por el servicio web provisto por Yanbal).</w:t>
            </w:r>
          </w:p>
          <w:p w:rsidR="009422A3" w:rsidRPr="004560B6" w:rsidRDefault="006034ED" w:rsidP="006034ED">
            <w:pPr>
              <w:numPr>
                <w:ilvl w:val="0"/>
                <w:numId w:val="11"/>
              </w:numPr>
              <w:jc w:val="both"/>
              <w:rPr>
                <w:sz w:val="20"/>
              </w:rPr>
            </w:pPr>
            <w:r>
              <w:rPr>
                <w:rFonts w:cs="Arial"/>
                <w:color w:val="000000"/>
                <w:sz w:val="20"/>
              </w:rPr>
              <w:t xml:space="preserve">Si el usuario </w:t>
            </w:r>
            <w:r w:rsidR="000E76D7">
              <w:rPr>
                <w:rFonts w:cs="Arial"/>
                <w:color w:val="000000"/>
                <w:sz w:val="20"/>
              </w:rPr>
              <w:t>accede</w:t>
            </w:r>
            <w:r w:rsidRPr="00744D4F">
              <w:rPr>
                <w:color w:val="000000"/>
                <w:sz w:val="20"/>
              </w:rPr>
              <w:t xml:space="preserve"> a la con</w:t>
            </w:r>
            <w:r w:rsidR="000E76D7" w:rsidRPr="00744D4F">
              <w:rPr>
                <w:color w:val="000000"/>
                <w:sz w:val="20"/>
              </w:rPr>
              <w:t xml:space="preserve">figuración del sistema y </w:t>
            </w:r>
            <w:r w:rsidR="000E76D7">
              <w:rPr>
                <w:rFonts w:cs="Arial"/>
                <w:color w:val="000000"/>
                <w:sz w:val="20"/>
              </w:rPr>
              <w:t>borra</w:t>
            </w:r>
            <w:r w:rsidRPr="00744D4F">
              <w:rPr>
                <w:color w:val="000000"/>
                <w:sz w:val="20"/>
              </w:rPr>
              <w:t xml:space="preserve"> la cache y datos del aplicativo, entonces las credenciales se perderían y se pediría nuevamente el inicio de sesión.</w:t>
            </w:r>
            <w:r w:rsidR="000E76D7">
              <w:rPr>
                <w:rFonts w:cs="Arial"/>
                <w:color w:val="000000"/>
                <w:sz w:val="20"/>
              </w:rPr>
              <w:t xml:space="preserve"> El control sobre esto escapa los controles que pueden realizarse desde la aplicación.</w:t>
            </w:r>
          </w:p>
          <w:p w:rsidR="004560B6" w:rsidRPr="00744D4F" w:rsidRDefault="004560B6" w:rsidP="00D01801">
            <w:pPr>
              <w:numPr>
                <w:ilvl w:val="0"/>
                <w:numId w:val="11"/>
              </w:numPr>
              <w:jc w:val="both"/>
              <w:rPr>
                <w:sz w:val="20"/>
              </w:rPr>
            </w:pPr>
            <w:ins w:id="21" w:author="Albatrino Aza, Giuseppe Martin" w:date="2015-05-14T12:43:00Z">
              <w:r>
                <w:rPr>
                  <w:rFonts w:cs="Arial"/>
                  <w:color w:val="000000"/>
                  <w:sz w:val="20"/>
                </w:rPr>
                <w:t xml:space="preserve">Si el usuario que accede al aplicativo luego de un </w:t>
              </w:r>
              <w:proofErr w:type="spellStart"/>
              <w:r>
                <w:rPr>
                  <w:rFonts w:cs="Arial"/>
                  <w:color w:val="000000"/>
                  <w:sz w:val="20"/>
                </w:rPr>
                <w:t>deslogueo</w:t>
              </w:r>
              <w:proofErr w:type="spellEnd"/>
              <w:r>
                <w:rPr>
                  <w:rFonts w:cs="Arial"/>
                  <w:color w:val="000000"/>
                  <w:sz w:val="20"/>
                </w:rPr>
                <w:t xml:space="preserve"> es distinto al usuario que se ha </w:t>
              </w:r>
              <w:proofErr w:type="spellStart"/>
              <w:r>
                <w:rPr>
                  <w:rFonts w:cs="Arial"/>
                  <w:color w:val="000000"/>
                  <w:sz w:val="20"/>
                </w:rPr>
                <w:t>deslogueado</w:t>
              </w:r>
              <w:proofErr w:type="spellEnd"/>
              <w:r>
                <w:rPr>
                  <w:rFonts w:cs="Arial"/>
                  <w:color w:val="000000"/>
                  <w:sz w:val="20"/>
                </w:rPr>
                <w:t>, la aplicación debe eliminar todos los archivos.</w:t>
              </w:r>
            </w:ins>
          </w:p>
        </w:tc>
      </w:tr>
      <w:tr w:rsidR="009422A3" w:rsidTr="00744D4F">
        <w:trPr>
          <w:jc w:val="center"/>
        </w:trPr>
        <w:tc>
          <w:tcPr>
            <w:tcW w:w="9412" w:type="dxa"/>
            <w:gridSpan w:val="2"/>
            <w:shd w:val="clear" w:color="auto" w:fill="E0E0E0"/>
          </w:tcPr>
          <w:p w:rsidR="009422A3" w:rsidRDefault="006034ED">
            <w:r>
              <w:t>Pantallas asociadas</w:t>
            </w:r>
          </w:p>
        </w:tc>
      </w:tr>
      <w:tr w:rsidR="009422A3" w:rsidTr="00744D4F">
        <w:trPr>
          <w:jc w:val="center"/>
        </w:trPr>
        <w:tc>
          <w:tcPr>
            <w:tcW w:w="9412" w:type="dxa"/>
            <w:gridSpan w:val="2"/>
          </w:tcPr>
          <w:p w:rsidR="009422A3" w:rsidRPr="00191E06" w:rsidRDefault="006034ED">
            <w:pPr>
              <w:numPr>
                <w:ilvl w:val="0"/>
                <w:numId w:val="4"/>
              </w:numPr>
              <w:jc w:val="both"/>
              <w:rPr>
                <w:sz w:val="20"/>
              </w:rPr>
            </w:pPr>
            <w:r w:rsidRPr="00191E06">
              <w:rPr>
                <w:sz w:val="20"/>
              </w:rPr>
              <w:t>PM-001</w:t>
            </w:r>
          </w:p>
          <w:p w:rsidR="00191E06" w:rsidRPr="00191E06" w:rsidRDefault="00191E06">
            <w:pPr>
              <w:numPr>
                <w:ilvl w:val="0"/>
                <w:numId w:val="4"/>
              </w:numPr>
              <w:jc w:val="both"/>
              <w:rPr>
                <w:sz w:val="20"/>
              </w:rPr>
            </w:pPr>
            <w:r w:rsidRPr="00191E06">
              <w:rPr>
                <w:sz w:val="20"/>
              </w:rPr>
              <w:t>PM-002</w:t>
            </w:r>
          </w:p>
        </w:tc>
      </w:tr>
    </w:tbl>
    <w:p w:rsidR="009422A3" w:rsidRDefault="009422A3">
      <w:pPr>
        <w:jc w:val="center"/>
      </w:pPr>
    </w:p>
    <w:p w:rsidR="009422A3" w:rsidRDefault="009422A3">
      <w:pPr>
        <w:jc w:val="center"/>
      </w:pPr>
    </w:p>
    <w:p w:rsidR="009422A3" w:rsidRDefault="009B1314">
      <w:pPr>
        <w:jc w:val="center"/>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i1025" type="#_x0000_t75" style="width:197.2pt;height:397.55pt;visibility:visible;mso-wrap-style:square">
            <v:imagedata r:id="rId9" o:title="" croptop="16747f" cropbottom="13576f" cropleft="10907f" cropright="44790f"/>
          </v:shape>
        </w:pict>
      </w:r>
    </w:p>
    <w:p w:rsidR="00D67978" w:rsidRDefault="006034ED">
      <w:pPr>
        <w:jc w:val="center"/>
      </w:pPr>
      <w:r>
        <w:t>Wireframe PM-001</w:t>
      </w:r>
    </w:p>
    <w:p w:rsidR="00D67978" w:rsidRDefault="00D67978" w:rsidP="00D67978">
      <w:pPr>
        <w:jc w:val="center"/>
      </w:pPr>
      <w:r>
        <w:br w:type="page"/>
      </w:r>
      <w:r w:rsidR="009B1314">
        <w:lastRenderedPageBreak/>
        <w:pict>
          <v:shape id="Picture 2" o:spid="_x0000_i1026" type="#_x0000_t75" style="width:185.95pt;height:380.65pt;visibility:visible;mso-wrap-style:square">
            <v:imagedata r:id="rId9" o:title="" croptop="16899f" cropbottom="13689f" cropleft="21887f" cropright="33966f"/>
          </v:shape>
        </w:pict>
      </w:r>
    </w:p>
    <w:p w:rsidR="00D67978" w:rsidRPr="00744D4F" w:rsidRDefault="00D67978" w:rsidP="00D67978">
      <w:pPr>
        <w:jc w:val="center"/>
      </w:pPr>
      <w:r w:rsidRPr="00744D4F">
        <w:t xml:space="preserve">Wireframe PM-002 </w:t>
      </w:r>
    </w:p>
    <w:p w:rsidR="009422A3" w:rsidRDefault="009422A3">
      <w:pPr>
        <w:jc w:val="center"/>
      </w:pPr>
    </w:p>
    <w:p w:rsidR="009422A3" w:rsidRDefault="006034ED" w:rsidP="0081542A">
      <w:pPr>
        <w:pStyle w:val="Titulo2"/>
        <w:numPr>
          <w:ilvl w:val="2"/>
          <w:numId w:val="3"/>
        </w:numPr>
        <w:pBdr>
          <w:top w:val="none" w:sz="0" w:space="0" w:color="auto"/>
        </w:pBdr>
        <w:tabs>
          <w:tab w:val="clear" w:pos="3839"/>
          <w:tab w:val="left" w:pos="851"/>
        </w:tabs>
      </w:pPr>
      <w:r>
        <w:br w:type="page"/>
      </w:r>
      <w:bookmarkStart w:id="22" w:name="_Toc418608685"/>
      <w:bookmarkStart w:id="23" w:name="_Toc419107482"/>
      <w:r w:rsidR="00F203D5">
        <w:lastRenderedPageBreak/>
        <w:t xml:space="preserve">CUM-002 Sincronizar </w:t>
      </w:r>
      <w:bookmarkEnd w:id="22"/>
      <w:r w:rsidR="00F203D5">
        <w:t>D</w:t>
      </w:r>
      <w:r>
        <w:t>atos</w:t>
      </w:r>
      <w:bookmarkEnd w:id="23"/>
    </w:p>
    <w:tbl>
      <w:tblPr>
        <w:tblW w:w="94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809"/>
        <w:gridCol w:w="7603"/>
      </w:tblGrid>
      <w:tr w:rsidR="009422A3" w:rsidTr="00744D4F">
        <w:trPr>
          <w:trHeight w:val="178"/>
          <w:jc w:val="center"/>
        </w:trPr>
        <w:tc>
          <w:tcPr>
            <w:tcW w:w="1809" w:type="dxa"/>
            <w:shd w:val="clear" w:color="auto" w:fill="E0E0E0"/>
            <w:vAlign w:val="center"/>
          </w:tcPr>
          <w:p w:rsidR="009422A3" w:rsidRPr="00744D4F" w:rsidRDefault="006034ED">
            <w:r w:rsidRPr="00744D4F">
              <w:t>Caso de Uso del Sistema</w:t>
            </w:r>
          </w:p>
        </w:tc>
        <w:tc>
          <w:tcPr>
            <w:tcW w:w="7603" w:type="dxa"/>
            <w:vAlign w:val="center"/>
          </w:tcPr>
          <w:p w:rsidR="009422A3" w:rsidRDefault="00F203D5">
            <w:pPr>
              <w:rPr>
                <w:sz w:val="20"/>
                <w:szCs w:val="22"/>
                <w:lang w:eastAsia="en-US"/>
              </w:rPr>
            </w:pPr>
            <w:r>
              <w:rPr>
                <w:sz w:val="20"/>
              </w:rPr>
              <w:t>Sincronizar D</w:t>
            </w:r>
            <w:r w:rsidR="006034ED">
              <w:rPr>
                <w:sz w:val="20"/>
              </w:rPr>
              <w:t>atos</w:t>
            </w:r>
          </w:p>
        </w:tc>
      </w:tr>
      <w:tr w:rsidR="009422A3" w:rsidTr="00744D4F">
        <w:trPr>
          <w:jc w:val="center"/>
        </w:trPr>
        <w:tc>
          <w:tcPr>
            <w:tcW w:w="1809" w:type="dxa"/>
            <w:shd w:val="clear" w:color="auto" w:fill="E0E0E0"/>
            <w:vAlign w:val="center"/>
          </w:tcPr>
          <w:p w:rsidR="009422A3" w:rsidRDefault="006034ED">
            <w:r>
              <w:t>Actores</w:t>
            </w:r>
          </w:p>
        </w:tc>
        <w:tc>
          <w:tcPr>
            <w:tcW w:w="7603" w:type="dxa"/>
            <w:vAlign w:val="center"/>
          </w:tcPr>
          <w:p w:rsidR="009422A3" w:rsidRDefault="006034ED">
            <w:pPr>
              <w:rPr>
                <w:sz w:val="20"/>
                <w:szCs w:val="22"/>
                <w:lang w:eastAsia="en-US"/>
              </w:rPr>
            </w:pPr>
            <w:r>
              <w:rPr>
                <w:rFonts w:cs="Arial"/>
                <w:sz w:val="20"/>
              </w:rPr>
              <w:t>Usuario móvil</w:t>
            </w:r>
          </w:p>
        </w:tc>
      </w:tr>
      <w:tr w:rsidR="009422A3" w:rsidTr="00744D4F">
        <w:trPr>
          <w:jc w:val="center"/>
        </w:trPr>
        <w:tc>
          <w:tcPr>
            <w:tcW w:w="1809" w:type="dxa"/>
            <w:shd w:val="clear" w:color="auto" w:fill="E0E0E0"/>
            <w:vAlign w:val="center"/>
          </w:tcPr>
          <w:p w:rsidR="009422A3" w:rsidRDefault="006034ED">
            <w:r>
              <w:t>Breve descripción</w:t>
            </w:r>
          </w:p>
        </w:tc>
        <w:tc>
          <w:tcPr>
            <w:tcW w:w="7603" w:type="dxa"/>
            <w:vAlign w:val="center"/>
          </w:tcPr>
          <w:p w:rsidR="0081542A" w:rsidRDefault="006034ED" w:rsidP="0081542A">
            <w:pPr>
              <w:spacing w:after="120"/>
              <w:jc w:val="both"/>
              <w:rPr>
                <w:rFonts w:cs="Arial"/>
                <w:sz w:val="20"/>
              </w:rPr>
            </w:pPr>
            <w:r w:rsidRPr="00744D4F">
              <w:rPr>
                <w:sz w:val="20"/>
              </w:rPr>
              <w:t xml:space="preserve">Se envían y reciben </w:t>
            </w:r>
            <w:r w:rsidR="0081542A" w:rsidRPr="00744D4F">
              <w:rPr>
                <w:sz w:val="20"/>
              </w:rPr>
              <w:t>los diferentes datos a utilizar</w:t>
            </w:r>
            <w:r w:rsidR="0081542A">
              <w:rPr>
                <w:rFonts w:cs="Arial"/>
                <w:sz w:val="20"/>
              </w:rPr>
              <w:t>:</w:t>
            </w:r>
          </w:p>
          <w:p w:rsidR="0081542A" w:rsidRDefault="0081542A" w:rsidP="00145E1F">
            <w:pPr>
              <w:pStyle w:val="ListParagraph1"/>
              <w:numPr>
                <w:ilvl w:val="0"/>
                <w:numId w:val="76"/>
              </w:numPr>
              <w:spacing w:after="120"/>
              <w:ind w:left="357" w:hanging="357"/>
              <w:jc w:val="both"/>
              <w:rPr>
                <w:sz w:val="20"/>
              </w:rPr>
            </w:pPr>
            <w:r w:rsidRPr="0081542A">
              <w:rPr>
                <w:sz w:val="20"/>
              </w:rPr>
              <w:t>Desde el servidor: datos de usuario y contenidos (tomado en cuenta la fecha de inicio y fecha de caducidad de los archivos) según rol del usuario.</w:t>
            </w:r>
          </w:p>
          <w:p w:rsidR="0081542A" w:rsidRDefault="0081542A" w:rsidP="00145E1F">
            <w:pPr>
              <w:pStyle w:val="ListParagraph1"/>
              <w:numPr>
                <w:ilvl w:val="0"/>
                <w:numId w:val="76"/>
              </w:numPr>
              <w:spacing w:after="0"/>
              <w:jc w:val="both"/>
              <w:rPr>
                <w:sz w:val="20"/>
              </w:rPr>
            </w:pPr>
            <w:r w:rsidRPr="0081542A">
              <w:rPr>
                <w:sz w:val="20"/>
              </w:rPr>
              <w:t>Hacia el servidor: métricas y Logs</w:t>
            </w:r>
            <w:r>
              <w:rPr>
                <w:sz w:val="20"/>
              </w:rPr>
              <w:t>.</w:t>
            </w:r>
            <w:r w:rsidR="00415CFD">
              <w:rPr>
                <w:sz w:val="20"/>
              </w:rPr>
              <w:t xml:space="preserve"> </w:t>
            </w:r>
          </w:p>
          <w:p w:rsidR="0081542A" w:rsidRPr="0081542A" w:rsidRDefault="0081542A" w:rsidP="0081542A">
            <w:pPr>
              <w:pStyle w:val="ListParagraph1"/>
              <w:spacing w:after="0"/>
              <w:ind w:left="0"/>
              <w:jc w:val="both"/>
              <w:rPr>
                <w:sz w:val="20"/>
              </w:rPr>
            </w:pPr>
          </w:p>
          <w:p w:rsidR="009422A3" w:rsidRDefault="006034ED" w:rsidP="0081542A">
            <w:pPr>
              <w:jc w:val="both"/>
              <w:rPr>
                <w:rFonts w:cs="Arial"/>
                <w:sz w:val="20"/>
              </w:rPr>
            </w:pPr>
            <w:r w:rsidRPr="00744D4F">
              <w:rPr>
                <w:sz w:val="20"/>
              </w:rPr>
              <w:t xml:space="preserve"> </w:t>
            </w:r>
            <w:r>
              <w:rPr>
                <w:rFonts w:cs="Arial"/>
                <w:sz w:val="20"/>
              </w:rPr>
              <w:t>Esto ocurre cuando:</w:t>
            </w:r>
          </w:p>
          <w:p w:rsidR="009422A3" w:rsidRPr="00744D4F" w:rsidRDefault="006034ED" w:rsidP="00744D4F">
            <w:pPr>
              <w:numPr>
                <w:ilvl w:val="0"/>
                <w:numId w:val="12"/>
              </w:numPr>
              <w:spacing w:after="120" w:line="240" w:lineRule="auto"/>
              <w:ind w:left="357" w:hanging="357"/>
              <w:jc w:val="both"/>
              <w:rPr>
                <w:sz w:val="20"/>
              </w:rPr>
            </w:pPr>
            <w:r w:rsidRPr="00744D4F">
              <w:rPr>
                <w:sz w:val="20"/>
              </w:rPr>
              <w:t xml:space="preserve">El usuario demanda una sincronización de datos dentro del aplicativo, o </w:t>
            </w:r>
          </w:p>
          <w:p w:rsidR="009422A3" w:rsidRDefault="006034ED" w:rsidP="00744D4F">
            <w:pPr>
              <w:numPr>
                <w:ilvl w:val="0"/>
                <w:numId w:val="12"/>
              </w:numPr>
              <w:spacing w:line="240" w:lineRule="auto"/>
              <w:jc w:val="both"/>
              <w:rPr>
                <w:sz w:val="20"/>
                <w:szCs w:val="22"/>
                <w:lang w:eastAsia="en-US"/>
              </w:rPr>
            </w:pPr>
            <w:r>
              <w:rPr>
                <w:rFonts w:cs="Arial"/>
                <w:sz w:val="20"/>
              </w:rPr>
              <w:t>Cuando inicia el aplicativo.</w:t>
            </w:r>
          </w:p>
        </w:tc>
      </w:tr>
      <w:tr w:rsidR="009422A3" w:rsidTr="00744D4F">
        <w:trPr>
          <w:jc w:val="center"/>
        </w:trPr>
        <w:tc>
          <w:tcPr>
            <w:tcW w:w="9412" w:type="dxa"/>
            <w:gridSpan w:val="2"/>
            <w:shd w:val="clear" w:color="auto" w:fill="E0E0E0"/>
          </w:tcPr>
          <w:p w:rsidR="009422A3" w:rsidRDefault="006034ED">
            <w:r>
              <w:t>Precondiciones</w:t>
            </w:r>
          </w:p>
        </w:tc>
      </w:tr>
      <w:tr w:rsidR="009422A3" w:rsidTr="00744D4F">
        <w:trPr>
          <w:jc w:val="center"/>
        </w:trPr>
        <w:tc>
          <w:tcPr>
            <w:tcW w:w="9412" w:type="dxa"/>
            <w:gridSpan w:val="2"/>
          </w:tcPr>
          <w:p w:rsidR="009422A3" w:rsidRPr="00744D4F" w:rsidRDefault="006034ED" w:rsidP="006034ED">
            <w:pPr>
              <w:pStyle w:val="ListParagraph1"/>
              <w:numPr>
                <w:ilvl w:val="0"/>
                <w:numId w:val="13"/>
              </w:numPr>
              <w:spacing w:line="240" w:lineRule="auto"/>
              <w:jc w:val="both"/>
              <w:rPr>
                <w:sz w:val="20"/>
              </w:rPr>
            </w:pPr>
            <w:r w:rsidRPr="00744D4F">
              <w:rPr>
                <w:sz w:val="20"/>
              </w:rPr>
              <w:t>El usuario se autenticó con éxito en la aplicación.</w:t>
            </w:r>
          </w:p>
          <w:p w:rsidR="009422A3" w:rsidRPr="00744D4F" w:rsidRDefault="006034ED" w:rsidP="006034ED">
            <w:pPr>
              <w:pStyle w:val="ListParagraph1"/>
              <w:numPr>
                <w:ilvl w:val="0"/>
                <w:numId w:val="13"/>
              </w:numPr>
              <w:spacing w:line="240" w:lineRule="auto"/>
              <w:jc w:val="both"/>
              <w:rPr>
                <w:sz w:val="20"/>
              </w:rPr>
            </w:pPr>
            <w:r w:rsidRPr="00744D4F">
              <w:rPr>
                <w:sz w:val="20"/>
              </w:rPr>
              <w:t>El sistema debe estar en línea.</w:t>
            </w:r>
          </w:p>
        </w:tc>
      </w:tr>
      <w:tr w:rsidR="009422A3" w:rsidTr="00744D4F">
        <w:trPr>
          <w:jc w:val="center"/>
        </w:trPr>
        <w:tc>
          <w:tcPr>
            <w:tcW w:w="9412" w:type="dxa"/>
            <w:gridSpan w:val="2"/>
            <w:shd w:val="clear" w:color="auto" w:fill="E0E0E0"/>
          </w:tcPr>
          <w:p w:rsidR="009422A3" w:rsidRDefault="006034ED">
            <w:r>
              <w:t>Flujo básico</w:t>
            </w:r>
          </w:p>
        </w:tc>
      </w:tr>
      <w:tr w:rsidR="009422A3" w:rsidTr="00744D4F">
        <w:trPr>
          <w:jc w:val="center"/>
        </w:trPr>
        <w:tc>
          <w:tcPr>
            <w:tcW w:w="9412" w:type="dxa"/>
            <w:gridSpan w:val="2"/>
          </w:tcPr>
          <w:p w:rsidR="00065F46" w:rsidRPr="00744D4F" w:rsidRDefault="00CB218D" w:rsidP="00744D4F">
            <w:pPr>
              <w:pStyle w:val="ListParagraph1"/>
              <w:numPr>
                <w:ilvl w:val="0"/>
                <w:numId w:val="14"/>
              </w:numPr>
              <w:ind w:left="371"/>
              <w:rPr>
                <w:sz w:val="20"/>
              </w:rPr>
            </w:pPr>
            <w:r>
              <w:rPr>
                <w:sz w:val="20"/>
              </w:rPr>
              <w:t xml:space="preserve">El usuario abre el </w:t>
            </w:r>
            <w:r w:rsidRPr="00744D4F">
              <w:rPr>
                <w:sz w:val="20"/>
              </w:rPr>
              <w:t>aplicativo</w:t>
            </w:r>
            <w:r w:rsidR="008E3E8A">
              <w:rPr>
                <w:sz w:val="20"/>
              </w:rPr>
              <w:t>.</w:t>
            </w:r>
          </w:p>
          <w:p w:rsidR="0081542A" w:rsidRPr="00744D4F" w:rsidRDefault="0081542A" w:rsidP="0081542A">
            <w:pPr>
              <w:pStyle w:val="ListParagraph1"/>
              <w:numPr>
                <w:ilvl w:val="0"/>
                <w:numId w:val="14"/>
              </w:numPr>
              <w:ind w:left="371"/>
              <w:rPr>
                <w:sz w:val="20"/>
              </w:rPr>
            </w:pPr>
            <w:r>
              <w:rPr>
                <w:sz w:val="20"/>
              </w:rPr>
              <w:t>El</w:t>
            </w:r>
            <w:r w:rsidRPr="00744D4F">
              <w:rPr>
                <w:sz w:val="20"/>
              </w:rPr>
              <w:t xml:space="preserve"> sistema realiza la sincronización de los datos desde y hacia el servidor.</w:t>
            </w:r>
          </w:p>
          <w:p w:rsidR="0081542A" w:rsidRPr="00744D4F" w:rsidRDefault="0072537D" w:rsidP="00744D4F">
            <w:pPr>
              <w:pStyle w:val="ListParagraph1"/>
              <w:numPr>
                <w:ilvl w:val="0"/>
                <w:numId w:val="14"/>
              </w:numPr>
              <w:ind w:left="371"/>
              <w:rPr>
                <w:sz w:val="20"/>
              </w:rPr>
            </w:pPr>
            <w:r>
              <w:rPr>
                <w:sz w:val="20"/>
              </w:rPr>
              <w:t>Si luego de sincronizar, el usuario tiene archivos nuevos en su dispositivo móvil, e</w:t>
            </w:r>
            <w:r w:rsidR="0081542A" w:rsidRPr="0081542A">
              <w:rPr>
                <w:sz w:val="20"/>
              </w:rPr>
              <w:t>l c</w:t>
            </w:r>
            <w:r w:rsidR="00DE61B7">
              <w:rPr>
                <w:sz w:val="20"/>
              </w:rPr>
              <w:t>aso de uso continúa en el CUM-003</w:t>
            </w:r>
            <w:r w:rsidR="0081542A" w:rsidRPr="0081542A">
              <w:rPr>
                <w:sz w:val="20"/>
              </w:rPr>
              <w:t xml:space="preserve">: </w:t>
            </w:r>
            <w:r w:rsidR="00794509">
              <w:rPr>
                <w:sz w:val="20"/>
              </w:rPr>
              <w:t>Mostrar</w:t>
            </w:r>
            <w:r w:rsidR="0081542A" w:rsidRPr="0081542A">
              <w:rPr>
                <w:sz w:val="20"/>
              </w:rPr>
              <w:t xml:space="preserve"> Nuevo Contenido.</w:t>
            </w:r>
          </w:p>
        </w:tc>
      </w:tr>
      <w:tr w:rsidR="009422A3" w:rsidTr="00744D4F">
        <w:trPr>
          <w:jc w:val="center"/>
        </w:trPr>
        <w:tc>
          <w:tcPr>
            <w:tcW w:w="9412" w:type="dxa"/>
            <w:gridSpan w:val="2"/>
            <w:tcBorders>
              <w:bottom w:val="single" w:sz="4" w:space="0" w:color="auto"/>
            </w:tcBorders>
            <w:shd w:val="clear" w:color="auto" w:fill="E0E0E0"/>
          </w:tcPr>
          <w:p w:rsidR="009422A3" w:rsidRDefault="006034ED">
            <w:r>
              <w:t>Subflujos</w:t>
            </w:r>
          </w:p>
        </w:tc>
      </w:tr>
      <w:tr w:rsidR="009422A3" w:rsidTr="00744D4F">
        <w:trPr>
          <w:jc w:val="center"/>
        </w:trPr>
        <w:tc>
          <w:tcPr>
            <w:tcW w:w="9412" w:type="dxa"/>
            <w:gridSpan w:val="2"/>
          </w:tcPr>
          <w:p w:rsidR="009422A3" w:rsidRDefault="006034ED">
            <w:pPr>
              <w:pStyle w:val="ListParagraph1"/>
              <w:ind w:left="0"/>
              <w:jc w:val="both"/>
              <w:rPr>
                <w:sz w:val="20"/>
              </w:rPr>
            </w:pPr>
            <w:r>
              <w:rPr>
                <w:sz w:val="20"/>
              </w:rPr>
              <w:t>No aplica.</w:t>
            </w:r>
          </w:p>
        </w:tc>
      </w:tr>
      <w:tr w:rsidR="009422A3" w:rsidTr="00744D4F">
        <w:trPr>
          <w:jc w:val="center"/>
        </w:trPr>
        <w:tc>
          <w:tcPr>
            <w:tcW w:w="9412" w:type="dxa"/>
            <w:gridSpan w:val="2"/>
            <w:shd w:val="clear" w:color="auto" w:fill="E0E0E0"/>
          </w:tcPr>
          <w:p w:rsidR="009422A3" w:rsidRDefault="006034ED">
            <w:r>
              <w:t>Flujos alternos</w:t>
            </w:r>
          </w:p>
        </w:tc>
      </w:tr>
      <w:tr w:rsidR="009422A3" w:rsidTr="00744D4F">
        <w:trPr>
          <w:trHeight w:val="1200"/>
          <w:jc w:val="center"/>
        </w:trPr>
        <w:tc>
          <w:tcPr>
            <w:tcW w:w="9412" w:type="dxa"/>
            <w:gridSpan w:val="2"/>
          </w:tcPr>
          <w:p w:rsidR="009422A3" w:rsidRDefault="006034ED">
            <w:pPr>
              <w:jc w:val="both"/>
              <w:rPr>
                <w:sz w:val="20"/>
              </w:rPr>
            </w:pPr>
            <w:r w:rsidRPr="00D718E6">
              <w:rPr>
                <w:sz w:val="20"/>
              </w:rPr>
              <w:t>Flujo alterno 1:</w:t>
            </w:r>
            <w:r>
              <w:rPr>
                <w:sz w:val="20"/>
              </w:rPr>
              <w:t xml:space="preserve"> “Sincronización manual”</w:t>
            </w:r>
          </w:p>
          <w:p w:rsidR="009422A3" w:rsidRPr="00744D4F" w:rsidRDefault="006034ED" w:rsidP="00D74392">
            <w:pPr>
              <w:pStyle w:val="ListParagraph1"/>
              <w:numPr>
                <w:ilvl w:val="0"/>
                <w:numId w:val="15"/>
              </w:numPr>
              <w:ind w:left="371"/>
              <w:jc w:val="both"/>
              <w:rPr>
                <w:sz w:val="20"/>
              </w:rPr>
            </w:pPr>
            <w:r w:rsidRPr="00744D4F">
              <w:rPr>
                <w:sz w:val="20"/>
              </w:rPr>
              <w:t xml:space="preserve">El usuario </w:t>
            </w:r>
            <w:r w:rsidR="008E3E8A">
              <w:rPr>
                <w:sz w:val="20"/>
              </w:rPr>
              <w:t xml:space="preserve">está dentro de la aplicación y </w:t>
            </w:r>
            <w:r w:rsidRPr="00744D4F">
              <w:rPr>
                <w:sz w:val="20"/>
              </w:rPr>
              <w:t xml:space="preserve">hace </w:t>
            </w:r>
            <w:proofErr w:type="spellStart"/>
            <w:r w:rsidRPr="00744D4F">
              <w:rPr>
                <w:sz w:val="20"/>
              </w:rPr>
              <w:t>swipe</w:t>
            </w:r>
            <w:proofErr w:type="spellEnd"/>
            <w:r w:rsidRPr="00744D4F">
              <w:rPr>
                <w:sz w:val="20"/>
              </w:rPr>
              <w:t xml:space="preserve"> hacia abajo.</w:t>
            </w:r>
          </w:p>
          <w:p w:rsidR="009422A3" w:rsidRPr="00744D4F" w:rsidRDefault="0018430E" w:rsidP="00744D4F">
            <w:pPr>
              <w:pStyle w:val="ListParagraph1"/>
              <w:numPr>
                <w:ilvl w:val="0"/>
                <w:numId w:val="15"/>
              </w:numPr>
              <w:ind w:left="371"/>
              <w:jc w:val="both"/>
              <w:rPr>
                <w:sz w:val="20"/>
              </w:rPr>
            </w:pPr>
            <w:r w:rsidRPr="00744D4F">
              <w:rPr>
                <w:sz w:val="20"/>
              </w:rPr>
              <w:t>El sistema realiza la sincronización de los datos</w:t>
            </w:r>
            <w:r w:rsidRPr="00CB218D">
              <w:rPr>
                <w:sz w:val="20"/>
              </w:rPr>
              <w:t xml:space="preserve"> desde y hacia</w:t>
            </w:r>
            <w:r w:rsidRPr="00744D4F">
              <w:rPr>
                <w:sz w:val="20"/>
              </w:rPr>
              <w:t xml:space="preserve"> el servidor.</w:t>
            </w:r>
          </w:p>
          <w:p w:rsidR="0018430E" w:rsidRPr="00744D4F" w:rsidRDefault="0072537D" w:rsidP="00744D4F">
            <w:pPr>
              <w:pStyle w:val="ListParagraph1"/>
              <w:numPr>
                <w:ilvl w:val="0"/>
                <w:numId w:val="15"/>
              </w:numPr>
              <w:ind w:left="371"/>
              <w:jc w:val="both"/>
              <w:rPr>
                <w:sz w:val="20"/>
              </w:rPr>
            </w:pPr>
            <w:r>
              <w:rPr>
                <w:sz w:val="20"/>
              </w:rPr>
              <w:t>Si luego de sincronizar, el usuario tiene archivos nuevos en su dispositivo móvil, e</w:t>
            </w:r>
            <w:r w:rsidRPr="0081542A">
              <w:rPr>
                <w:sz w:val="20"/>
              </w:rPr>
              <w:t>l c</w:t>
            </w:r>
            <w:r>
              <w:rPr>
                <w:sz w:val="20"/>
              </w:rPr>
              <w:t xml:space="preserve">aso de uso continúa en el </w:t>
            </w:r>
            <w:r w:rsidR="0018430E">
              <w:rPr>
                <w:sz w:val="20"/>
              </w:rPr>
              <w:t>CUM-0</w:t>
            </w:r>
            <w:r w:rsidR="00397DA7">
              <w:rPr>
                <w:sz w:val="20"/>
              </w:rPr>
              <w:t>03</w:t>
            </w:r>
            <w:r w:rsidR="0018430E">
              <w:rPr>
                <w:sz w:val="20"/>
              </w:rPr>
              <w:t xml:space="preserve">: </w:t>
            </w:r>
            <w:r w:rsidR="00794509">
              <w:rPr>
                <w:sz w:val="20"/>
              </w:rPr>
              <w:t>Mostrar</w:t>
            </w:r>
            <w:r w:rsidR="00A41C8D">
              <w:rPr>
                <w:sz w:val="20"/>
              </w:rPr>
              <w:t xml:space="preserve"> </w:t>
            </w:r>
            <w:r w:rsidR="0018430E">
              <w:rPr>
                <w:sz w:val="20"/>
              </w:rPr>
              <w:t>Nuevo Contenido.</w:t>
            </w:r>
          </w:p>
        </w:tc>
      </w:tr>
      <w:tr w:rsidR="009422A3" w:rsidTr="00744D4F">
        <w:trPr>
          <w:trHeight w:val="135"/>
          <w:jc w:val="center"/>
        </w:trPr>
        <w:tc>
          <w:tcPr>
            <w:tcW w:w="9412" w:type="dxa"/>
            <w:gridSpan w:val="2"/>
            <w:shd w:val="clear" w:color="auto" w:fill="E0E0E0"/>
          </w:tcPr>
          <w:p w:rsidR="009422A3" w:rsidRDefault="006034ED">
            <w:r>
              <w:t>Postcondiciones</w:t>
            </w:r>
          </w:p>
        </w:tc>
      </w:tr>
      <w:tr w:rsidR="009422A3" w:rsidTr="00744D4F">
        <w:trPr>
          <w:trHeight w:val="135"/>
          <w:jc w:val="center"/>
        </w:trPr>
        <w:tc>
          <w:tcPr>
            <w:tcW w:w="9412" w:type="dxa"/>
            <w:gridSpan w:val="2"/>
          </w:tcPr>
          <w:p w:rsidR="009422A3" w:rsidRDefault="008E3E8A">
            <w:pPr>
              <w:rPr>
                <w:sz w:val="20"/>
              </w:rPr>
            </w:pPr>
            <w:r>
              <w:rPr>
                <w:sz w:val="20"/>
              </w:rPr>
              <w:t>El s</w:t>
            </w:r>
            <w:r w:rsidR="006034ED">
              <w:rPr>
                <w:sz w:val="20"/>
              </w:rPr>
              <w:t xml:space="preserve">istema </w:t>
            </w:r>
            <w:r>
              <w:rPr>
                <w:sz w:val="20"/>
              </w:rPr>
              <w:t>tiene</w:t>
            </w:r>
            <w:r w:rsidRPr="00744D4F">
              <w:rPr>
                <w:sz w:val="20"/>
              </w:rPr>
              <w:t xml:space="preserve"> </w:t>
            </w:r>
            <w:r w:rsidR="006034ED" w:rsidRPr="00744D4F">
              <w:rPr>
                <w:sz w:val="20"/>
              </w:rPr>
              <w:t xml:space="preserve">los datos sincronizados. </w:t>
            </w:r>
            <w:r w:rsidR="006034ED">
              <w:rPr>
                <w:sz w:val="20"/>
              </w:rPr>
              <w:t>Estos datos son:</w:t>
            </w:r>
          </w:p>
          <w:p w:rsidR="009422A3" w:rsidRDefault="006034ED" w:rsidP="00744D4F">
            <w:pPr>
              <w:numPr>
                <w:ilvl w:val="0"/>
                <w:numId w:val="75"/>
              </w:numPr>
              <w:rPr>
                <w:sz w:val="20"/>
              </w:rPr>
            </w:pPr>
            <w:r>
              <w:rPr>
                <w:sz w:val="20"/>
              </w:rPr>
              <w:t>Contenidos (colecciones y archivos).</w:t>
            </w:r>
          </w:p>
          <w:p w:rsidR="009422A3" w:rsidRPr="00744D4F" w:rsidRDefault="006034ED" w:rsidP="00744D4F">
            <w:pPr>
              <w:numPr>
                <w:ilvl w:val="0"/>
                <w:numId w:val="75"/>
              </w:numPr>
              <w:rPr>
                <w:sz w:val="20"/>
              </w:rPr>
            </w:pPr>
            <w:r w:rsidRPr="00744D4F">
              <w:rPr>
                <w:sz w:val="20"/>
              </w:rPr>
              <w:lastRenderedPageBreak/>
              <w:t>Datos de usuario (incluido rol).</w:t>
            </w:r>
          </w:p>
          <w:p w:rsidR="009422A3" w:rsidRPr="00744D4F" w:rsidRDefault="006034ED" w:rsidP="00744D4F">
            <w:pPr>
              <w:numPr>
                <w:ilvl w:val="0"/>
                <w:numId w:val="75"/>
              </w:numPr>
              <w:rPr>
                <w:sz w:val="20"/>
              </w:rPr>
            </w:pPr>
            <w:r w:rsidRPr="00744D4F">
              <w:rPr>
                <w:sz w:val="20"/>
              </w:rPr>
              <w:t>Métricas de uso (las cuales se registran al iniciar sesión y al descargar contenidos).</w:t>
            </w:r>
          </w:p>
        </w:tc>
      </w:tr>
      <w:tr w:rsidR="009422A3" w:rsidTr="00744D4F">
        <w:trPr>
          <w:jc w:val="center"/>
        </w:trPr>
        <w:tc>
          <w:tcPr>
            <w:tcW w:w="9412" w:type="dxa"/>
            <w:gridSpan w:val="2"/>
            <w:tcBorders>
              <w:bottom w:val="single" w:sz="4" w:space="0" w:color="auto"/>
            </w:tcBorders>
            <w:shd w:val="clear" w:color="auto" w:fill="E0E0E0"/>
          </w:tcPr>
          <w:p w:rsidR="009422A3" w:rsidRPr="00744D4F" w:rsidRDefault="006034ED">
            <w:r w:rsidRPr="00744D4F">
              <w:lastRenderedPageBreak/>
              <w:t>Puntos de extensión (extend) o de inclusión (include)</w:t>
            </w:r>
          </w:p>
        </w:tc>
      </w:tr>
      <w:tr w:rsidR="009422A3" w:rsidTr="00744D4F">
        <w:trPr>
          <w:jc w:val="center"/>
        </w:trPr>
        <w:tc>
          <w:tcPr>
            <w:tcW w:w="9412" w:type="dxa"/>
            <w:gridSpan w:val="2"/>
          </w:tcPr>
          <w:p w:rsidR="009422A3" w:rsidRDefault="00A41C8D" w:rsidP="00794509">
            <w:pPr>
              <w:jc w:val="both"/>
              <w:rPr>
                <w:sz w:val="20"/>
              </w:rPr>
            </w:pPr>
            <w:r>
              <w:rPr>
                <w:sz w:val="20"/>
              </w:rPr>
              <w:t>CUM-0</w:t>
            </w:r>
            <w:r w:rsidR="00397DA7">
              <w:rPr>
                <w:sz w:val="20"/>
              </w:rPr>
              <w:t>03</w:t>
            </w:r>
            <w:r>
              <w:rPr>
                <w:sz w:val="20"/>
              </w:rPr>
              <w:t xml:space="preserve">: </w:t>
            </w:r>
            <w:r w:rsidR="00794509">
              <w:rPr>
                <w:sz w:val="20"/>
              </w:rPr>
              <w:t>Mostrar</w:t>
            </w:r>
            <w:r>
              <w:rPr>
                <w:sz w:val="20"/>
              </w:rPr>
              <w:t xml:space="preserve"> Nuevo Contenido</w:t>
            </w:r>
          </w:p>
        </w:tc>
      </w:tr>
      <w:tr w:rsidR="009422A3" w:rsidTr="00744D4F">
        <w:trPr>
          <w:jc w:val="center"/>
        </w:trPr>
        <w:tc>
          <w:tcPr>
            <w:tcW w:w="9412" w:type="dxa"/>
            <w:gridSpan w:val="2"/>
            <w:shd w:val="clear" w:color="auto" w:fill="E0E0E0"/>
          </w:tcPr>
          <w:p w:rsidR="009422A3" w:rsidRDefault="006034ED">
            <w:r>
              <w:t>Observaciones</w:t>
            </w:r>
          </w:p>
        </w:tc>
      </w:tr>
      <w:tr w:rsidR="009422A3" w:rsidTr="00744D4F">
        <w:trPr>
          <w:jc w:val="center"/>
        </w:trPr>
        <w:tc>
          <w:tcPr>
            <w:tcW w:w="9412" w:type="dxa"/>
            <w:gridSpan w:val="2"/>
            <w:shd w:val="clear" w:color="auto" w:fill="FFFFFF"/>
          </w:tcPr>
          <w:p w:rsidR="009422A3" w:rsidRDefault="006034ED" w:rsidP="00145E1F">
            <w:pPr>
              <w:numPr>
                <w:ilvl w:val="0"/>
                <w:numId w:val="77"/>
              </w:numPr>
              <w:jc w:val="both"/>
              <w:rPr>
                <w:sz w:val="20"/>
              </w:rPr>
            </w:pPr>
            <w:r w:rsidRPr="00744D4F">
              <w:rPr>
                <w:sz w:val="20"/>
              </w:rPr>
              <w:t>El aplicativo debe mostrar la fecha de última sincronización con un texto alusivo (</w:t>
            </w:r>
            <w:proofErr w:type="spellStart"/>
            <w:r w:rsidRPr="00744D4F">
              <w:rPr>
                <w:sz w:val="20"/>
              </w:rPr>
              <w:t>Ej</w:t>
            </w:r>
            <w:proofErr w:type="spellEnd"/>
            <w:r w:rsidRPr="00744D4F">
              <w:rPr>
                <w:sz w:val="20"/>
              </w:rPr>
              <w:t xml:space="preserve">: “Contenido actualizado al </w:t>
            </w:r>
            <w:proofErr w:type="spellStart"/>
            <w:r w:rsidRPr="00744D4F">
              <w:rPr>
                <w:sz w:val="20"/>
              </w:rPr>
              <w:t>dd</w:t>
            </w:r>
            <w:proofErr w:type="spellEnd"/>
            <w:r w:rsidRPr="00744D4F">
              <w:rPr>
                <w:sz w:val="20"/>
              </w:rPr>
              <w:t>/mm/</w:t>
            </w:r>
            <w:proofErr w:type="spellStart"/>
            <w:r w:rsidRPr="00744D4F">
              <w:rPr>
                <w:sz w:val="20"/>
              </w:rPr>
              <w:t>aaaa</w:t>
            </w:r>
            <w:proofErr w:type="spellEnd"/>
            <w:r w:rsidRPr="00744D4F">
              <w:rPr>
                <w:sz w:val="20"/>
              </w:rPr>
              <w:t xml:space="preserve"> </w:t>
            </w:r>
            <w:proofErr w:type="spellStart"/>
            <w:r w:rsidRPr="00744D4F">
              <w:rPr>
                <w:sz w:val="20"/>
              </w:rPr>
              <w:t>hh:mm</w:t>
            </w:r>
            <w:proofErr w:type="spellEnd"/>
            <w:r w:rsidRPr="00744D4F">
              <w:rPr>
                <w:sz w:val="20"/>
              </w:rPr>
              <w:t>)</w:t>
            </w:r>
          </w:p>
          <w:p w:rsidR="007C0A64" w:rsidRDefault="007C0A64" w:rsidP="00744D4F">
            <w:pPr>
              <w:numPr>
                <w:ilvl w:val="0"/>
                <w:numId w:val="77"/>
              </w:numPr>
              <w:jc w:val="both"/>
              <w:rPr>
                <w:sz w:val="20"/>
              </w:rPr>
            </w:pPr>
            <w:r>
              <w:rPr>
                <w:sz w:val="20"/>
              </w:rPr>
              <w:t>Al sincronizar se mostrar</w:t>
            </w:r>
            <w:r w:rsidR="00415CFD">
              <w:rPr>
                <w:sz w:val="20"/>
              </w:rPr>
              <w:t>á</w:t>
            </w:r>
            <w:r>
              <w:rPr>
                <w:sz w:val="20"/>
              </w:rPr>
              <w:t>n solo los archivos en los cuales la fecha de inicio de publicación sea menor o igual que la fecha actual y cuya fecha de caducidad sea mayor o igual a la fecha actual.</w:t>
            </w:r>
          </w:p>
          <w:p w:rsidR="00001108" w:rsidRPr="00744D4F" w:rsidRDefault="00001108" w:rsidP="00744D4F">
            <w:pPr>
              <w:numPr>
                <w:ilvl w:val="0"/>
                <w:numId w:val="77"/>
              </w:numPr>
              <w:jc w:val="both"/>
              <w:rPr>
                <w:sz w:val="20"/>
              </w:rPr>
            </w:pPr>
            <w:r>
              <w:rPr>
                <w:sz w:val="20"/>
              </w:rPr>
              <w:t>Si no hay conexión el aplicativo no mostrará mensaje alguno.</w:t>
            </w:r>
          </w:p>
        </w:tc>
      </w:tr>
      <w:tr w:rsidR="009422A3" w:rsidTr="00744D4F">
        <w:trPr>
          <w:jc w:val="center"/>
        </w:trPr>
        <w:tc>
          <w:tcPr>
            <w:tcW w:w="9412" w:type="dxa"/>
            <w:gridSpan w:val="2"/>
            <w:shd w:val="clear" w:color="auto" w:fill="E0E0E0"/>
          </w:tcPr>
          <w:p w:rsidR="009422A3" w:rsidRDefault="006034ED">
            <w:r>
              <w:t>Pantallas asociadas</w:t>
            </w:r>
          </w:p>
        </w:tc>
      </w:tr>
      <w:tr w:rsidR="009422A3" w:rsidTr="00744D4F">
        <w:trPr>
          <w:jc w:val="center"/>
        </w:trPr>
        <w:tc>
          <w:tcPr>
            <w:tcW w:w="9412" w:type="dxa"/>
            <w:gridSpan w:val="2"/>
          </w:tcPr>
          <w:p w:rsidR="009422A3" w:rsidRDefault="006034ED">
            <w:pPr>
              <w:numPr>
                <w:ilvl w:val="0"/>
                <w:numId w:val="4"/>
              </w:numPr>
              <w:jc w:val="both"/>
              <w:rPr>
                <w:sz w:val="20"/>
              </w:rPr>
            </w:pPr>
            <w:r>
              <w:rPr>
                <w:sz w:val="20"/>
              </w:rPr>
              <w:t>PM-005</w:t>
            </w:r>
          </w:p>
        </w:tc>
      </w:tr>
    </w:tbl>
    <w:p w:rsidR="009422A3" w:rsidRDefault="009422A3" w:rsidP="00744D4F"/>
    <w:p w:rsidR="009422A3" w:rsidRDefault="009B1314">
      <w:pPr>
        <w:jc w:val="center"/>
      </w:pPr>
      <w:r>
        <w:pict>
          <v:shape id="Picture 1" o:spid="_x0000_i1027" type="#_x0000_t75" style="width:185.95pt;height:375.05pt;visibility:visible;mso-wrap-style:square">
            <v:imagedata r:id="rId10" o:title="" croptop="18124f" cropbottom="11424f" cropleft="32395f" cropright="23101f"/>
          </v:shape>
        </w:pict>
      </w:r>
    </w:p>
    <w:p w:rsidR="009422A3" w:rsidRDefault="006034ED">
      <w:pPr>
        <w:jc w:val="center"/>
      </w:pPr>
      <w:r>
        <w:lastRenderedPageBreak/>
        <w:t>Wireframe PM-005</w:t>
      </w:r>
    </w:p>
    <w:p w:rsidR="009422A3" w:rsidRDefault="009422A3">
      <w:pPr>
        <w:jc w:val="center"/>
      </w:pPr>
    </w:p>
    <w:p w:rsidR="00F203D5" w:rsidRPr="00D33870" w:rsidRDefault="006034ED" w:rsidP="00F203D5">
      <w:pPr>
        <w:pStyle w:val="Titulo2"/>
        <w:numPr>
          <w:ilvl w:val="2"/>
          <w:numId w:val="3"/>
        </w:numPr>
        <w:pBdr>
          <w:top w:val="none" w:sz="0" w:space="0" w:color="auto"/>
        </w:pBdr>
        <w:tabs>
          <w:tab w:val="clear" w:pos="3839"/>
          <w:tab w:val="left" w:pos="851"/>
        </w:tabs>
      </w:pPr>
      <w:r>
        <w:br w:type="page"/>
      </w:r>
      <w:bookmarkStart w:id="24" w:name="_Toc418608686"/>
      <w:bookmarkStart w:id="25" w:name="_Toc419107483"/>
      <w:r w:rsidR="00F203D5" w:rsidRPr="00D33870">
        <w:lastRenderedPageBreak/>
        <w:t>CUM-003</w:t>
      </w:r>
      <w:bookmarkEnd w:id="24"/>
      <w:r w:rsidR="00F203D5" w:rsidRPr="00D33870">
        <w:t xml:space="preserve">: </w:t>
      </w:r>
      <w:r w:rsidR="00794509" w:rsidRPr="00D33870">
        <w:t>Mostrar</w:t>
      </w:r>
      <w:r w:rsidR="00F203D5" w:rsidRPr="00D33870">
        <w:t xml:space="preserve"> Nuevo Contenido</w:t>
      </w:r>
      <w:bookmarkEnd w:id="25"/>
    </w:p>
    <w:tbl>
      <w:tblPr>
        <w:tblW w:w="94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809"/>
        <w:gridCol w:w="7603"/>
      </w:tblGrid>
      <w:tr w:rsidR="00D33870" w:rsidTr="00744D4F">
        <w:trPr>
          <w:trHeight w:val="178"/>
          <w:jc w:val="center"/>
        </w:trPr>
        <w:tc>
          <w:tcPr>
            <w:tcW w:w="1809" w:type="dxa"/>
            <w:shd w:val="clear" w:color="auto" w:fill="E0E0E0"/>
            <w:vAlign w:val="center"/>
          </w:tcPr>
          <w:p w:rsidR="00D33870" w:rsidRPr="00744D4F" w:rsidRDefault="00D33870" w:rsidP="00415CFD">
            <w:r w:rsidRPr="00744D4F">
              <w:t>Caso de Uso del Sistema</w:t>
            </w:r>
          </w:p>
        </w:tc>
        <w:tc>
          <w:tcPr>
            <w:tcW w:w="7603" w:type="dxa"/>
            <w:vAlign w:val="center"/>
          </w:tcPr>
          <w:p w:rsidR="00D33870" w:rsidRDefault="00D33870" w:rsidP="00415CFD">
            <w:pPr>
              <w:rPr>
                <w:sz w:val="20"/>
                <w:szCs w:val="22"/>
                <w:lang w:eastAsia="en-US"/>
              </w:rPr>
            </w:pPr>
            <w:r>
              <w:rPr>
                <w:sz w:val="20"/>
              </w:rPr>
              <w:t>Mostrar Nuevo Contenido</w:t>
            </w:r>
          </w:p>
        </w:tc>
      </w:tr>
      <w:tr w:rsidR="00D33870" w:rsidTr="00744D4F">
        <w:trPr>
          <w:jc w:val="center"/>
        </w:trPr>
        <w:tc>
          <w:tcPr>
            <w:tcW w:w="1809" w:type="dxa"/>
            <w:shd w:val="clear" w:color="auto" w:fill="E0E0E0"/>
            <w:vAlign w:val="center"/>
          </w:tcPr>
          <w:p w:rsidR="00D33870" w:rsidRDefault="00D33870" w:rsidP="00415CFD">
            <w:r>
              <w:t>Actores</w:t>
            </w:r>
          </w:p>
        </w:tc>
        <w:tc>
          <w:tcPr>
            <w:tcW w:w="7603" w:type="dxa"/>
            <w:vAlign w:val="center"/>
          </w:tcPr>
          <w:p w:rsidR="00D33870" w:rsidRDefault="00D33870" w:rsidP="00415CFD">
            <w:pPr>
              <w:rPr>
                <w:sz w:val="20"/>
                <w:szCs w:val="22"/>
                <w:lang w:eastAsia="en-US"/>
              </w:rPr>
            </w:pPr>
            <w:r>
              <w:rPr>
                <w:rFonts w:cs="Arial"/>
                <w:sz w:val="20"/>
              </w:rPr>
              <w:t>Usuario móvil</w:t>
            </w:r>
          </w:p>
        </w:tc>
      </w:tr>
      <w:tr w:rsidR="00D33870" w:rsidTr="00415CFD">
        <w:trPr>
          <w:jc w:val="center"/>
        </w:trPr>
        <w:tc>
          <w:tcPr>
            <w:tcW w:w="1809" w:type="dxa"/>
            <w:shd w:val="clear" w:color="auto" w:fill="E0E0E0"/>
            <w:vAlign w:val="center"/>
          </w:tcPr>
          <w:p w:rsidR="00D33870" w:rsidRDefault="00D33870" w:rsidP="00415CFD">
            <w:r>
              <w:t>Breve descripción</w:t>
            </w:r>
          </w:p>
        </w:tc>
        <w:tc>
          <w:tcPr>
            <w:tcW w:w="7603" w:type="dxa"/>
            <w:vAlign w:val="center"/>
          </w:tcPr>
          <w:p w:rsidR="00D33870" w:rsidRDefault="00D33870" w:rsidP="00D66912">
            <w:pPr>
              <w:jc w:val="both"/>
              <w:rPr>
                <w:rFonts w:cs="Arial"/>
                <w:color w:val="000000"/>
                <w:sz w:val="20"/>
              </w:rPr>
            </w:pPr>
            <w:r>
              <w:rPr>
                <w:rFonts w:cs="Arial"/>
                <w:color w:val="000000"/>
                <w:sz w:val="20"/>
              </w:rPr>
              <w:t xml:space="preserve">Cuando un nuevo contenido se publica en el Administrador Web, </w:t>
            </w:r>
            <w:r w:rsidR="00D66912">
              <w:rPr>
                <w:rFonts w:cs="Arial"/>
                <w:color w:val="000000"/>
                <w:sz w:val="20"/>
              </w:rPr>
              <w:t xml:space="preserve">y luego de que el usuario ejecuta una sincronización, </w:t>
            </w:r>
            <w:r>
              <w:rPr>
                <w:rFonts w:cs="Arial"/>
                <w:color w:val="000000"/>
                <w:sz w:val="20"/>
              </w:rPr>
              <w:t>la aplicación móvil  muestra</w:t>
            </w:r>
            <w:r w:rsidR="00D66912">
              <w:rPr>
                <w:rFonts w:cs="Arial"/>
                <w:color w:val="000000"/>
                <w:sz w:val="20"/>
              </w:rPr>
              <w:t xml:space="preserve"> este nuevo contenido</w:t>
            </w:r>
            <w:r>
              <w:rPr>
                <w:rFonts w:cs="Arial"/>
                <w:color w:val="000000"/>
                <w:sz w:val="20"/>
              </w:rPr>
              <w:t xml:space="preserve"> </w:t>
            </w:r>
            <w:r w:rsidR="00D66912">
              <w:rPr>
                <w:rFonts w:cs="Arial"/>
                <w:color w:val="000000"/>
                <w:sz w:val="20"/>
              </w:rPr>
              <w:t>en una sección de notificacio</w:t>
            </w:r>
            <w:r>
              <w:rPr>
                <w:rFonts w:cs="Arial"/>
                <w:color w:val="000000"/>
                <w:sz w:val="20"/>
              </w:rPr>
              <w:t>n</w:t>
            </w:r>
            <w:r w:rsidR="00D66912">
              <w:rPr>
                <w:rFonts w:cs="Arial"/>
                <w:color w:val="000000"/>
                <w:sz w:val="20"/>
              </w:rPr>
              <w:t>es</w:t>
            </w:r>
            <w:r>
              <w:rPr>
                <w:rFonts w:cs="Arial"/>
                <w:color w:val="000000"/>
                <w:sz w:val="20"/>
              </w:rPr>
              <w:t>. En esta sección se verá el detalle de lo actualizado: nombre, ubicación y tamaño del archivo.</w:t>
            </w:r>
          </w:p>
        </w:tc>
      </w:tr>
      <w:tr w:rsidR="00D33870" w:rsidTr="00415CFD">
        <w:trPr>
          <w:jc w:val="center"/>
        </w:trPr>
        <w:tc>
          <w:tcPr>
            <w:tcW w:w="9412" w:type="dxa"/>
            <w:gridSpan w:val="2"/>
            <w:shd w:val="clear" w:color="auto" w:fill="E0E0E0"/>
          </w:tcPr>
          <w:p w:rsidR="00D33870" w:rsidRDefault="00D33870" w:rsidP="00415CFD">
            <w:r>
              <w:t>Precondiciones</w:t>
            </w:r>
          </w:p>
        </w:tc>
      </w:tr>
      <w:tr w:rsidR="00415CFD" w:rsidTr="00415CFD">
        <w:trPr>
          <w:jc w:val="center"/>
        </w:trPr>
        <w:tc>
          <w:tcPr>
            <w:tcW w:w="9412" w:type="dxa"/>
            <w:gridSpan w:val="2"/>
          </w:tcPr>
          <w:p w:rsidR="00415CFD" w:rsidRDefault="00415CFD" w:rsidP="00D33870">
            <w:pPr>
              <w:pStyle w:val="ListParagraph1"/>
              <w:numPr>
                <w:ilvl w:val="0"/>
                <w:numId w:val="13"/>
              </w:numPr>
              <w:jc w:val="both"/>
              <w:rPr>
                <w:sz w:val="20"/>
              </w:rPr>
            </w:pPr>
            <w:r>
              <w:rPr>
                <w:sz w:val="20"/>
              </w:rPr>
              <w:t>El usuario se autenticó con éxito en la aplicación.</w:t>
            </w:r>
          </w:p>
          <w:p w:rsidR="00415CFD" w:rsidRPr="00744D4F" w:rsidRDefault="00415CFD" w:rsidP="00744D4F">
            <w:pPr>
              <w:pStyle w:val="ListParagraph1"/>
              <w:numPr>
                <w:ilvl w:val="0"/>
                <w:numId w:val="13"/>
              </w:numPr>
              <w:jc w:val="both"/>
              <w:rPr>
                <w:sz w:val="20"/>
              </w:rPr>
            </w:pPr>
            <w:r w:rsidRPr="00744D4F">
              <w:rPr>
                <w:sz w:val="20"/>
              </w:rPr>
              <w:t xml:space="preserve">Se </w:t>
            </w:r>
            <w:r>
              <w:rPr>
                <w:sz w:val="20"/>
              </w:rPr>
              <w:t>ha agregado</w:t>
            </w:r>
            <w:r w:rsidRPr="00744D4F">
              <w:rPr>
                <w:sz w:val="20"/>
              </w:rPr>
              <w:t xml:space="preserve"> contenido en el administrador web</w:t>
            </w:r>
            <w:r>
              <w:rPr>
                <w:sz w:val="20"/>
              </w:rPr>
              <w:t>, el cual aún no ha sido obtenido por el usuario.</w:t>
            </w:r>
          </w:p>
          <w:p w:rsidR="00415CFD" w:rsidRPr="00744D4F" w:rsidRDefault="00415CFD" w:rsidP="00744D4F">
            <w:pPr>
              <w:pStyle w:val="ListParagraph1"/>
              <w:numPr>
                <w:ilvl w:val="0"/>
                <w:numId w:val="13"/>
              </w:numPr>
              <w:jc w:val="both"/>
              <w:rPr>
                <w:sz w:val="20"/>
              </w:rPr>
            </w:pPr>
            <w:r w:rsidRPr="00744D4F">
              <w:rPr>
                <w:sz w:val="20"/>
              </w:rPr>
              <w:t xml:space="preserve">El usuario </w:t>
            </w:r>
            <w:r>
              <w:rPr>
                <w:sz w:val="20"/>
              </w:rPr>
              <w:t>tiene un rol que le permita acceder a ese</w:t>
            </w:r>
            <w:r w:rsidRPr="00744D4F">
              <w:rPr>
                <w:sz w:val="20"/>
              </w:rPr>
              <w:t xml:space="preserve"> contenido</w:t>
            </w:r>
            <w:r>
              <w:rPr>
                <w:sz w:val="20"/>
              </w:rPr>
              <w:t xml:space="preserve"> nuevo</w:t>
            </w:r>
            <w:r w:rsidRPr="00744D4F">
              <w:rPr>
                <w:sz w:val="20"/>
              </w:rPr>
              <w:t>.</w:t>
            </w:r>
          </w:p>
        </w:tc>
      </w:tr>
      <w:tr w:rsidR="00D33870" w:rsidTr="00415CFD">
        <w:trPr>
          <w:jc w:val="center"/>
        </w:trPr>
        <w:tc>
          <w:tcPr>
            <w:tcW w:w="9412" w:type="dxa"/>
            <w:gridSpan w:val="2"/>
            <w:shd w:val="clear" w:color="auto" w:fill="E0E0E0"/>
          </w:tcPr>
          <w:p w:rsidR="00D33870" w:rsidRDefault="00D33870" w:rsidP="00415CFD">
            <w:r>
              <w:t>Flujo básico</w:t>
            </w:r>
          </w:p>
        </w:tc>
      </w:tr>
      <w:tr w:rsidR="00D33870" w:rsidTr="00415CFD">
        <w:trPr>
          <w:jc w:val="center"/>
        </w:trPr>
        <w:tc>
          <w:tcPr>
            <w:tcW w:w="9412" w:type="dxa"/>
            <w:gridSpan w:val="2"/>
          </w:tcPr>
          <w:p w:rsidR="00D66912" w:rsidRDefault="00D66912" w:rsidP="00D74392">
            <w:pPr>
              <w:numPr>
                <w:ilvl w:val="0"/>
                <w:numId w:val="24"/>
              </w:numPr>
              <w:jc w:val="both"/>
              <w:rPr>
                <w:sz w:val="20"/>
              </w:rPr>
            </w:pPr>
            <w:r>
              <w:rPr>
                <w:sz w:val="20"/>
              </w:rPr>
              <w:t xml:space="preserve">El sistema muestra una alerta </w:t>
            </w:r>
            <w:r w:rsidR="0072537D">
              <w:rPr>
                <w:sz w:val="20"/>
              </w:rPr>
              <w:t>en la sección de</w:t>
            </w:r>
            <w:r>
              <w:rPr>
                <w:sz w:val="20"/>
              </w:rPr>
              <w:t xml:space="preserve"> notific</w:t>
            </w:r>
            <w:r w:rsidR="0072537D">
              <w:rPr>
                <w:sz w:val="20"/>
              </w:rPr>
              <w:t>aciones</w:t>
            </w:r>
            <w:r>
              <w:rPr>
                <w:sz w:val="20"/>
              </w:rPr>
              <w:t xml:space="preserve"> </w:t>
            </w:r>
            <w:r w:rsidR="0072537D">
              <w:rPr>
                <w:sz w:val="20"/>
              </w:rPr>
              <w:t>del</w:t>
            </w:r>
            <w:r>
              <w:rPr>
                <w:sz w:val="20"/>
              </w:rPr>
              <w:t xml:space="preserve"> aplicativo.</w:t>
            </w:r>
          </w:p>
          <w:p w:rsidR="00D66912" w:rsidRDefault="00D66912" w:rsidP="00D74392">
            <w:pPr>
              <w:numPr>
                <w:ilvl w:val="0"/>
                <w:numId w:val="24"/>
              </w:numPr>
              <w:jc w:val="both"/>
              <w:rPr>
                <w:sz w:val="20"/>
              </w:rPr>
            </w:pPr>
            <w:r>
              <w:rPr>
                <w:sz w:val="20"/>
              </w:rPr>
              <w:t xml:space="preserve">El usuario selecciona la </w:t>
            </w:r>
            <w:r w:rsidR="0072537D">
              <w:rPr>
                <w:sz w:val="20"/>
              </w:rPr>
              <w:t>sección de notificaciones</w:t>
            </w:r>
            <w:r>
              <w:rPr>
                <w:sz w:val="20"/>
              </w:rPr>
              <w:t>.</w:t>
            </w:r>
          </w:p>
          <w:p w:rsidR="00D33870" w:rsidRDefault="00D66912" w:rsidP="00D74392">
            <w:pPr>
              <w:numPr>
                <w:ilvl w:val="0"/>
                <w:numId w:val="24"/>
              </w:numPr>
              <w:jc w:val="both"/>
              <w:rPr>
                <w:sz w:val="20"/>
              </w:rPr>
            </w:pPr>
            <w:r>
              <w:rPr>
                <w:sz w:val="20"/>
              </w:rPr>
              <w:t xml:space="preserve">El sistema muestra </w:t>
            </w:r>
            <w:r w:rsidRPr="00D66912">
              <w:rPr>
                <w:sz w:val="20"/>
              </w:rPr>
              <w:t>el detalle de los archivos: nombre, ubicación y tamaño del archivo. (PM-007)</w:t>
            </w:r>
          </w:p>
        </w:tc>
      </w:tr>
      <w:tr w:rsidR="00D33870" w:rsidTr="00415CFD">
        <w:trPr>
          <w:jc w:val="center"/>
        </w:trPr>
        <w:tc>
          <w:tcPr>
            <w:tcW w:w="9412" w:type="dxa"/>
            <w:gridSpan w:val="2"/>
            <w:tcBorders>
              <w:bottom w:val="single" w:sz="4" w:space="0" w:color="auto"/>
            </w:tcBorders>
            <w:shd w:val="clear" w:color="auto" w:fill="E0E0E0"/>
          </w:tcPr>
          <w:p w:rsidR="00D33870" w:rsidRDefault="00D33870" w:rsidP="00415CFD">
            <w:r>
              <w:t>Subflujos</w:t>
            </w:r>
          </w:p>
        </w:tc>
      </w:tr>
      <w:tr w:rsidR="00D33870" w:rsidTr="00415CFD">
        <w:trPr>
          <w:jc w:val="center"/>
        </w:trPr>
        <w:tc>
          <w:tcPr>
            <w:tcW w:w="9412" w:type="dxa"/>
            <w:gridSpan w:val="2"/>
          </w:tcPr>
          <w:p w:rsidR="00D33870" w:rsidRDefault="00D66912" w:rsidP="00D66912">
            <w:pPr>
              <w:jc w:val="both"/>
              <w:rPr>
                <w:sz w:val="20"/>
              </w:rPr>
            </w:pPr>
            <w:r>
              <w:rPr>
                <w:sz w:val="20"/>
              </w:rPr>
              <w:t>No aplica.</w:t>
            </w:r>
          </w:p>
        </w:tc>
      </w:tr>
      <w:tr w:rsidR="00D33870" w:rsidTr="00415CFD">
        <w:trPr>
          <w:jc w:val="center"/>
        </w:trPr>
        <w:tc>
          <w:tcPr>
            <w:tcW w:w="9412" w:type="dxa"/>
            <w:gridSpan w:val="2"/>
            <w:shd w:val="clear" w:color="auto" w:fill="E0E0E0"/>
          </w:tcPr>
          <w:p w:rsidR="00D33870" w:rsidRDefault="00D33870" w:rsidP="00415CFD">
            <w:r>
              <w:t>Flujos alternos</w:t>
            </w:r>
          </w:p>
        </w:tc>
      </w:tr>
      <w:tr w:rsidR="00D33870" w:rsidTr="00415CFD">
        <w:trPr>
          <w:jc w:val="center"/>
        </w:trPr>
        <w:tc>
          <w:tcPr>
            <w:tcW w:w="9412" w:type="dxa"/>
            <w:gridSpan w:val="2"/>
          </w:tcPr>
          <w:p w:rsidR="00D33870" w:rsidRDefault="00D66912" w:rsidP="00D66912">
            <w:pPr>
              <w:tabs>
                <w:tab w:val="left" w:pos="360"/>
              </w:tabs>
              <w:jc w:val="both"/>
            </w:pPr>
            <w:r>
              <w:t>No aplica.</w:t>
            </w:r>
          </w:p>
        </w:tc>
      </w:tr>
      <w:tr w:rsidR="00D33870" w:rsidTr="00415CFD">
        <w:trPr>
          <w:trHeight w:val="135"/>
          <w:jc w:val="center"/>
        </w:trPr>
        <w:tc>
          <w:tcPr>
            <w:tcW w:w="9412" w:type="dxa"/>
            <w:gridSpan w:val="2"/>
            <w:shd w:val="clear" w:color="auto" w:fill="E0E0E0"/>
          </w:tcPr>
          <w:p w:rsidR="00D33870" w:rsidRDefault="00D33870" w:rsidP="00415CFD">
            <w:r>
              <w:t>Postcondiciones</w:t>
            </w:r>
          </w:p>
        </w:tc>
      </w:tr>
      <w:tr w:rsidR="00D33870" w:rsidTr="00415CFD">
        <w:trPr>
          <w:trHeight w:val="135"/>
          <w:jc w:val="center"/>
        </w:trPr>
        <w:tc>
          <w:tcPr>
            <w:tcW w:w="9412" w:type="dxa"/>
            <w:gridSpan w:val="2"/>
          </w:tcPr>
          <w:p w:rsidR="00D33870" w:rsidRDefault="00D33870" w:rsidP="00415CFD">
            <w:pPr>
              <w:rPr>
                <w:sz w:val="20"/>
              </w:rPr>
            </w:pPr>
            <w:r>
              <w:rPr>
                <w:sz w:val="20"/>
              </w:rPr>
              <w:t xml:space="preserve">El usuario está informado del nuevo </w:t>
            </w:r>
            <w:r w:rsidR="00D66912">
              <w:rPr>
                <w:sz w:val="20"/>
              </w:rPr>
              <w:t>contenido generado en el Administrador W</w:t>
            </w:r>
            <w:r>
              <w:rPr>
                <w:sz w:val="20"/>
              </w:rPr>
              <w:t>eb.</w:t>
            </w:r>
          </w:p>
        </w:tc>
      </w:tr>
      <w:tr w:rsidR="00D33870" w:rsidTr="00415CFD">
        <w:trPr>
          <w:jc w:val="center"/>
        </w:trPr>
        <w:tc>
          <w:tcPr>
            <w:tcW w:w="9412" w:type="dxa"/>
            <w:gridSpan w:val="2"/>
            <w:tcBorders>
              <w:bottom w:val="single" w:sz="4" w:space="0" w:color="auto"/>
            </w:tcBorders>
            <w:shd w:val="clear" w:color="auto" w:fill="E0E0E0"/>
          </w:tcPr>
          <w:p w:rsidR="00D33870" w:rsidRDefault="00D33870" w:rsidP="00415CFD">
            <w:r>
              <w:t>Puntos de extensión (extend) o de inclusión (include)</w:t>
            </w:r>
          </w:p>
        </w:tc>
      </w:tr>
      <w:tr w:rsidR="00D33870" w:rsidTr="00415CFD">
        <w:trPr>
          <w:jc w:val="center"/>
        </w:trPr>
        <w:tc>
          <w:tcPr>
            <w:tcW w:w="9412" w:type="dxa"/>
            <w:gridSpan w:val="2"/>
          </w:tcPr>
          <w:p w:rsidR="00D33870" w:rsidRDefault="00D33870" w:rsidP="00415CFD">
            <w:pPr>
              <w:jc w:val="both"/>
              <w:rPr>
                <w:sz w:val="20"/>
              </w:rPr>
            </w:pPr>
            <w:r>
              <w:rPr>
                <w:sz w:val="20"/>
              </w:rPr>
              <w:t>No aplica</w:t>
            </w:r>
          </w:p>
        </w:tc>
      </w:tr>
      <w:tr w:rsidR="00D33870" w:rsidTr="00415CFD">
        <w:trPr>
          <w:jc w:val="center"/>
        </w:trPr>
        <w:tc>
          <w:tcPr>
            <w:tcW w:w="9412" w:type="dxa"/>
            <w:gridSpan w:val="2"/>
            <w:shd w:val="clear" w:color="auto" w:fill="E0E0E0"/>
          </w:tcPr>
          <w:p w:rsidR="00D33870" w:rsidRDefault="00D33870" w:rsidP="00415CFD">
            <w:r>
              <w:t>Observaciones</w:t>
            </w:r>
          </w:p>
        </w:tc>
      </w:tr>
      <w:tr w:rsidR="00D33870" w:rsidTr="00415CFD">
        <w:trPr>
          <w:jc w:val="center"/>
        </w:trPr>
        <w:tc>
          <w:tcPr>
            <w:tcW w:w="9412" w:type="dxa"/>
            <w:gridSpan w:val="2"/>
            <w:shd w:val="clear" w:color="auto" w:fill="FFFFFF"/>
          </w:tcPr>
          <w:p w:rsidR="00D33870" w:rsidRDefault="0072537D" w:rsidP="00D66912">
            <w:pPr>
              <w:tabs>
                <w:tab w:val="left" w:pos="425"/>
              </w:tabs>
              <w:jc w:val="both"/>
              <w:rPr>
                <w:sz w:val="20"/>
              </w:rPr>
            </w:pPr>
            <w:r>
              <w:rPr>
                <w:sz w:val="20"/>
              </w:rPr>
              <w:t>No aplica.</w:t>
            </w:r>
          </w:p>
        </w:tc>
      </w:tr>
      <w:tr w:rsidR="00D33870" w:rsidTr="00415CFD">
        <w:trPr>
          <w:jc w:val="center"/>
        </w:trPr>
        <w:tc>
          <w:tcPr>
            <w:tcW w:w="9412" w:type="dxa"/>
            <w:gridSpan w:val="2"/>
            <w:shd w:val="clear" w:color="auto" w:fill="E0E0E0"/>
          </w:tcPr>
          <w:p w:rsidR="00D33870" w:rsidRDefault="00D33870" w:rsidP="00415CFD">
            <w:r>
              <w:t>Pantallas asociadas</w:t>
            </w:r>
          </w:p>
        </w:tc>
      </w:tr>
      <w:tr w:rsidR="00D33870" w:rsidTr="00415CFD">
        <w:trPr>
          <w:jc w:val="center"/>
        </w:trPr>
        <w:tc>
          <w:tcPr>
            <w:tcW w:w="9412" w:type="dxa"/>
            <w:gridSpan w:val="2"/>
          </w:tcPr>
          <w:p w:rsidR="00D33870" w:rsidRDefault="00D33870" w:rsidP="00D33870">
            <w:pPr>
              <w:numPr>
                <w:ilvl w:val="0"/>
                <w:numId w:val="4"/>
              </w:numPr>
              <w:jc w:val="both"/>
              <w:rPr>
                <w:sz w:val="20"/>
              </w:rPr>
            </w:pPr>
            <w:r>
              <w:rPr>
                <w:sz w:val="20"/>
              </w:rPr>
              <w:t>PM-007</w:t>
            </w:r>
          </w:p>
        </w:tc>
      </w:tr>
    </w:tbl>
    <w:p w:rsidR="00D33870" w:rsidRDefault="00D33870" w:rsidP="00D33870"/>
    <w:p w:rsidR="00D33870" w:rsidRDefault="00D33870" w:rsidP="00D33870"/>
    <w:p w:rsidR="00D33870" w:rsidRDefault="009B1314" w:rsidP="00D33870">
      <w:pPr>
        <w:jc w:val="center"/>
      </w:pPr>
      <w:r>
        <w:lastRenderedPageBreak/>
        <w:pict>
          <v:shape id="Picture 6" o:spid="_x0000_i1028" type="#_x0000_t75" style="width:192.85pt;height:381.3pt;visibility:visible;mso-wrap-style:square">
            <v:imagedata r:id="rId11" o:title="" croptop="21133f" cropbottom="9408f" cropleft="44193f" cropright="11401f"/>
          </v:shape>
        </w:pict>
      </w:r>
    </w:p>
    <w:p w:rsidR="00D33870" w:rsidRPr="00744D4F" w:rsidRDefault="00D33870" w:rsidP="00D33870">
      <w:pPr>
        <w:jc w:val="center"/>
      </w:pPr>
      <w:r w:rsidRPr="00744D4F">
        <w:t>Wireframe PM-007</w:t>
      </w:r>
    </w:p>
    <w:p w:rsidR="009422A3" w:rsidRDefault="00F203D5" w:rsidP="00D33870">
      <w:pPr>
        <w:pStyle w:val="Titulo2"/>
        <w:numPr>
          <w:ilvl w:val="2"/>
          <w:numId w:val="3"/>
        </w:numPr>
        <w:pBdr>
          <w:top w:val="none" w:sz="0" w:space="0" w:color="auto"/>
        </w:pBdr>
        <w:tabs>
          <w:tab w:val="clear" w:pos="3839"/>
          <w:tab w:val="left" w:pos="851"/>
        </w:tabs>
      </w:pPr>
      <w:r>
        <w:br w:type="page"/>
      </w:r>
      <w:bookmarkStart w:id="26" w:name="_Toc419107484"/>
      <w:r>
        <w:lastRenderedPageBreak/>
        <w:t>CUM-004</w:t>
      </w:r>
      <w:r w:rsidR="006034ED">
        <w:t xml:space="preserve"> </w:t>
      </w:r>
      <w:r w:rsidR="00523E1A">
        <w:t>Navegar por la</w:t>
      </w:r>
      <w:r w:rsidR="00776BEA">
        <w:t xml:space="preserve">s </w:t>
      </w:r>
      <w:r w:rsidR="00523E1A">
        <w:t xml:space="preserve">colecciones y </w:t>
      </w:r>
      <w:r>
        <w:t>A</w:t>
      </w:r>
      <w:r w:rsidR="009E4211">
        <w:t>rchivos</w:t>
      </w:r>
      <w:bookmarkEnd w:id="26"/>
    </w:p>
    <w:tbl>
      <w:tblPr>
        <w:tblW w:w="94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809"/>
        <w:gridCol w:w="7603"/>
      </w:tblGrid>
      <w:tr w:rsidR="009422A3">
        <w:trPr>
          <w:trHeight w:val="178"/>
          <w:jc w:val="center"/>
        </w:trPr>
        <w:tc>
          <w:tcPr>
            <w:tcW w:w="1809" w:type="dxa"/>
            <w:shd w:val="clear" w:color="auto" w:fill="E0E0E0"/>
            <w:vAlign w:val="center"/>
          </w:tcPr>
          <w:p w:rsidR="009422A3" w:rsidRDefault="006034ED">
            <w:r>
              <w:t>Caso de Uso del Sistema</w:t>
            </w:r>
          </w:p>
        </w:tc>
        <w:tc>
          <w:tcPr>
            <w:tcW w:w="7603" w:type="dxa"/>
            <w:vAlign w:val="center"/>
          </w:tcPr>
          <w:p w:rsidR="009422A3" w:rsidRDefault="00523E1A" w:rsidP="00523E1A">
            <w:pPr>
              <w:rPr>
                <w:sz w:val="20"/>
                <w:szCs w:val="22"/>
                <w:lang w:eastAsia="en-US"/>
              </w:rPr>
            </w:pPr>
            <w:r>
              <w:t xml:space="preserve">Navegar por las colecciones y </w:t>
            </w:r>
            <w:r w:rsidR="00F203D5">
              <w:t>Archivos</w:t>
            </w:r>
            <w:r>
              <w:t xml:space="preserve"> </w:t>
            </w:r>
          </w:p>
        </w:tc>
      </w:tr>
      <w:tr w:rsidR="009422A3">
        <w:trPr>
          <w:jc w:val="center"/>
        </w:trPr>
        <w:tc>
          <w:tcPr>
            <w:tcW w:w="1809" w:type="dxa"/>
            <w:shd w:val="clear" w:color="auto" w:fill="E0E0E0"/>
            <w:vAlign w:val="center"/>
          </w:tcPr>
          <w:p w:rsidR="009422A3" w:rsidRDefault="006034ED">
            <w:r>
              <w:t>Actores</w:t>
            </w:r>
          </w:p>
        </w:tc>
        <w:tc>
          <w:tcPr>
            <w:tcW w:w="7603" w:type="dxa"/>
            <w:vAlign w:val="center"/>
          </w:tcPr>
          <w:p w:rsidR="009422A3" w:rsidRDefault="006034ED">
            <w:pPr>
              <w:rPr>
                <w:sz w:val="20"/>
                <w:szCs w:val="22"/>
                <w:lang w:eastAsia="en-US"/>
              </w:rPr>
            </w:pPr>
            <w:r>
              <w:rPr>
                <w:rFonts w:cs="Arial"/>
                <w:sz w:val="20"/>
              </w:rPr>
              <w:t>Usuario móvil</w:t>
            </w:r>
          </w:p>
        </w:tc>
      </w:tr>
      <w:tr w:rsidR="009422A3">
        <w:trPr>
          <w:jc w:val="center"/>
        </w:trPr>
        <w:tc>
          <w:tcPr>
            <w:tcW w:w="1809" w:type="dxa"/>
            <w:shd w:val="clear" w:color="auto" w:fill="E0E0E0"/>
            <w:vAlign w:val="center"/>
          </w:tcPr>
          <w:p w:rsidR="009422A3" w:rsidRDefault="006034ED">
            <w:r>
              <w:t>Breve descripción</w:t>
            </w:r>
          </w:p>
        </w:tc>
        <w:tc>
          <w:tcPr>
            <w:tcW w:w="7603" w:type="dxa"/>
            <w:vAlign w:val="center"/>
          </w:tcPr>
          <w:p w:rsidR="009422A3" w:rsidRDefault="00975EB1" w:rsidP="001D3C51">
            <w:pPr>
              <w:rPr>
                <w:sz w:val="20"/>
                <w:szCs w:val="22"/>
                <w:lang w:eastAsia="en-US"/>
              </w:rPr>
            </w:pPr>
            <w:r>
              <w:rPr>
                <w:rFonts w:cs="Arial"/>
                <w:sz w:val="20"/>
              </w:rPr>
              <w:t xml:space="preserve">Permite buscar </w:t>
            </w:r>
            <w:r w:rsidR="001D3C51">
              <w:rPr>
                <w:rFonts w:cs="Arial"/>
                <w:sz w:val="20"/>
              </w:rPr>
              <w:t>archivos</w:t>
            </w:r>
            <w:r w:rsidR="006034ED">
              <w:rPr>
                <w:rFonts w:cs="Arial"/>
                <w:sz w:val="20"/>
              </w:rPr>
              <w:t xml:space="preserve"> en el aplicativo</w:t>
            </w:r>
            <w:r w:rsidR="00D718E6">
              <w:rPr>
                <w:rFonts w:cs="Arial"/>
                <w:sz w:val="20"/>
              </w:rPr>
              <w:t xml:space="preserve">, </w:t>
            </w:r>
            <w:r w:rsidR="001D3C51">
              <w:rPr>
                <w:rFonts w:cs="Arial"/>
                <w:sz w:val="20"/>
              </w:rPr>
              <w:t>los</w:t>
            </w:r>
            <w:r w:rsidR="00D718E6">
              <w:rPr>
                <w:rFonts w:cs="Arial"/>
                <w:sz w:val="20"/>
              </w:rPr>
              <w:t xml:space="preserve"> cual</w:t>
            </w:r>
            <w:r w:rsidR="001D3C51">
              <w:rPr>
                <w:rFonts w:cs="Arial"/>
                <w:sz w:val="20"/>
              </w:rPr>
              <w:t>es</w:t>
            </w:r>
            <w:r w:rsidR="00D718E6">
              <w:rPr>
                <w:rFonts w:cs="Arial"/>
                <w:sz w:val="20"/>
              </w:rPr>
              <w:t xml:space="preserve"> ha</w:t>
            </w:r>
            <w:r w:rsidR="001D3C51">
              <w:rPr>
                <w:rFonts w:cs="Arial"/>
                <w:sz w:val="20"/>
              </w:rPr>
              <w:t>n</w:t>
            </w:r>
            <w:r w:rsidR="00D718E6">
              <w:rPr>
                <w:rFonts w:cs="Arial"/>
                <w:sz w:val="20"/>
              </w:rPr>
              <w:t xml:space="preserve"> sido</w:t>
            </w:r>
            <w:r w:rsidR="001D3C51">
              <w:rPr>
                <w:rFonts w:cs="Arial"/>
                <w:sz w:val="20"/>
              </w:rPr>
              <w:t xml:space="preserve"> previamente</w:t>
            </w:r>
            <w:r w:rsidR="00D718E6">
              <w:rPr>
                <w:rFonts w:cs="Arial"/>
                <w:sz w:val="20"/>
              </w:rPr>
              <w:t xml:space="preserve"> </w:t>
            </w:r>
            <w:r w:rsidR="001D3C51">
              <w:rPr>
                <w:rFonts w:cs="Arial"/>
                <w:sz w:val="20"/>
              </w:rPr>
              <w:t xml:space="preserve">cargados </w:t>
            </w:r>
            <w:r w:rsidR="00D718E6">
              <w:rPr>
                <w:rFonts w:cs="Arial"/>
                <w:sz w:val="20"/>
              </w:rPr>
              <w:t>en el Administrador W</w:t>
            </w:r>
            <w:r w:rsidR="006034ED">
              <w:rPr>
                <w:rFonts w:cs="Arial"/>
                <w:sz w:val="20"/>
              </w:rPr>
              <w:t xml:space="preserve">eb. </w:t>
            </w:r>
          </w:p>
        </w:tc>
      </w:tr>
      <w:tr w:rsidR="009422A3" w:rsidTr="00744D4F">
        <w:trPr>
          <w:jc w:val="center"/>
        </w:trPr>
        <w:tc>
          <w:tcPr>
            <w:tcW w:w="9412" w:type="dxa"/>
            <w:gridSpan w:val="2"/>
            <w:shd w:val="clear" w:color="auto" w:fill="E0E0E0"/>
          </w:tcPr>
          <w:p w:rsidR="009422A3" w:rsidRDefault="006034ED">
            <w:r>
              <w:t>Precondiciones</w:t>
            </w:r>
          </w:p>
        </w:tc>
      </w:tr>
      <w:tr w:rsidR="009422A3" w:rsidTr="00744D4F">
        <w:trPr>
          <w:jc w:val="center"/>
        </w:trPr>
        <w:tc>
          <w:tcPr>
            <w:tcW w:w="9412" w:type="dxa"/>
            <w:gridSpan w:val="2"/>
          </w:tcPr>
          <w:p w:rsidR="009422A3" w:rsidRPr="00744D4F" w:rsidRDefault="006034ED" w:rsidP="006034ED">
            <w:pPr>
              <w:pStyle w:val="ListParagraph1"/>
              <w:numPr>
                <w:ilvl w:val="0"/>
                <w:numId w:val="13"/>
              </w:numPr>
              <w:spacing w:line="240" w:lineRule="auto"/>
              <w:jc w:val="both"/>
              <w:rPr>
                <w:sz w:val="20"/>
              </w:rPr>
            </w:pPr>
            <w:r w:rsidRPr="00744D4F">
              <w:rPr>
                <w:sz w:val="20"/>
              </w:rPr>
              <w:t>El usuario se autenticó con éxito en la aplicación.</w:t>
            </w:r>
          </w:p>
        </w:tc>
      </w:tr>
      <w:tr w:rsidR="009422A3" w:rsidTr="00744D4F">
        <w:trPr>
          <w:jc w:val="center"/>
        </w:trPr>
        <w:tc>
          <w:tcPr>
            <w:tcW w:w="9412" w:type="dxa"/>
            <w:gridSpan w:val="2"/>
            <w:shd w:val="clear" w:color="auto" w:fill="E0E0E0"/>
          </w:tcPr>
          <w:p w:rsidR="009422A3" w:rsidRDefault="006034ED">
            <w:r>
              <w:t>Flujo básico</w:t>
            </w:r>
          </w:p>
        </w:tc>
      </w:tr>
      <w:tr w:rsidR="009422A3" w:rsidTr="00744D4F">
        <w:trPr>
          <w:jc w:val="center"/>
        </w:trPr>
        <w:tc>
          <w:tcPr>
            <w:tcW w:w="9412" w:type="dxa"/>
            <w:gridSpan w:val="2"/>
          </w:tcPr>
          <w:p w:rsidR="009E4211" w:rsidRPr="00744D4F" w:rsidRDefault="006034ED" w:rsidP="00D74392">
            <w:pPr>
              <w:pStyle w:val="ListParagraph1"/>
              <w:numPr>
                <w:ilvl w:val="0"/>
                <w:numId w:val="17"/>
              </w:numPr>
              <w:tabs>
                <w:tab w:val="left" w:pos="420"/>
              </w:tabs>
              <w:ind w:left="371"/>
              <w:jc w:val="both"/>
              <w:rPr>
                <w:sz w:val="20"/>
              </w:rPr>
            </w:pPr>
            <w:r w:rsidRPr="00744D4F">
              <w:rPr>
                <w:sz w:val="20"/>
              </w:rPr>
              <w:t xml:space="preserve">El sistema muestra la pantalla </w:t>
            </w:r>
            <w:r w:rsidR="000343F1">
              <w:rPr>
                <w:sz w:val="20"/>
              </w:rPr>
              <w:t>principal</w:t>
            </w:r>
            <w:r w:rsidRPr="00744D4F">
              <w:rPr>
                <w:sz w:val="20"/>
              </w:rPr>
              <w:t xml:space="preserve"> donde se ven las diferentes colecciones</w:t>
            </w:r>
            <w:r w:rsidR="009E4211" w:rsidRPr="00744D4F">
              <w:rPr>
                <w:sz w:val="20"/>
              </w:rPr>
              <w:t xml:space="preserve"> </w:t>
            </w:r>
            <w:r w:rsidR="009E4211">
              <w:rPr>
                <w:sz w:val="20"/>
              </w:rPr>
              <w:t>de nivel 1</w:t>
            </w:r>
            <w:r>
              <w:rPr>
                <w:sz w:val="20"/>
              </w:rPr>
              <w:t xml:space="preserve"> </w:t>
            </w:r>
            <w:r w:rsidRPr="00744D4F">
              <w:rPr>
                <w:sz w:val="20"/>
              </w:rPr>
              <w:t xml:space="preserve">a las que el usuario tiene acceso de </w:t>
            </w:r>
            <w:r w:rsidR="000343F1" w:rsidRPr="00744D4F">
              <w:rPr>
                <w:sz w:val="20"/>
              </w:rPr>
              <w:t>acuerdo a su rol</w:t>
            </w:r>
            <w:r w:rsidR="009E4211" w:rsidRPr="00744D4F">
              <w:rPr>
                <w:sz w:val="20"/>
              </w:rPr>
              <w:t>.</w:t>
            </w:r>
            <w:r w:rsidR="009E4211">
              <w:rPr>
                <w:sz w:val="20"/>
              </w:rPr>
              <w:t xml:space="preserve"> (PM-002)</w:t>
            </w:r>
          </w:p>
          <w:p w:rsidR="009E4211" w:rsidRPr="00744D4F" w:rsidRDefault="009E4211" w:rsidP="00D74392">
            <w:pPr>
              <w:pStyle w:val="ListParagraph1"/>
              <w:numPr>
                <w:ilvl w:val="0"/>
                <w:numId w:val="17"/>
              </w:numPr>
              <w:tabs>
                <w:tab w:val="left" w:pos="420"/>
              </w:tabs>
              <w:ind w:left="371"/>
              <w:jc w:val="both"/>
              <w:rPr>
                <w:sz w:val="20"/>
              </w:rPr>
            </w:pPr>
            <w:r w:rsidRPr="00744D4F">
              <w:rPr>
                <w:sz w:val="20"/>
              </w:rPr>
              <w:t>El usuario selecciona una colección</w:t>
            </w:r>
            <w:r>
              <w:rPr>
                <w:sz w:val="20"/>
              </w:rPr>
              <w:t xml:space="preserve"> (de nivel 1).</w:t>
            </w:r>
          </w:p>
          <w:p w:rsidR="009E4211" w:rsidRDefault="009E4211" w:rsidP="00D74392">
            <w:pPr>
              <w:pStyle w:val="ListParagraph1"/>
              <w:numPr>
                <w:ilvl w:val="0"/>
                <w:numId w:val="17"/>
              </w:numPr>
              <w:tabs>
                <w:tab w:val="left" w:pos="420"/>
              </w:tabs>
              <w:ind w:left="371"/>
              <w:jc w:val="both"/>
              <w:rPr>
                <w:sz w:val="20"/>
              </w:rPr>
            </w:pPr>
            <w:r>
              <w:rPr>
                <w:sz w:val="20"/>
              </w:rPr>
              <w:t>El sistema abre un acordeón para mostrar el contenido (de nivel 2) de la colección seleccionada. (PM-002)</w:t>
            </w:r>
          </w:p>
          <w:p w:rsidR="009422A3" w:rsidRDefault="009E4211" w:rsidP="00D74392">
            <w:pPr>
              <w:pStyle w:val="ListParagraph1"/>
              <w:numPr>
                <w:ilvl w:val="0"/>
                <w:numId w:val="17"/>
              </w:numPr>
              <w:tabs>
                <w:tab w:val="left" w:pos="420"/>
              </w:tabs>
              <w:ind w:left="371"/>
              <w:jc w:val="both"/>
              <w:rPr>
                <w:sz w:val="20"/>
              </w:rPr>
            </w:pPr>
            <w:r>
              <w:rPr>
                <w:sz w:val="20"/>
              </w:rPr>
              <w:t>Si el usuario aún no encuentra el archivo buscado, selecciona una colección.</w:t>
            </w:r>
          </w:p>
          <w:p w:rsidR="009422A3" w:rsidRPr="00744D4F" w:rsidRDefault="006034ED" w:rsidP="00D74392">
            <w:pPr>
              <w:pStyle w:val="ListParagraph1"/>
              <w:numPr>
                <w:ilvl w:val="0"/>
                <w:numId w:val="17"/>
              </w:numPr>
              <w:tabs>
                <w:tab w:val="left" w:pos="420"/>
              </w:tabs>
              <w:ind w:left="371"/>
              <w:jc w:val="both"/>
              <w:rPr>
                <w:sz w:val="20"/>
              </w:rPr>
            </w:pPr>
            <w:r w:rsidRPr="00744D4F">
              <w:rPr>
                <w:sz w:val="20"/>
              </w:rPr>
              <w:t xml:space="preserve">El sistema muestra su lista de colecciones y </w:t>
            </w:r>
            <w:r w:rsidR="009E4211" w:rsidRPr="00744D4F">
              <w:rPr>
                <w:sz w:val="20"/>
              </w:rPr>
              <w:t>archivos</w:t>
            </w:r>
            <w:r w:rsidR="009E4211">
              <w:rPr>
                <w:sz w:val="20"/>
              </w:rPr>
              <w:t xml:space="preserve"> (de nivel 3). (PM-003)</w:t>
            </w:r>
          </w:p>
          <w:p w:rsidR="009E4211" w:rsidRDefault="009E4211" w:rsidP="00D74392">
            <w:pPr>
              <w:pStyle w:val="ListParagraph1"/>
              <w:numPr>
                <w:ilvl w:val="0"/>
                <w:numId w:val="17"/>
              </w:numPr>
              <w:tabs>
                <w:tab w:val="left" w:pos="420"/>
              </w:tabs>
              <w:ind w:left="371"/>
              <w:jc w:val="both"/>
              <w:rPr>
                <w:sz w:val="20"/>
              </w:rPr>
            </w:pPr>
            <w:r>
              <w:rPr>
                <w:sz w:val="20"/>
              </w:rPr>
              <w:t>Si el usuario aún no encuentra el archivo buscado, selecciona una colección.</w:t>
            </w:r>
          </w:p>
          <w:p w:rsidR="009E4211" w:rsidRDefault="009E4211" w:rsidP="00D74392">
            <w:pPr>
              <w:pStyle w:val="ListParagraph1"/>
              <w:numPr>
                <w:ilvl w:val="0"/>
                <w:numId w:val="17"/>
              </w:numPr>
              <w:tabs>
                <w:tab w:val="left" w:pos="420"/>
              </w:tabs>
              <w:ind w:left="371"/>
              <w:jc w:val="both"/>
              <w:rPr>
                <w:sz w:val="20"/>
              </w:rPr>
            </w:pPr>
            <w:r>
              <w:rPr>
                <w:sz w:val="20"/>
              </w:rPr>
              <w:t>El sistema muestra una lista de archivos (de nivel 4).</w:t>
            </w:r>
          </w:p>
          <w:p w:rsidR="009E4211" w:rsidRDefault="009E4211" w:rsidP="00D74392">
            <w:pPr>
              <w:pStyle w:val="ListParagraph1"/>
              <w:numPr>
                <w:ilvl w:val="0"/>
                <w:numId w:val="17"/>
              </w:numPr>
              <w:tabs>
                <w:tab w:val="left" w:pos="420"/>
              </w:tabs>
              <w:ind w:left="371"/>
              <w:jc w:val="both"/>
              <w:rPr>
                <w:sz w:val="20"/>
              </w:rPr>
            </w:pPr>
            <w:r>
              <w:rPr>
                <w:sz w:val="20"/>
              </w:rPr>
              <w:t>Si el usuario aún no encuentra el archivo buscado, puede regresar a los niveles anteriores y seguir buscando en otras colecciones.</w:t>
            </w:r>
          </w:p>
          <w:p w:rsidR="007A33DF" w:rsidRDefault="007A33DF" w:rsidP="00D74392">
            <w:pPr>
              <w:pStyle w:val="ListParagraph1"/>
              <w:numPr>
                <w:ilvl w:val="0"/>
                <w:numId w:val="17"/>
              </w:numPr>
              <w:tabs>
                <w:tab w:val="left" w:pos="420"/>
              </w:tabs>
              <w:ind w:left="371"/>
              <w:jc w:val="both"/>
              <w:rPr>
                <w:sz w:val="20"/>
              </w:rPr>
            </w:pPr>
            <w:r w:rsidRPr="00744D4F">
              <w:rPr>
                <w:sz w:val="20"/>
              </w:rPr>
              <w:t xml:space="preserve">Se repiten los pasos 2 </w:t>
            </w:r>
            <w:r>
              <w:rPr>
                <w:sz w:val="20"/>
              </w:rPr>
              <w:t>al 8</w:t>
            </w:r>
            <w:r w:rsidRPr="00744D4F">
              <w:rPr>
                <w:sz w:val="20"/>
              </w:rPr>
              <w:t xml:space="preserve"> hasta que el usuario haya encontrado el archivo que desea</w:t>
            </w:r>
            <w:r>
              <w:rPr>
                <w:sz w:val="20"/>
              </w:rPr>
              <w:t>.</w:t>
            </w:r>
          </w:p>
          <w:p w:rsidR="007A33DF" w:rsidRDefault="007A33DF" w:rsidP="00D74392">
            <w:pPr>
              <w:pStyle w:val="ListParagraph1"/>
              <w:numPr>
                <w:ilvl w:val="0"/>
                <w:numId w:val="17"/>
              </w:numPr>
              <w:tabs>
                <w:tab w:val="left" w:pos="420"/>
              </w:tabs>
              <w:ind w:left="371"/>
              <w:jc w:val="both"/>
              <w:rPr>
                <w:sz w:val="20"/>
              </w:rPr>
            </w:pPr>
            <w:r>
              <w:rPr>
                <w:sz w:val="20"/>
              </w:rPr>
              <w:t>El usuario selecciona el archivo deseado.</w:t>
            </w:r>
          </w:p>
          <w:p w:rsidR="009422A3" w:rsidRPr="00744D4F" w:rsidRDefault="007A33DF" w:rsidP="00D74392">
            <w:pPr>
              <w:pStyle w:val="ListParagraph1"/>
              <w:numPr>
                <w:ilvl w:val="0"/>
                <w:numId w:val="17"/>
              </w:numPr>
              <w:tabs>
                <w:tab w:val="left" w:pos="420"/>
              </w:tabs>
              <w:ind w:left="371"/>
              <w:jc w:val="both"/>
              <w:rPr>
                <w:sz w:val="20"/>
              </w:rPr>
            </w:pPr>
            <w:r>
              <w:rPr>
                <w:sz w:val="20"/>
              </w:rPr>
              <w:t xml:space="preserve">El sistema muestra un pop up con </w:t>
            </w:r>
            <w:r w:rsidRPr="00744D4F">
              <w:rPr>
                <w:sz w:val="20"/>
              </w:rPr>
              <w:t xml:space="preserve">las </w:t>
            </w:r>
            <w:r>
              <w:rPr>
                <w:sz w:val="20"/>
              </w:rPr>
              <w:t xml:space="preserve">opciones: Ver, Descargar y Eliminar, junto a las opciones se presentará la imagen de </w:t>
            </w:r>
            <w:proofErr w:type="spellStart"/>
            <w:r>
              <w:rPr>
                <w:sz w:val="20"/>
              </w:rPr>
              <w:t>preview</w:t>
            </w:r>
            <w:proofErr w:type="spellEnd"/>
            <w:r>
              <w:rPr>
                <w:sz w:val="20"/>
              </w:rPr>
              <w:t xml:space="preserve"> del archivo (si el archivo no cuenta con una imagen de </w:t>
            </w:r>
            <w:proofErr w:type="spellStart"/>
            <w:r>
              <w:rPr>
                <w:sz w:val="20"/>
              </w:rPr>
              <w:t>preview</w:t>
            </w:r>
            <w:proofErr w:type="spellEnd"/>
            <w:r>
              <w:rPr>
                <w:sz w:val="20"/>
              </w:rPr>
              <w:t xml:space="preserve"> asociada, no se mostrará esta sección).</w:t>
            </w:r>
          </w:p>
        </w:tc>
      </w:tr>
      <w:tr w:rsidR="009422A3" w:rsidTr="00744D4F">
        <w:trPr>
          <w:jc w:val="center"/>
        </w:trPr>
        <w:tc>
          <w:tcPr>
            <w:tcW w:w="9412" w:type="dxa"/>
            <w:gridSpan w:val="2"/>
            <w:tcBorders>
              <w:bottom w:val="single" w:sz="4" w:space="0" w:color="auto"/>
            </w:tcBorders>
            <w:shd w:val="clear" w:color="auto" w:fill="E0E0E0"/>
          </w:tcPr>
          <w:p w:rsidR="009422A3" w:rsidRDefault="006034ED">
            <w:r>
              <w:t>Subflujos</w:t>
            </w:r>
          </w:p>
        </w:tc>
      </w:tr>
      <w:tr w:rsidR="009422A3">
        <w:trPr>
          <w:jc w:val="center"/>
        </w:trPr>
        <w:tc>
          <w:tcPr>
            <w:tcW w:w="9412" w:type="dxa"/>
            <w:gridSpan w:val="2"/>
          </w:tcPr>
          <w:p w:rsidR="009422A3" w:rsidRDefault="00D718E6" w:rsidP="00D718E6">
            <w:pPr>
              <w:pStyle w:val="ListParagraph11"/>
              <w:tabs>
                <w:tab w:val="left" w:pos="420"/>
              </w:tabs>
              <w:ind w:left="0"/>
              <w:jc w:val="both"/>
              <w:rPr>
                <w:sz w:val="20"/>
              </w:rPr>
            </w:pPr>
            <w:r>
              <w:rPr>
                <w:sz w:val="20"/>
              </w:rPr>
              <w:t>No Aplica.</w:t>
            </w:r>
          </w:p>
        </w:tc>
      </w:tr>
      <w:tr w:rsidR="009422A3">
        <w:trPr>
          <w:jc w:val="center"/>
        </w:trPr>
        <w:tc>
          <w:tcPr>
            <w:tcW w:w="9412" w:type="dxa"/>
            <w:gridSpan w:val="2"/>
            <w:shd w:val="clear" w:color="auto" w:fill="E0E0E0"/>
          </w:tcPr>
          <w:p w:rsidR="009422A3" w:rsidRDefault="006034ED">
            <w:r>
              <w:t>Flujos alternos</w:t>
            </w:r>
          </w:p>
        </w:tc>
      </w:tr>
      <w:tr w:rsidR="009422A3">
        <w:trPr>
          <w:jc w:val="center"/>
        </w:trPr>
        <w:tc>
          <w:tcPr>
            <w:tcW w:w="9412" w:type="dxa"/>
            <w:gridSpan w:val="2"/>
          </w:tcPr>
          <w:p w:rsidR="009422A3" w:rsidRPr="00D718E6" w:rsidRDefault="003F41AA" w:rsidP="003F41AA">
            <w:pPr>
              <w:pStyle w:val="ListParagraph11"/>
              <w:tabs>
                <w:tab w:val="left" w:pos="420"/>
              </w:tabs>
              <w:ind w:left="0"/>
              <w:jc w:val="both"/>
              <w:rPr>
                <w:sz w:val="20"/>
              </w:rPr>
            </w:pPr>
            <w:r>
              <w:rPr>
                <w:sz w:val="20"/>
              </w:rPr>
              <w:t>No Aplica.</w:t>
            </w:r>
          </w:p>
        </w:tc>
      </w:tr>
      <w:tr w:rsidR="009422A3">
        <w:trPr>
          <w:trHeight w:val="135"/>
          <w:jc w:val="center"/>
        </w:trPr>
        <w:tc>
          <w:tcPr>
            <w:tcW w:w="9412" w:type="dxa"/>
            <w:gridSpan w:val="2"/>
            <w:shd w:val="clear" w:color="auto" w:fill="E0E0E0"/>
          </w:tcPr>
          <w:p w:rsidR="009422A3" w:rsidRDefault="006034ED">
            <w:r>
              <w:t>Postcondiciones</w:t>
            </w:r>
          </w:p>
        </w:tc>
      </w:tr>
      <w:tr w:rsidR="009422A3" w:rsidTr="00744D4F">
        <w:trPr>
          <w:trHeight w:val="135"/>
          <w:jc w:val="center"/>
        </w:trPr>
        <w:tc>
          <w:tcPr>
            <w:tcW w:w="9412" w:type="dxa"/>
            <w:gridSpan w:val="2"/>
          </w:tcPr>
          <w:p w:rsidR="009422A3" w:rsidRPr="00744D4F" w:rsidRDefault="006034ED" w:rsidP="00744D4F">
            <w:pPr>
              <w:jc w:val="both"/>
              <w:rPr>
                <w:sz w:val="20"/>
              </w:rPr>
            </w:pPr>
            <w:r w:rsidRPr="00744D4F">
              <w:rPr>
                <w:sz w:val="20"/>
              </w:rPr>
              <w:t xml:space="preserve">El </w:t>
            </w:r>
            <w:r>
              <w:rPr>
                <w:sz w:val="20"/>
              </w:rPr>
              <w:t xml:space="preserve">usuario </w:t>
            </w:r>
            <w:r w:rsidR="003F41AA">
              <w:rPr>
                <w:sz w:val="20"/>
              </w:rPr>
              <w:t xml:space="preserve">logra navegar entre las colecciones y </w:t>
            </w:r>
            <w:r w:rsidR="003F41AA" w:rsidRPr="00744D4F">
              <w:rPr>
                <w:sz w:val="20"/>
              </w:rPr>
              <w:t xml:space="preserve">encuentra el archivo </w:t>
            </w:r>
            <w:r w:rsidR="003F41AA">
              <w:rPr>
                <w:sz w:val="20"/>
              </w:rPr>
              <w:t>buscado</w:t>
            </w:r>
            <w:r w:rsidR="003F41AA" w:rsidRPr="00744D4F">
              <w:rPr>
                <w:sz w:val="20"/>
              </w:rPr>
              <w:t>.</w:t>
            </w:r>
          </w:p>
        </w:tc>
      </w:tr>
      <w:tr w:rsidR="009422A3" w:rsidTr="00744D4F">
        <w:trPr>
          <w:jc w:val="center"/>
        </w:trPr>
        <w:tc>
          <w:tcPr>
            <w:tcW w:w="9412" w:type="dxa"/>
            <w:gridSpan w:val="2"/>
            <w:tcBorders>
              <w:bottom w:val="single" w:sz="4" w:space="0" w:color="auto"/>
            </w:tcBorders>
            <w:shd w:val="clear" w:color="auto" w:fill="E0E0E0"/>
          </w:tcPr>
          <w:p w:rsidR="009422A3" w:rsidRDefault="006034ED">
            <w:r>
              <w:lastRenderedPageBreak/>
              <w:t>Puntos de extensión (extend) o de inclusión (include)</w:t>
            </w:r>
          </w:p>
        </w:tc>
      </w:tr>
      <w:tr w:rsidR="009422A3">
        <w:trPr>
          <w:jc w:val="center"/>
        </w:trPr>
        <w:tc>
          <w:tcPr>
            <w:tcW w:w="9412" w:type="dxa"/>
            <w:gridSpan w:val="2"/>
          </w:tcPr>
          <w:p w:rsidR="009422A3" w:rsidRDefault="006034ED">
            <w:pPr>
              <w:jc w:val="both"/>
              <w:rPr>
                <w:sz w:val="20"/>
              </w:rPr>
            </w:pPr>
            <w:r>
              <w:rPr>
                <w:sz w:val="20"/>
              </w:rPr>
              <w:t>No aplica</w:t>
            </w:r>
          </w:p>
        </w:tc>
      </w:tr>
      <w:tr w:rsidR="009422A3">
        <w:trPr>
          <w:jc w:val="center"/>
        </w:trPr>
        <w:tc>
          <w:tcPr>
            <w:tcW w:w="9412" w:type="dxa"/>
            <w:gridSpan w:val="2"/>
            <w:shd w:val="clear" w:color="auto" w:fill="E0E0E0"/>
          </w:tcPr>
          <w:p w:rsidR="009422A3" w:rsidRDefault="006034ED">
            <w:r>
              <w:t>Observaciones</w:t>
            </w:r>
          </w:p>
        </w:tc>
      </w:tr>
      <w:tr w:rsidR="009422A3" w:rsidTr="00744D4F">
        <w:trPr>
          <w:jc w:val="center"/>
        </w:trPr>
        <w:tc>
          <w:tcPr>
            <w:tcW w:w="9412" w:type="dxa"/>
            <w:gridSpan w:val="2"/>
            <w:shd w:val="clear" w:color="auto" w:fill="FFFFFF"/>
          </w:tcPr>
          <w:p w:rsidR="009422A3" w:rsidRPr="00744D4F" w:rsidRDefault="006034ED" w:rsidP="00744D4F">
            <w:pPr>
              <w:pStyle w:val="ListParagraph11"/>
              <w:numPr>
                <w:ilvl w:val="0"/>
                <w:numId w:val="13"/>
              </w:numPr>
              <w:spacing w:line="240" w:lineRule="auto"/>
              <w:jc w:val="both"/>
              <w:rPr>
                <w:sz w:val="20"/>
              </w:rPr>
            </w:pPr>
            <w:r>
              <w:rPr>
                <w:sz w:val="20"/>
              </w:rPr>
              <w:t>En</w:t>
            </w:r>
            <w:r w:rsidRPr="00744D4F">
              <w:rPr>
                <w:sz w:val="20"/>
              </w:rPr>
              <w:t xml:space="preserve"> la pantalla </w:t>
            </w:r>
            <w:r>
              <w:rPr>
                <w:sz w:val="20"/>
              </w:rPr>
              <w:t>principal</w:t>
            </w:r>
            <w:r w:rsidRPr="00744D4F">
              <w:rPr>
                <w:sz w:val="20"/>
              </w:rPr>
              <w:t xml:space="preserve"> se </w:t>
            </w:r>
            <w:r>
              <w:rPr>
                <w:sz w:val="20"/>
              </w:rPr>
              <w:t xml:space="preserve">verán solo </w:t>
            </w:r>
            <w:r w:rsidRPr="00744D4F">
              <w:rPr>
                <w:sz w:val="20"/>
              </w:rPr>
              <w:t>colecciones</w:t>
            </w:r>
            <w:r>
              <w:rPr>
                <w:sz w:val="20"/>
              </w:rPr>
              <w:t>, no archivos, pues no se puede tener archivos en la raíz</w:t>
            </w:r>
            <w:r w:rsidR="00F20187">
              <w:rPr>
                <w:sz w:val="20"/>
              </w:rPr>
              <w:t xml:space="preserve"> (archivos sin colección padre).</w:t>
            </w:r>
          </w:p>
          <w:p w:rsidR="00B451D9" w:rsidRDefault="00B451D9" w:rsidP="00B451D9">
            <w:pPr>
              <w:pStyle w:val="ListParagraph11"/>
              <w:numPr>
                <w:ilvl w:val="0"/>
                <w:numId w:val="13"/>
              </w:numPr>
              <w:spacing w:line="240" w:lineRule="auto"/>
              <w:jc w:val="both"/>
              <w:rPr>
                <w:ins w:id="27" w:author="Albatrino Aza, Giuseppe Martin" w:date="2015-05-11T17:31:00Z"/>
                <w:sz w:val="20"/>
              </w:rPr>
            </w:pPr>
            <w:r>
              <w:rPr>
                <w:sz w:val="20"/>
              </w:rPr>
              <w:t>Las colecciones tendrán un nivel de anidamiento de hasta 4 niveles</w:t>
            </w:r>
            <w:r w:rsidRPr="00744D4F">
              <w:rPr>
                <w:sz w:val="20"/>
              </w:rPr>
              <w:t>.</w:t>
            </w:r>
          </w:p>
          <w:p w:rsidR="00523E1A" w:rsidRPr="00744D4F" w:rsidRDefault="009B7A41" w:rsidP="00B451D9">
            <w:pPr>
              <w:pStyle w:val="ListParagraph11"/>
              <w:numPr>
                <w:ilvl w:val="0"/>
                <w:numId w:val="13"/>
              </w:numPr>
              <w:spacing w:line="240" w:lineRule="auto"/>
              <w:jc w:val="both"/>
              <w:rPr>
                <w:sz w:val="20"/>
              </w:rPr>
            </w:pPr>
            <w:ins w:id="28" w:author="Albatrino Aza, Giuseppe Martin" w:date="2015-05-14T11:48:00Z">
              <w:r>
                <w:rPr>
                  <w:sz w:val="20"/>
                </w:rPr>
                <w:t xml:space="preserve">La primera </w:t>
              </w:r>
            </w:ins>
            <w:ins w:id="29" w:author="Albatrino Aza, Giuseppe Martin" w:date="2015-05-11T17:31:00Z">
              <w:r w:rsidR="00523E1A">
                <w:rPr>
                  <w:sz w:val="20"/>
                </w:rPr>
                <w:t>colección</w:t>
              </w:r>
            </w:ins>
            <w:ins w:id="30" w:author="Albatrino Aza, Giuseppe Martin" w:date="2015-05-14T11:48:00Z">
              <w:r>
                <w:rPr>
                  <w:sz w:val="20"/>
                </w:rPr>
                <w:t xml:space="preserve"> del </w:t>
              </w:r>
            </w:ins>
            <w:ins w:id="31" w:author="Albatrino Aza, Giuseppe Martin" w:date="2015-05-14T11:49:00Z">
              <w:r>
                <w:rPr>
                  <w:sz w:val="20"/>
                </w:rPr>
                <w:t xml:space="preserve">primer </w:t>
              </w:r>
            </w:ins>
            <w:ins w:id="32" w:author="Albatrino Aza, Giuseppe Martin" w:date="2015-05-14T11:48:00Z">
              <w:r>
                <w:rPr>
                  <w:sz w:val="20"/>
                </w:rPr>
                <w:t xml:space="preserve">nivel  debe </w:t>
              </w:r>
            </w:ins>
            <w:ins w:id="33" w:author="Albatrino Aza, Giuseppe Martin" w:date="2015-05-11T17:31:00Z">
              <w:r w:rsidR="00523E1A">
                <w:rPr>
                  <w:sz w:val="20"/>
                </w:rPr>
                <w:t>aparecer desplegada en la pantalla de inicio</w:t>
              </w:r>
            </w:ins>
          </w:p>
          <w:p w:rsidR="009422A3" w:rsidRPr="00744D4F" w:rsidRDefault="006034ED" w:rsidP="006034ED">
            <w:pPr>
              <w:pStyle w:val="ListParagraph11"/>
              <w:numPr>
                <w:ilvl w:val="0"/>
                <w:numId w:val="13"/>
              </w:numPr>
              <w:spacing w:line="240" w:lineRule="auto"/>
              <w:jc w:val="both"/>
              <w:rPr>
                <w:sz w:val="20"/>
              </w:rPr>
            </w:pPr>
            <w:r w:rsidRPr="00744D4F">
              <w:rPr>
                <w:sz w:val="20"/>
              </w:rPr>
              <w:t>No se puede dar el caso en que se tiene una colección y al entrar no se vea ningún tipo de contenido, ya que para que el usuario haya podido ver la colección, implica que en el administrador web se ha publicado un archivo dentro de la colección y se ha asignado permisos a su rol.</w:t>
            </w:r>
          </w:p>
          <w:p w:rsidR="00523E1A" w:rsidRDefault="006034ED" w:rsidP="007C0A64">
            <w:pPr>
              <w:pStyle w:val="ListParagraph11"/>
              <w:numPr>
                <w:ilvl w:val="0"/>
                <w:numId w:val="13"/>
              </w:numPr>
              <w:spacing w:line="240" w:lineRule="auto"/>
              <w:jc w:val="both"/>
              <w:rPr>
                <w:sz w:val="20"/>
              </w:rPr>
            </w:pPr>
            <w:r>
              <w:rPr>
                <w:sz w:val="20"/>
              </w:rPr>
              <w:t xml:space="preserve">Formatos de archivos: </w:t>
            </w:r>
          </w:p>
          <w:p w:rsidR="00523E1A" w:rsidRDefault="006034ED" w:rsidP="00BD2F5C">
            <w:pPr>
              <w:pStyle w:val="ListParagraph11"/>
              <w:numPr>
                <w:ilvl w:val="1"/>
                <w:numId w:val="13"/>
              </w:numPr>
              <w:spacing w:line="240" w:lineRule="auto"/>
              <w:jc w:val="both"/>
              <w:rPr>
                <w:ins w:id="34" w:author="Albatrino Aza, Giuseppe Martin" w:date="2015-05-11T17:33:00Z"/>
                <w:sz w:val="20"/>
              </w:rPr>
            </w:pPr>
            <w:r>
              <w:rPr>
                <w:sz w:val="20"/>
              </w:rPr>
              <w:t>pdf para documentos</w:t>
            </w:r>
          </w:p>
          <w:p w:rsidR="00523E1A" w:rsidRDefault="006034ED" w:rsidP="00BD2F5C">
            <w:pPr>
              <w:pStyle w:val="ListParagraph11"/>
              <w:numPr>
                <w:ilvl w:val="1"/>
                <w:numId w:val="13"/>
              </w:numPr>
              <w:spacing w:line="240" w:lineRule="auto"/>
              <w:jc w:val="both"/>
              <w:rPr>
                <w:ins w:id="35" w:author="Albatrino Aza, Giuseppe Martin" w:date="2015-05-11T17:33:00Z"/>
                <w:sz w:val="20"/>
              </w:rPr>
            </w:pPr>
            <w:del w:id="36" w:author="Albatrino Aza, Giuseppe Martin" w:date="2015-05-11T17:33:00Z">
              <w:r w:rsidDel="00523E1A">
                <w:rPr>
                  <w:sz w:val="20"/>
                </w:rPr>
                <w:delText xml:space="preserve">, </w:delText>
              </w:r>
            </w:del>
            <w:r>
              <w:rPr>
                <w:sz w:val="20"/>
              </w:rPr>
              <w:t>mp4 para video</w:t>
            </w:r>
            <w:ins w:id="37" w:author="Albatrino Aza, Giuseppe Martin" w:date="2015-05-14T11:52:00Z">
              <w:r w:rsidR="009B7A41">
                <w:rPr>
                  <w:sz w:val="20"/>
                </w:rPr>
                <w:t>. (deseable</w:t>
              </w:r>
            </w:ins>
            <w:ins w:id="38" w:author="Albatrino Aza, Giuseppe Martin" w:date="2015-05-14T11:53:00Z">
              <w:r w:rsidR="00BD2F5C">
                <w:rPr>
                  <w:sz w:val="20"/>
                </w:rPr>
                <w:t xml:space="preserve"> añadir</w:t>
              </w:r>
            </w:ins>
            <w:ins w:id="39" w:author="Albatrino Aza, Giuseppe Martin" w:date="2015-05-14T11:52:00Z">
              <w:r w:rsidR="009B7A41">
                <w:rPr>
                  <w:sz w:val="20"/>
                </w:rPr>
                <w:t xml:space="preserve">:  </w:t>
              </w:r>
              <w:proofErr w:type="spellStart"/>
              <w:r w:rsidR="009B7A41">
                <w:rPr>
                  <w:sz w:val="20"/>
                </w:rPr>
                <w:t>mpeg</w:t>
              </w:r>
              <w:proofErr w:type="spellEnd"/>
              <w:r w:rsidR="009B7A41">
                <w:rPr>
                  <w:sz w:val="20"/>
                </w:rPr>
                <w:t xml:space="preserve">, </w:t>
              </w:r>
              <w:proofErr w:type="spellStart"/>
              <w:r w:rsidR="009B7A41">
                <w:rPr>
                  <w:sz w:val="20"/>
                </w:rPr>
                <w:t>mov</w:t>
              </w:r>
              <w:proofErr w:type="spellEnd"/>
              <w:r w:rsidR="009B7A41">
                <w:rPr>
                  <w:sz w:val="20"/>
                </w:rPr>
                <w:t>)</w:t>
              </w:r>
            </w:ins>
            <w:del w:id="40" w:author="Albatrino Aza, Giuseppe Martin" w:date="2015-05-14T11:52:00Z">
              <w:r w:rsidDel="009B7A41">
                <w:rPr>
                  <w:sz w:val="20"/>
                </w:rPr>
                <w:delText>,</w:delText>
              </w:r>
            </w:del>
            <w:r>
              <w:rPr>
                <w:sz w:val="20"/>
              </w:rPr>
              <w:t xml:space="preserve"> </w:t>
            </w:r>
          </w:p>
          <w:p w:rsidR="00523E1A" w:rsidRDefault="006034ED" w:rsidP="00BD2F5C">
            <w:pPr>
              <w:pStyle w:val="ListParagraph11"/>
              <w:numPr>
                <w:ilvl w:val="1"/>
                <w:numId w:val="13"/>
              </w:numPr>
              <w:spacing w:line="240" w:lineRule="auto"/>
              <w:jc w:val="both"/>
              <w:rPr>
                <w:sz w:val="20"/>
              </w:rPr>
            </w:pPr>
            <w:r>
              <w:rPr>
                <w:sz w:val="20"/>
              </w:rPr>
              <w:t xml:space="preserve">mp3 para audio, </w:t>
            </w:r>
          </w:p>
          <w:p w:rsidR="009422A3" w:rsidRDefault="006034ED" w:rsidP="00BD2F5C">
            <w:pPr>
              <w:pStyle w:val="ListParagraph11"/>
              <w:numPr>
                <w:ilvl w:val="1"/>
                <w:numId w:val="13"/>
              </w:numPr>
              <w:spacing w:line="240" w:lineRule="auto"/>
              <w:jc w:val="both"/>
              <w:rPr>
                <w:sz w:val="20"/>
              </w:rPr>
            </w:pPr>
            <w:r>
              <w:rPr>
                <w:sz w:val="20"/>
              </w:rPr>
              <w:t>jpg para imágenes.</w:t>
            </w:r>
            <w:ins w:id="41" w:author="Albatrino Aza, Giuseppe Martin" w:date="2015-05-14T11:52:00Z">
              <w:r w:rsidR="009B7A41">
                <w:rPr>
                  <w:sz w:val="20"/>
                </w:rPr>
                <w:t xml:space="preserve"> (deseable</w:t>
              </w:r>
            </w:ins>
            <w:ins w:id="42" w:author="Albatrino Aza, Giuseppe Martin" w:date="2015-05-14T11:53:00Z">
              <w:r w:rsidR="00BD2F5C">
                <w:rPr>
                  <w:sz w:val="20"/>
                </w:rPr>
                <w:t xml:space="preserve"> añadir</w:t>
              </w:r>
            </w:ins>
            <w:ins w:id="43" w:author="Albatrino Aza, Giuseppe Martin" w:date="2015-05-14T11:52:00Z">
              <w:r w:rsidR="009B7A41">
                <w:rPr>
                  <w:sz w:val="20"/>
                </w:rPr>
                <w:t xml:space="preserve">: </w:t>
              </w:r>
              <w:proofErr w:type="spellStart"/>
              <w:r w:rsidR="009B7A41">
                <w:rPr>
                  <w:sz w:val="20"/>
                </w:rPr>
                <w:t>gif</w:t>
              </w:r>
              <w:proofErr w:type="spellEnd"/>
              <w:r w:rsidR="009B7A41">
                <w:rPr>
                  <w:sz w:val="20"/>
                </w:rPr>
                <w:t>)</w:t>
              </w:r>
            </w:ins>
          </w:p>
          <w:p w:rsidR="006A22A4" w:rsidRDefault="006A22A4" w:rsidP="006A22A4">
            <w:pPr>
              <w:pStyle w:val="ListParagraph11"/>
              <w:numPr>
                <w:ilvl w:val="0"/>
                <w:numId w:val="13"/>
              </w:numPr>
              <w:spacing w:line="240" w:lineRule="auto"/>
              <w:jc w:val="both"/>
              <w:rPr>
                <w:sz w:val="20"/>
              </w:rPr>
            </w:pPr>
            <w:r>
              <w:rPr>
                <w:sz w:val="20"/>
              </w:rPr>
              <w:t>Las colecciones tendrán un ícono asociado que sea referente a una carpeta o folder. Para los archivos se usarán diferentes íconos para documentos, videos, audio e imágenes. Estos íconos no son configurables.</w:t>
            </w:r>
          </w:p>
          <w:p w:rsidR="006A22A4" w:rsidRDefault="006A22A4" w:rsidP="006A22A4">
            <w:pPr>
              <w:pStyle w:val="ListParagraph11"/>
              <w:numPr>
                <w:ilvl w:val="0"/>
                <w:numId w:val="13"/>
              </w:numPr>
              <w:spacing w:line="240" w:lineRule="auto"/>
              <w:jc w:val="both"/>
              <w:rPr>
                <w:sz w:val="20"/>
              </w:rPr>
            </w:pPr>
            <w:r>
              <w:rPr>
                <w:sz w:val="20"/>
              </w:rPr>
              <w:t xml:space="preserve">Los archivos tendrán una </w:t>
            </w:r>
            <w:r w:rsidR="00670ECA">
              <w:rPr>
                <w:sz w:val="20"/>
              </w:rPr>
              <w:t>marca</w:t>
            </w:r>
            <w:r>
              <w:rPr>
                <w:sz w:val="20"/>
              </w:rPr>
              <w:t xml:space="preserve"> diferente, cuando: </w:t>
            </w:r>
          </w:p>
          <w:p w:rsidR="006A22A4" w:rsidRDefault="006A22A4" w:rsidP="00145E1F">
            <w:pPr>
              <w:pStyle w:val="ListParagraph11"/>
              <w:numPr>
                <w:ilvl w:val="1"/>
                <w:numId w:val="80"/>
              </w:numPr>
              <w:spacing w:after="120" w:line="240" w:lineRule="auto"/>
              <w:ind w:left="1077" w:hanging="357"/>
              <w:jc w:val="both"/>
              <w:rPr>
                <w:sz w:val="20"/>
              </w:rPr>
            </w:pPr>
            <w:r>
              <w:rPr>
                <w:sz w:val="20"/>
              </w:rPr>
              <w:t>son destacados,</w:t>
            </w:r>
          </w:p>
          <w:p w:rsidR="006A22A4" w:rsidRDefault="006A22A4" w:rsidP="00145E1F">
            <w:pPr>
              <w:pStyle w:val="ListParagraph11"/>
              <w:numPr>
                <w:ilvl w:val="1"/>
                <w:numId w:val="80"/>
              </w:numPr>
              <w:spacing w:after="120" w:line="240" w:lineRule="auto"/>
              <w:ind w:left="1077" w:hanging="357"/>
              <w:jc w:val="both"/>
              <w:rPr>
                <w:sz w:val="20"/>
              </w:rPr>
            </w:pPr>
            <w:r>
              <w:rPr>
                <w:sz w:val="20"/>
              </w:rPr>
              <w:t>han sido descargados,</w:t>
            </w:r>
          </w:p>
          <w:p w:rsidR="006A22A4" w:rsidRPr="00744D4F" w:rsidRDefault="006A22A4" w:rsidP="00744D4F">
            <w:pPr>
              <w:pStyle w:val="ListParagraph11"/>
              <w:numPr>
                <w:ilvl w:val="1"/>
                <w:numId w:val="80"/>
              </w:numPr>
              <w:spacing w:line="240" w:lineRule="auto"/>
              <w:jc w:val="both"/>
              <w:rPr>
                <w:sz w:val="20"/>
              </w:rPr>
            </w:pPr>
            <w:r>
              <w:rPr>
                <w:sz w:val="20"/>
              </w:rPr>
              <w:t>son nuevos.</w:t>
            </w:r>
          </w:p>
        </w:tc>
      </w:tr>
      <w:tr w:rsidR="009422A3">
        <w:trPr>
          <w:jc w:val="center"/>
        </w:trPr>
        <w:tc>
          <w:tcPr>
            <w:tcW w:w="9412" w:type="dxa"/>
            <w:gridSpan w:val="2"/>
            <w:shd w:val="clear" w:color="auto" w:fill="E0E0E0"/>
          </w:tcPr>
          <w:p w:rsidR="009422A3" w:rsidRDefault="006034ED">
            <w:r>
              <w:t>Pantallas asociadas</w:t>
            </w:r>
          </w:p>
        </w:tc>
      </w:tr>
      <w:tr w:rsidR="009422A3">
        <w:trPr>
          <w:jc w:val="center"/>
        </w:trPr>
        <w:tc>
          <w:tcPr>
            <w:tcW w:w="9412" w:type="dxa"/>
            <w:gridSpan w:val="2"/>
          </w:tcPr>
          <w:p w:rsidR="009422A3" w:rsidRDefault="006034ED">
            <w:pPr>
              <w:numPr>
                <w:ilvl w:val="0"/>
                <w:numId w:val="4"/>
              </w:numPr>
              <w:jc w:val="both"/>
              <w:rPr>
                <w:sz w:val="20"/>
              </w:rPr>
            </w:pPr>
            <w:r>
              <w:rPr>
                <w:sz w:val="20"/>
              </w:rPr>
              <w:t>PM-002</w:t>
            </w:r>
          </w:p>
          <w:p w:rsidR="009422A3" w:rsidRPr="00F203D5" w:rsidRDefault="006034ED" w:rsidP="00F203D5">
            <w:pPr>
              <w:numPr>
                <w:ilvl w:val="0"/>
                <w:numId w:val="4"/>
              </w:numPr>
              <w:jc w:val="both"/>
              <w:rPr>
                <w:sz w:val="20"/>
              </w:rPr>
            </w:pPr>
            <w:r>
              <w:rPr>
                <w:sz w:val="20"/>
              </w:rPr>
              <w:t>PM-003</w:t>
            </w:r>
          </w:p>
        </w:tc>
      </w:tr>
    </w:tbl>
    <w:p w:rsidR="003F41AA" w:rsidRDefault="003F41AA">
      <w:pPr>
        <w:jc w:val="center"/>
      </w:pPr>
    </w:p>
    <w:p w:rsidR="009422A3" w:rsidRDefault="009B1314">
      <w:pPr>
        <w:jc w:val="center"/>
        <w:rPr>
          <w:rFonts w:cs="Arial"/>
          <w:b/>
          <w:color w:val="000000"/>
          <w:sz w:val="28"/>
          <w:lang w:eastAsia="en-US"/>
        </w:rPr>
      </w:pPr>
      <w:r w:rsidRPr="00127C8C">
        <w:rPr>
          <w:rFonts w:cs="Arial"/>
          <w:b/>
          <w:color w:val="000000"/>
          <w:sz w:val="28"/>
          <w:lang w:eastAsia="en-US"/>
        </w:rPr>
        <w:lastRenderedPageBreak/>
        <w:pict>
          <v:shape id="_x0000_i1029" type="#_x0000_t75" style="width:184.7pt;height:356.25pt">
            <v:imagedata r:id="rId12" o:title=""/>
          </v:shape>
        </w:pict>
      </w:r>
    </w:p>
    <w:p w:rsidR="009422A3" w:rsidRPr="00744D4F" w:rsidRDefault="006034ED">
      <w:pPr>
        <w:jc w:val="center"/>
      </w:pPr>
      <w:r w:rsidRPr="00744D4F">
        <w:t xml:space="preserve">Wireframe PM-003 </w:t>
      </w:r>
    </w:p>
    <w:p w:rsidR="003F41AA" w:rsidRDefault="003F41AA">
      <w:pPr>
        <w:jc w:val="center"/>
      </w:pPr>
    </w:p>
    <w:p w:rsidR="003F41AA" w:rsidRDefault="006A22A4" w:rsidP="00DE61B7">
      <w:pPr>
        <w:pStyle w:val="Titulo2"/>
        <w:numPr>
          <w:ilvl w:val="2"/>
          <w:numId w:val="3"/>
        </w:numPr>
        <w:pBdr>
          <w:top w:val="none" w:sz="0" w:space="0" w:color="auto"/>
        </w:pBdr>
        <w:tabs>
          <w:tab w:val="clear" w:pos="3839"/>
          <w:tab w:val="left" w:pos="851"/>
        </w:tabs>
      </w:pPr>
      <w:r>
        <w:br w:type="page"/>
      </w:r>
      <w:bookmarkStart w:id="44" w:name="_Toc419107485"/>
      <w:r w:rsidR="003F41AA">
        <w:lastRenderedPageBreak/>
        <w:t>CUM-00</w:t>
      </w:r>
      <w:r w:rsidR="00F203D5">
        <w:t>5</w:t>
      </w:r>
      <w:r w:rsidR="003F41AA">
        <w:t xml:space="preserve"> Ver </w:t>
      </w:r>
      <w:r w:rsidR="001D3C51">
        <w:t>A</w:t>
      </w:r>
      <w:r w:rsidR="003F41AA">
        <w:t>rchivos</w:t>
      </w:r>
      <w:bookmarkEnd w:id="44"/>
    </w:p>
    <w:tbl>
      <w:tblPr>
        <w:tblW w:w="94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809"/>
        <w:gridCol w:w="7603"/>
      </w:tblGrid>
      <w:tr w:rsidR="003F41AA" w:rsidTr="00415CFD">
        <w:trPr>
          <w:trHeight w:val="178"/>
          <w:jc w:val="center"/>
        </w:trPr>
        <w:tc>
          <w:tcPr>
            <w:tcW w:w="1809" w:type="dxa"/>
            <w:shd w:val="clear" w:color="auto" w:fill="E0E0E0"/>
            <w:vAlign w:val="center"/>
          </w:tcPr>
          <w:p w:rsidR="003F41AA" w:rsidRDefault="003F41AA" w:rsidP="00415CFD">
            <w:r>
              <w:t>Caso de Uso del Sistema</w:t>
            </w:r>
          </w:p>
        </w:tc>
        <w:tc>
          <w:tcPr>
            <w:tcW w:w="7603" w:type="dxa"/>
            <w:vAlign w:val="center"/>
          </w:tcPr>
          <w:p w:rsidR="003F41AA" w:rsidRDefault="00F203D5" w:rsidP="00F203D5">
            <w:pPr>
              <w:rPr>
                <w:sz w:val="20"/>
                <w:szCs w:val="22"/>
                <w:lang w:eastAsia="en-US"/>
              </w:rPr>
            </w:pPr>
            <w:r>
              <w:rPr>
                <w:sz w:val="20"/>
              </w:rPr>
              <w:t>Ver</w:t>
            </w:r>
            <w:r w:rsidR="003F41AA">
              <w:rPr>
                <w:sz w:val="20"/>
              </w:rPr>
              <w:t xml:space="preserve"> </w:t>
            </w:r>
            <w:r>
              <w:rPr>
                <w:sz w:val="20"/>
              </w:rPr>
              <w:t>A</w:t>
            </w:r>
            <w:r w:rsidR="003F41AA">
              <w:rPr>
                <w:sz w:val="20"/>
              </w:rPr>
              <w:t>rchivos</w:t>
            </w:r>
          </w:p>
        </w:tc>
      </w:tr>
      <w:tr w:rsidR="003F41AA" w:rsidTr="00415CFD">
        <w:trPr>
          <w:jc w:val="center"/>
        </w:trPr>
        <w:tc>
          <w:tcPr>
            <w:tcW w:w="1809" w:type="dxa"/>
            <w:shd w:val="clear" w:color="auto" w:fill="E0E0E0"/>
            <w:vAlign w:val="center"/>
          </w:tcPr>
          <w:p w:rsidR="003F41AA" w:rsidRDefault="003F41AA" w:rsidP="00415CFD">
            <w:r>
              <w:t>Actores</w:t>
            </w:r>
          </w:p>
        </w:tc>
        <w:tc>
          <w:tcPr>
            <w:tcW w:w="7603" w:type="dxa"/>
            <w:vAlign w:val="center"/>
          </w:tcPr>
          <w:p w:rsidR="003F41AA" w:rsidRDefault="003F41AA" w:rsidP="00415CFD">
            <w:pPr>
              <w:rPr>
                <w:sz w:val="20"/>
                <w:szCs w:val="22"/>
                <w:lang w:eastAsia="en-US"/>
              </w:rPr>
            </w:pPr>
            <w:r>
              <w:rPr>
                <w:rFonts w:cs="Arial"/>
                <w:sz w:val="20"/>
              </w:rPr>
              <w:t>Usuario móvil</w:t>
            </w:r>
          </w:p>
        </w:tc>
      </w:tr>
      <w:tr w:rsidR="003F41AA" w:rsidTr="00415CFD">
        <w:trPr>
          <w:jc w:val="center"/>
        </w:trPr>
        <w:tc>
          <w:tcPr>
            <w:tcW w:w="1809" w:type="dxa"/>
            <w:shd w:val="clear" w:color="auto" w:fill="E0E0E0"/>
            <w:vAlign w:val="center"/>
          </w:tcPr>
          <w:p w:rsidR="003F41AA" w:rsidRDefault="003F41AA" w:rsidP="00415CFD">
            <w:r>
              <w:t>Breve descripción</w:t>
            </w:r>
          </w:p>
        </w:tc>
        <w:tc>
          <w:tcPr>
            <w:tcW w:w="7603" w:type="dxa"/>
            <w:vAlign w:val="center"/>
          </w:tcPr>
          <w:p w:rsidR="003F41AA" w:rsidRDefault="00001A17" w:rsidP="006870F4">
            <w:pPr>
              <w:jc w:val="both"/>
              <w:rPr>
                <w:rFonts w:cs="Arial"/>
                <w:sz w:val="20"/>
              </w:rPr>
            </w:pPr>
            <w:r>
              <w:rPr>
                <w:rFonts w:cs="Arial"/>
                <w:sz w:val="20"/>
              </w:rPr>
              <w:t>Permite ver</w:t>
            </w:r>
            <w:r w:rsidR="006870F4">
              <w:rPr>
                <w:rFonts w:cs="Arial"/>
                <w:sz w:val="20"/>
              </w:rPr>
              <w:t xml:space="preserve"> archivos en el dispositivo móvil</w:t>
            </w:r>
            <w:r w:rsidR="003F41AA">
              <w:rPr>
                <w:rFonts w:cs="Arial"/>
                <w:sz w:val="20"/>
              </w:rPr>
              <w:t xml:space="preserve">. </w:t>
            </w:r>
            <w:r>
              <w:rPr>
                <w:rFonts w:cs="Arial"/>
                <w:sz w:val="20"/>
              </w:rPr>
              <w:t>Los archivos</w:t>
            </w:r>
            <w:r w:rsidR="003F41AA">
              <w:rPr>
                <w:rFonts w:cs="Arial"/>
                <w:sz w:val="20"/>
              </w:rPr>
              <w:t xml:space="preserve"> puede</w:t>
            </w:r>
            <w:r>
              <w:rPr>
                <w:rFonts w:cs="Arial"/>
                <w:sz w:val="20"/>
              </w:rPr>
              <w:t>n</w:t>
            </w:r>
            <w:r w:rsidR="003F41AA">
              <w:rPr>
                <w:rFonts w:cs="Arial"/>
                <w:sz w:val="20"/>
              </w:rPr>
              <w:t xml:space="preserve"> estar disponible</w:t>
            </w:r>
            <w:r>
              <w:rPr>
                <w:rFonts w:cs="Arial"/>
                <w:sz w:val="20"/>
              </w:rPr>
              <w:t>s</w:t>
            </w:r>
            <w:r w:rsidR="003F41AA">
              <w:rPr>
                <w:rFonts w:cs="Arial"/>
                <w:sz w:val="20"/>
              </w:rPr>
              <w:t xml:space="preserve"> </w:t>
            </w:r>
            <w:r w:rsidR="006A22A4">
              <w:rPr>
                <w:rFonts w:cs="Arial"/>
                <w:sz w:val="20"/>
              </w:rPr>
              <w:t xml:space="preserve">para visualización </w:t>
            </w:r>
            <w:r w:rsidR="003F41AA">
              <w:rPr>
                <w:rFonts w:cs="Arial"/>
                <w:sz w:val="20"/>
              </w:rPr>
              <w:t>en dos casos: (para ambos, la visualización se realiza de la misma manera)</w:t>
            </w:r>
          </w:p>
          <w:p w:rsidR="003F41AA" w:rsidRDefault="003F41AA" w:rsidP="00D74392">
            <w:pPr>
              <w:numPr>
                <w:ilvl w:val="0"/>
                <w:numId w:val="16"/>
              </w:numPr>
              <w:jc w:val="both"/>
              <w:rPr>
                <w:rFonts w:cs="Arial"/>
                <w:sz w:val="20"/>
              </w:rPr>
            </w:pPr>
            <w:r>
              <w:rPr>
                <w:rFonts w:cs="Arial"/>
                <w:sz w:val="20"/>
              </w:rPr>
              <w:t>El sistema está en línea, o</w:t>
            </w:r>
          </w:p>
          <w:p w:rsidR="003F41AA" w:rsidRDefault="003F41AA" w:rsidP="00D74392">
            <w:pPr>
              <w:numPr>
                <w:ilvl w:val="0"/>
                <w:numId w:val="16"/>
              </w:numPr>
              <w:jc w:val="both"/>
              <w:rPr>
                <w:sz w:val="20"/>
                <w:szCs w:val="22"/>
                <w:lang w:eastAsia="en-US"/>
              </w:rPr>
            </w:pPr>
            <w:r>
              <w:rPr>
                <w:rFonts w:cs="Arial"/>
                <w:sz w:val="20"/>
              </w:rPr>
              <w:t xml:space="preserve">El usuario ha descargado previamente el </w:t>
            </w:r>
            <w:r w:rsidR="00001A17">
              <w:rPr>
                <w:rFonts w:cs="Arial"/>
                <w:sz w:val="20"/>
              </w:rPr>
              <w:t>archivo</w:t>
            </w:r>
            <w:r>
              <w:rPr>
                <w:rFonts w:cs="Arial"/>
                <w:sz w:val="20"/>
              </w:rPr>
              <w:t>.</w:t>
            </w:r>
          </w:p>
        </w:tc>
      </w:tr>
      <w:tr w:rsidR="003F41AA" w:rsidTr="00415CFD">
        <w:trPr>
          <w:jc w:val="center"/>
        </w:trPr>
        <w:tc>
          <w:tcPr>
            <w:tcW w:w="9412" w:type="dxa"/>
            <w:gridSpan w:val="2"/>
            <w:shd w:val="clear" w:color="auto" w:fill="E0E0E0"/>
          </w:tcPr>
          <w:p w:rsidR="003F41AA" w:rsidRDefault="003F41AA" w:rsidP="00415CFD">
            <w:r>
              <w:t>Precondiciones</w:t>
            </w:r>
          </w:p>
        </w:tc>
      </w:tr>
      <w:tr w:rsidR="003F41AA" w:rsidTr="00415CFD">
        <w:trPr>
          <w:jc w:val="center"/>
        </w:trPr>
        <w:tc>
          <w:tcPr>
            <w:tcW w:w="9412" w:type="dxa"/>
            <w:gridSpan w:val="2"/>
          </w:tcPr>
          <w:p w:rsidR="00A67477" w:rsidRDefault="003F41AA" w:rsidP="00A67477">
            <w:pPr>
              <w:pStyle w:val="ListParagraph1"/>
              <w:numPr>
                <w:ilvl w:val="0"/>
                <w:numId w:val="13"/>
              </w:numPr>
              <w:spacing w:line="240" w:lineRule="auto"/>
              <w:jc w:val="both"/>
              <w:rPr>
                <w:sz w:val="20"/>
              </w:rPr>
            </w:pPr>
            <w:r>
              <w:rPr>
                <w:sz w:val="20"/>
              </w:rPr>
              <w:t>El usuario se autenticó con éxito en la aplicación.</w:t>
            </w:r>
          </w:p>
          <w:p w:rsidR="006870F4" w:rsidRPr="00A67477" w:rsidRDefault="006870F4" w:rsidP="00A67477">
            <w:pPr>
              <w:pStyle w:val="ListParagraph1"/>
              <w:numPr>
                <w:ilvl w:val="0"/>
                <w:numId w:val="13"/>
              </w:numPr>
              <w:spacing w:line="240" w:lineRule="auto"/>
              <w:jc w:val="both"/>
              <w:rPr>
                <w:sz w:val="20"/>
              </w:rPr>
            </w:pPr>
            <w:r>
              <w:rPr>
                <w:rFonts w:cs="Arial"/>
                <w:sz w:val="20"/>
              </w:rPr>
              <w:t>Los archivos que han sido creados en el administrador web pueden ser visualizados por el rol que tiene el usuario.</w:t>
            </w:r>
          </w:p>
        </w:tc>
      </w:tr>
      <w:tr w:rsidR="003F41AA" w:rsidTr="00415CFD">
        <w:trPr>
          <w:jc w:val="center"/>
        </w:trPr>
        <w:tc>
          <w:tcPr>
            <w:tcW w:w="9412" w:type="dxa"/>
            <w:gridSpan w:val="2"/>
            <w:shd w:val="clear" w:color="auto" w:fill="E0E0E0"/>
          </w:tcPr>
          <w:p w:rsidR="003F41AA" w:rsidRDefault="003F41AA" w:rsidP="00415CFD">
            <w:r>
              <w:t>Flujo básico</w:t>
            </w:r>
          </w:p>
        </w:tc>
      </w:tr>
      <w:tr w:rsidR="003F41AA" w:rsidTr="00415CFD">
        <w:trPr>
          <w:jc w:val="center"/>
        </w:trPr>
        <w:tc>
          <w:tcPr>
            <w:tcW w:w="9412" w:type="dxa"/>
            <w:gridSpan w:val="2"/>
          </w:tcPr>
          <w:p w:rsidR="003F41AA" w:rsidRDefault="00A67477" w:rsidP="00145E1F">
            <w:pPr>
              <w:pStyle w:val="ListParagraph1"/>
              <w:numPr>
                <w:ilvl w:val="0"/>
                <w:numId w:val="78"/>
              </w:numPr>
              <w:tabs>
                <w:tab w:val="left" w:pos="425"/>
              </w:tabs>
              <w:jc w:val="both"/>
              <w:rPr>
                <w:sz w:val="20"/>
              </w:rPr>
            </w:pPr>
            <w:r>
              <w:rPr>
                <w:sz w:val="20"/>
              </w:rPr>
              <w:t>El caso de uso comienza con el CUM-004: Buscar Archivos.</w:t>
            </w:r>
          </w:p>
          <w:p w:rsidR="003F41AA" w:rsidRDefault="003F41AA" w:rsidP="00145E1F">
            <w:pPr>
              <w:pStyle w:val="ListParagraph1"/>
              <w:numPr>
                <w:ilvl w:val="0"/>
                <w:numId w:val="78"/>
              </w:numPr>
              <w:tabs>
                <w:tab w:val="left" w:pos="425"/>
              </w:tabs>
              <w:jc w:val="both"/>
              <w:rPr>
                <w:sz w:val="20"/>
              </w:rPr>
            </w:pPr>
            <w:r>
              <w:rPr>
                <w:sz w:val="20"/>
              </w:rPr>
              <w:t xml:space="preserve">El usuario selecciona </w:t>
            </w:r>
            <w:r w:rsidR="001D3C51">
              <w:rPr>
                <w:sz w:val="20"/>
              </w:rPr>
              <w:t>la opción “V</w:t>
            </w:r>
            <w:r>
              <w:rPr>
                <w:sz w:val="20"/>
              </w:rPr>
              <w:t>er”.</w:t>
            </w:r>
          </w:p>
          <w:p w:rsidR="003F41AA" w:rsidRDefault="003F41AA" w:rsidP="00145E1F">
            <w:pPr>
              <w:pStyle w:val="ListParagraph1"/>
              <w:numPr>
                <w:ilvl w:val="0"/>
                <w:numId w:val="78"/>
              </w:numPr>
              <w:tabs>
                <w:tab w:val="left" w:pos="425"/>
              </w:tabs>
              <w:jc w:val="both"/>
              <w:rPr>
                <w:sz w:val="20"/>
              </w:rPr>
            </w:pPr>
            <w:r>
              <w:rPr>
                <w:sz w:val="20"/>
              </w:rPr>
              <w:t>El sistema realiza la llamada al programa externo correspondiente, en donde finalmente se visualiza el archivo.</w:t>
            </w:r>
          </w:p>
          <w:p w:rsidR="00670ECA" w:rsidRDefault="00670ECA" w:rsidP="00145E1F">
            <w:pPr>
              <w:pStyle w:val="ListParagraph1"/>
              <w:numPr>
                <w:ilvl w:val="0"/>
                <w:numId w:val="78"/>
              </w:numPr>
              <w:tabs>
                <w:tab w:val="left" w:pos="425"/>
              </w:tabs>
              <w:jc w:val="both"/>
              <w:rPr>
                <w:sz w:val="20"/>
              </w:rPr>
            </w:pPr>
            <w:r>
              <w:rPr>
                <w:sz w:val="20"/>
              </w:rPr>
              <w:t>Si el archivo era nuevo y no había sido visualizado previamente, el sistema le quita la marca de “nuevo”.</w:t>
            </w:r>
          </w:p>
          <w:p w:rsidR="00AF3388" w:rsidRDefault="00AF3388" w:rsidP="00145E1F">
            <w:pPr>
              <w:pStyle w:val="ListParagraph1"/>
              <w:numPr>
                <w:ilvl w:val="0"/>
                <w:numId w:val="78"/>
              </w:numPr>
              <w:tabs>
                <w:tab w:val="left" w:pos="425"/>
              </w:tabs>
              <w:jc w:val="both"/>
              <w:rPr>
                <w:sz w:val="20"/>
              </w:rPr>
            </w:pPr>
            <w:r>
              <w:rPr>
                <w:sz w:val="20"/>
              </w:rPr>
              <w:t>El sistema realiza el CUM-009 Enviar métricas: Registro de Log</w:t>
            </w:r>
            <w:r w:rsidR="00142ABD">
              <w:rPr>
                <w:sz w:val="20"/>
              </w:rPr>
              <w:t>.</w:t>
            </w:r>
          </w:p>
        </w:tc>
      </w:tr>
      <w:tr w:rsidR="003F41AA" w:rsidTr="00415CFD">
        <w:trPr>
          <w:jc w:val="center"/>
        </w:trPr>
        <w:tc>
          <w:tcPr>
            <w:tcW w:w="9412" w:type="dxa"/>
            <w:gridSpan w:val="2"/>
            <w:tcBorders>
              <w:bottom w:val="single" w:sz="4" w:space="0" w:color="auto"/>
            </w:tcBorders>
            <w:shd w:val="clear" w:color="auto" w:fill="E0E0E0"/>
          </w:tcPr>
          <w:p w:rsidR="003F41AA" w:rsidRDefault="003F41AA" w:rsidP="00415CFD">
            <w:r>
              <w:t>Subflujos</w:t>
            </w:r>
          </w:p>
        </w:tc>
      </w:tr>
      <w:tr w:rsidR="003F41AA" w:rsidTr="00415CFD">
        <w:trPr>
          <w:jc w:val="center"/>
        </w:trPr>
        <w:tc>
          <w:tcPr>
            <w:tcW w:w="9412" w:type="dxa"/>
            <w:gridSpan w:val="2"/>
          </w:tcPr>
          <w:p w:rsidR="003F41AA" w:rsidRDefault="003F41AA" w:rsidP="00415CFD">
            <w:pPr>
              <w:jc w:val="both"/>
              <w:rPr>
                <w:sz w:val="20"/>
              </w:rPr>
            </w:pPr>
            <w:r>
              <w:rPr>
                <w:sz w:val="20"/>
              </w:rPr>
              <w:t xml:space="preserve">El dispositivo se encuentra usando la red móvil y el archivo tiene un tamaño mayor al especificado en el </w:t>
            </w:r>
            <w:r w:rsidR="001D3C51">
              <w:rPr>
                <w:sz w:val="20"/>
              </w:rPr>
              <w:t>Administrador W</w:t>
            </w:r>
            <w:r>
              <w:rPr>
                <w:sz w:val="20"/>
              </w:rPr>
              <w:t xml:space="preserve">eb como </w:t>
            </w:r>
            <w:r w:rsidR="001D3C51">
              <w:rPr>
                <w:sz w:val="20"/>
              </w:rPr>
              <w:t>Umbral de D</w:t>
            </w:r>
            <w:r>
              <w:rPr>
                <w:sz w:val="20"/>
              </w:rPr>
              <w:t>escarga.</w:t>
            </w:r>
          </w:p>
          <w:p w:rsidR="003F41AA" w:rsidRPr="00265F19" w:rsidRDefault="00087186" w:rsidP="00D74392">
            <w:pPr>
              <w:pStyle w:val="ListParagraph11"/>
              <w:numPr>
                <w:ilvl w:val="0"/>
                <w:numId w:val="18"/>
              </w:numPr>
              <w:tabs>
                <w:tab w:val="left" w:pos="420"/>
              </w:tabs>
              <w:jc w:val="both"/>
              <w:rPr>
                <w:sz w:val="20"/>
              </w:rPr>
            </w:pPr>
            <w:r>
              <w:rPr>
                <w:sz w:val="20"/>
              </w:rPr>
              <w:t>El sistema muestra un mensaje</w:t>
            </w:r>
            <w:r w:rsidR="003F41AA">
              <w:rPr>
                <w:sz w:val="20"/>
              </w:rPr>
              <w:t xml:space="preserve"> </w:t>
            </w:r>
            <w:r>
              <w:rPr>
                <w:sz w:val="20"/>
              </w:rPr>
              <w:t>de alerta</w:t>
            </w:r>
            <w:r w:rsidR="003F41AA">
              <w:rPr>
                <w:sz w:val="20"/>
              </w:rPr>
              <w:t xml:space="preserve"> indicando que el archivo supera el tamaño permitido</w:t>
            </w:r>
            <w:r>
              <w:rPr>
                <w:sz w:val="20"/>
              </w:rPr>
              <w:t xml:space="preserve">, con dos opciones: </w:t>
            </w:r>
            <w:r w:rsidR="00265F19">
              <w:rPr>
                <w:sz w:val="20"/>
              </w:rPr>
              <w:t>Aceptar y C</w:t>
            </w:r>
            <w:r w:rsidRPr="00265F19">
              <w:rPr>
                <w:sz w:val="20"/>
              </w:rPr>
              <w:t>ancelar</w:t>
            </w:r>
            <w:r w:rsidR="003F41AA" w:rsidRPr="00265F19">
              <w:rPr>
                <w:sz w:val="20"/>
              </w:rPr>
              <w:t>.</w:t>
            </w:r>
          </w:p>
          <w:p w:rsidR="003F41AA" w:rsidRDefault="00265F19" w:rsidP="00D74392">
            <w:pPr>
              <w:pStyle w:val="ListParagraph11"/>
              <w:numPr>
                <w:ilvl w:val="0"/>
                <w:numId w:val="18"/>
              </w:numPr>
              <w:tabs>
                <w:tab w:val="left" w:pos="420"/>
              </w:tabs>
              <w:jc w:val="both"/>
              <w:rPr>
                <w:sz w:val="20"/>
              </w:rPr>
            </w:pPr>
            <w:r>
              <w:rPr>
                <w:sz w:val="20"/>
              </w:rPr>
              <w:t>El usuario selecciona “A</w:t>
            </w:r>
            <w:r w:rsidR="003F41AA">
              <w:rPr>
                <w:sz w:val="20"/>
              </w:rPr>
              <w:t>ceptar” para realizar la descarga con su plan de datos móviles.</w:t>
            </w:r>
          </w:p>
          <w:p w:rsidR="003F41AA" w:rsidRDefault="00087186" w:rsidP="00D74392">
            <w:pPr>
              <w:pStyle w:val="ListParagraph11"/>
              <w:numPr>
                <w:ilvl w:val="0"/>
                <w:numId w:val="18"/>
              </w:numPr>
              <w:tabs>
                <w:tab w:val="left" w:pos="420"/>
              </w:tabs>
              <w:jc w:val="both"/>
              <w:rPr>
                <w:sz w:val="20"/>
              </w:rPr>
            </w:pPr>
            <w:r>
              <w:rPr>
                <w:sz w:val="20"/>
              </w:rPr>
              <w:t xml:space="preserve">El sistema continúa con el paso </w:t>
            </w:r>
            <w:r w:rsidR="006870F4">
              <w:rPr>
                <w:sz w:val="20"/>
              </w:rPr>
              <w:t>3</w:t>
            </w:r>
            <w:r w:rsidR="003F41AA">
              <w:rPr>
                <w:sz w:val="20"/>
              </w:rPr>
              <w:t xml:space="preserve"> del flujo básico.</w:t>
            </w:r>
          </w:p>
        </w:tc>
      </w:tr>
      <w:tr w:rsidR="003F41AA" w:rsidTr="00415CFD">
        <w:trPr>
          <w:jc w:val="center"/>
        </w:trPr>
        <w:tc>
          <w:tcPr>
            <w:tcW w:w="9412" w:type="dxa"/>
            <w:gridSpan w:val="2"/>
            <w:shd w:val="clear" w:color="auto" w:fill="E0E0E0"/>
          </w:tcPr>
          <w:p w:rsidR="003F41AA" w:rsidRDefault="003F41AA" w:rsidP="00415CFD">
            <w:r>
              <w:t>Flujos alternos</w:t>
            </w:r>
          </w:p>
        </w:tc>
      </w:tr>
      <w:tr w:rsidR="003F41AA" w:rsidTr="00415CFD">
        <w:trPr>
          <w:jc w:val="center"/>
        </w:trPr>
        <w:tc>
          <w:tcPr>
            <w:tcW w:w="9412" w:type="dxa"/>
            <w:gridSpan w:val="2"/>
          </w:tcPr>
          <w:p w:rsidR="003F41AA" w:rsidRDefault="00087186" w:rsidP="00415CFD">
            <w:pPr>
              <w:jc w:val="both"/>
              <w:rPr>
                <w:sz w:val="20"/>
              </w:rPr>
            </w:pPr>
            <w:r w:rsidRPr="00634664">
              <w:rPr>
                <w:sz w:val="20"/>
              </w:rPr>
              <w:t>Flujo alterno 1</w:t>
            </w:r>
            <w:r w:rsidR="003F41AA" w:rsidRPr="00634664">
              <w:rPr>
                <w:sz w:val="20"/>
              </w:rPr>
              <w:t>:</w:t>
            </w:r>
            <w:r w:rsidR="003F41AA">
              <w:rPr>
                <w:sz w:val="20"/>
              </w:rPr>
              <w:t xml:space="preserve"> </w:t>
            </w:r>
            <w:proofErr w:type="gramStart"/>
            <w:r w:rsidR="003F41AA">
              <w:rPr>
                <w:sz w:val="20"/>
              </w:rPr>
              <w:t>Paso</w:t>
            </w:r>
            <w:proofErr w:type="gramEnd"/>
            <w:r w:rsidR="003F41AA">
              <w:rPr>
                <w:sz w:val="20"/>
              </w:rPr>
              <w:t xml:space="preserve"> 2 del su</w:t>
            </w:r>
            <w:r>
              <w:rPr>
                <w:sz w:val="20"/>
              </w:rPr>
              <w:t>bflujo: El usuario selecciona “C</w:t>
            </w:r>
            <w:r w:rsidR="003F41AA">
              <w:rPr>
                <w:sz w:val="20"/>
              </w:rPr>
              <w:t>ancelar”.</w:t>
            </w:r>
          </w:p>
          <w:p w:rsidR="003F41AA" w:rsidRDefault="003F41AA" w:rsidP="00D74392">
            <w:pPr>
              <w:pStyle w:val="ListParagraph11"/>
              <w:numPr>
                <w:ilvl w:val="0"/>
                <w:numId w:val="19"/>
              </w:numPr>
              <w:tabs>
                <w:tab w:val="left" w:pos="420"/>
              </w:tabs>
              <w:jc w:val="both"/>
              <w:rPr>
                <w:sz w:val="20"/>
              </w:rPr>
            </w:pPr>
            <w:r>
              <w:rPr>
                <w:sz w:val="20"/>
              </w:rPr>
              <w:t xml:space="preserve">El sistema no </w:t>
            </w:r>
            <w:r w:rsidR="00265F19">
              <w:rPr>
                <w:sz w:val="20"/>
              </w:rPr>
              <w:t>realiza la descarga del archivo y el usuario no lo podrá ver</w:t>
            </w:r>
            <w:r>
              <w:rPr>
                <w:sz w:val="20"/>
              </w:rPr>
              <w:t>.</w:t>
            </w:r>
          </w:p>
          <w:p w:rsidR="003F41AA" w:rsidRDefault="00087186" w:rsidP="00415CFD">
            <w:pPr>
              <w:pStyle w:val="ListParagraph11"/>
              <w:tabs>
                <w:tab w:val="left" w:pos="420"/>
              </w:tabs>
              <w:ind w:left="420" w:hanging="420"/>
              <w:jc w:val="both"/>
              <w:rPr>
                <w:rStyle w:val="CommentReference"/>
              </w:rPr>
            </w:pPr>
            <w:r w:rsidRPr="00634664">
              <w:rPr>
                <w:sz w:val="20"/>
              </w:rPr>
              <w:t>Flujo alterno 2</w:t>
            </w:r>
            <w:r w:rsidR="003F41AA" w:rsidRPr="00634664">
              <w:rPr>
                <w:sz w:val="20"/>
              </w:rPr>
              <w:t>:</w:t>
            </w:r>
            <w:r w:rsidR="003F41AA">
              <w:rPr>
                <w:sz w:val="20"/>
              </w:rPr>
              <w:t xml:space="preserve"> </w:t>
            </w:r>
            <w:proofErr w:type="gramStart"/>
            <w:r w:rsidR="00E247D6">
              <w:rPr>
                <w:sz w:val="20"/>
              </w:rPr>
              <w:t>Paso</w:t>
            </w:r>
            <w:proofErr w:type="gramEnd"/>
            <w:r w:rsidR="00E247D6">
              <w:rPr>
                <w:sz w:val="20"/>
              </w:rPr>
              <w:t xml:space="preserve"> 2</w:t>
            </w:r>
            <w:r w:rsidR="00265F19">
              <w:rPr>
                <w:sz w:val="20"/>
              </w:rPr>
              <w:t xml:space="preserve"> del flujo básico: </w:t>
            </w:r>
            <w:r w:rsidR="003F41AA">
              <w:rPr>
                <w:sz w:val="20"/>
              </w:rPr>
              <w:t xml:space="preserve">El dispositivo se encuentra sin </w:t>
            </w:r>
            <w:r w:rsidR="00265F19">
              <w:rPr>
                <w:sz w:val="20"/>
              </w:rPr>
              <w:t>conexión</w:t>
            </w:r>
            <w:r w:rsidR="003F41AA">
              <w:rPr>
                <w:sz w:val="20"/>
              </w:rPr>
              <w:t xml:space="preserve"> a la red móvil</w:t>
            </w:r>
            <w:r w:rsidR="00265F19">
              <w:rPr>
                <w:sz w:val="20"/>
              </w:rPr>
              <w:t>.</w:t>
            </w:r>
          </w:p>
          <w:p w:rsidR="003F41AA" w:rsidRDefault="003F41AA" w:rsidP="00D74392">
            <w:pPr>
              <w:pStyle w:val="ListParagraph11"/>
              <w:numPr>
                <w:ilvl w:val="0"/>
                <w:numId w:val="20"/>
              </w:numPr>
              <w:tabs>
                <w:tab w:val="left" w:pos="420"/>
              </w:tabs>
              <w:jc w:val="both"/>
              <w:rPr>
                <w:sz w:val="20"/>
              </w:rPr>
            </w:pPr>
            <w:r>
              <w:rPr>
                <w:sz w:val="20"/>
              </w:rPr>
              <w:lastRenderedPageBreak/>
              <w:t xml:space="preserve">El usuario solo podrá </w:t>
            </w:r>
            <w:r w:rsidR="00265F19">
              <w:rPr>
                <w:sz w:val="20"/>
              </w:rPr>
              <w:t>ver</w:t>
            </w:r>
            <w:r>
              <w:rPr>
                <w:sz w:val="20"/>
              </w:rPr>
              <w:t xml:space="preserve"> los </w:t>
            </w:r>
            <w:r w:rsidR="00265F19">
              <w:rPr>
                <w:sz w:val="20"/>
              </w:rPr>
              <w:t>archivos</w:t>
            </w:r>
            <w:r>
              <w:rPr>
                <w:sz w:val="20"/>
              </w:rPr>
              <w:t xml:space="preserve"> </w:t>
            </w:r>
            <w:r w:rsidR="00265F19">
              <w:rPr>
                <w:sz w:val="20"/>
              </w:rPr>
              <w:t xml:space="preserve">previamente </w:t>
            </w:r>
            <w:r>
              <w:rPr>
                <w:sz w:val="20"/>
              </w:rPr>
              <w:t>descargados.</w:t>
            </w:r>
          </w:p>
          <w:p w:rsidR="003F41AA" w:rsidRDefault="00087186" w:rsidP="00415CFD">
            <w:pPr>
              <w:pStyle w:val="ListParagraph11"/>
              <w:tabs>
                <w:tab w:val="left" w:pos="420"/>
              </w:tabs>
              <w:ind w:left="420" w:hanging="420"/>
              <w:jc w:val="both"/>
              <w:rPr>
                <w:sz w:val="20"/>
              </w:rPr>
            </w:pPr>
            <w:r w:rsidRPr="00E247D6">
              <w:rPr>
                <w:sz w:val="20"/>
              </w:rPr>
              <w:t>Flujo Alterno 3</w:t>
            </w:r>
            <w:r w:rsidR="003F41AA" w:rsidRPr="00E247D6">
              <w:rPr>
                <w:sz w:val="20"/>
              </w:rPr>
              <w:t>:</w:t>
            </w:r>
            <w:r w:rsidR="003F41AA">
              <w:rPr>
                <w:sz w:val="20"/>
              </w:rPr>
              <w:t xml:space="preserve"> </w:t>
            </w:r>
            <w:r w:rsidR="00E247D6">
              <w:rPr>
                <w:sz w:val="20"/>
              </w:rPr>
              <w:t>Paso 2</w:t>
            </w:r>
            <w:r w:rsidR="00265F19">
              <w:rPr>
                <w:sz w:val="20"/>
              </w:rPr>
              <w:t xml:space="preserve"> del flujo básico: </w:t>
            </w:r>
            <w:r w:rsidR="00BB2E5D">
              <w:rPr>
                <w:sz w:val="20"/>
              </w:rPr>
              <w:t>Archivo</w:t>
            </w:r>
            <w:r w:rsidR="00265F19">
              <w:rPr>
                <w:sz w:val="20"/>
              </w:rPr>
              <w:t xml:space="preserve"> no descargable</w:t>
            </w:r>
            <w:r w:rsidR="000707B0">
              <w:rPr>
                <w:sz w:val="20"/>
              </w:rPr>
              <w:t xml:space="preserve"> y aplicativo no está en línea.</w:t>
            </w:r>
          </w:p>
          <w:p w:rsidR="003F41AA" w:rsidRDefault="000707B0" w:rsidP="00145E1F">
            <w:pPr>
              <w:pStyle w:val="ListParagraph11"/>
              <w:numPr>
                <w:ilvl w:val="0"/>
                <w:numId w:val="79"/>
              </w:numPr>
              <w:tabs>
                <w:tab w:val="left" w:pos="425"/>
              </w:tabs>
              <w:jc w:val="both"/>
              <w:rPr>
                <w:sz w:val="20"/>
              </w:rPr>
            </w:pPr>
            <w:r>
              <w:rPr>
                <w:sz w:val="20"/>
              </w:rPr>
              <w:t>El usuario no</w:t>
            </w:r>
            <w:r w:rsidR="006B37C1">
              <w:rPr>
                <w:sz w:val="20"/>
              </w:rPr>
              <w:t xml:space="preserve"> podrá ver</w:t>
            </w:r>
            <w:r>
              <w:rPr>
                <w:sz w:val="20"/>
              </w:rPr>
              <w:t xml:space="preserve"> el archivo, deberá intentarlo nuevamente cuando el </w:t>
            </w:r>
            <w:r w:rsidR="003F41AA" w:rsidRPr="006B37C1">
              <w:rPr>
                <w:sz w:val="20"/>
              </w:rPr>
              <w:t xml:space="preserve">aplicativo </w:t>
            </w:r>
            <w:r w:rsidR="006B37C1">
              <w:rPr>
                <w:sz w:val="20"/>
              </w:rPr>
              <w:t>esté en línea.</w:t>
            </w:r>
          </w:p>
        </w:tc>
      </w:tr>
      <w:tr w:rsidR="003F41AA" w:rsidTr="00744D4F">
        <w:trPr>
          <w:trHeight w:val="135"/>
          <w:jc w:val="center"/>
        </w:trPr>
        <w:tc>
          <w:tcPr>
            <w:tcW w:w="9412" w:type="dxa"/>
            <w:gridSpan w:val="2"/>
            <w:shd w:val="clear" w:color="auto" w:fill="E0E0E0"/>
          </w:tcPr>
          <w:p w:rsidR="003F41AA" w:rsidRDefault="003F41AA" w:rsidP="00415CFD">
            <w:r>
              <w:lastRenderedPageBreak/>
              <w:t>Postcondiciones</w:t>
            </w:r>
          </w:p>
        </w:tc>
      </w:tr>
      <w:tr w:rsidR="003F41AA" w:rsidTr="00744D4F">
        <w:trPr>
          <w:trHeight w:val="135"/>
          <w:jc w:val="center"/>
        </w:trPr>
        <w:tc>
          <w:tcPr>
            <w:tcW w:w="9412" w:type="dxa"/>
            <w:gridSpan w:val="2"/>
          </w:tcPr>
          <w:p w:rsidR="003F41AA" w:rsidRPr="00744D4F" w:rsidRDefault="003F41AA" w:rsidP="00415CFD">
            <w:pPr>
              <w:jc w:val="both"/>
              <w:rPr>
                <w:sz w:val="20"/>
              </w:rPr>
            </w:pPr>
            <w:r w:rsidRPr="00744D4F">
              <w:rPr>
                <w:sz w:val="20"/>
              </w:rPr>
              <w:t>El usuario visualiza el archivo seleccionado, el cual se muestra en un programa previamente instalado en el dispositivo.</w:t>
            </w:r>
          </w:p>
        </w:tc>
      </w:tr>
      <w:tr w:rsidR="003F41AA" w:rsidTr="00744D4F">
        <w:trPr>
          <w:jc w:val="center"/>
        </w:trPr>
        <w:tc>
          <w:tcPr>
            <w:tcW w:w="9412" w:type="dxa"/>
            <w:gridSpan w:val="2"/>
            <w:tcBorders>
              <w:bottom w:val="single" w:sz="4" w:space="0" w:color="auto"/>
            </w:tcBorders>
            <w:shd w:val="clear" w:color="auto" w:fill="E0E0E0"/>
          </w:tcPr>
          <w:p w:rsidR="003F41AA" w:rsidRPr="00744D4F" w:rsidRDefault="003F41AA" w:rsidP="00415CFD">
            <w:r w:rsidRPr="00744D4F">
              <w:t>Puntos de extensión (extend) o de inclusión (include)</w:t>
            </w:r>
          </w:p>
        </w:tc>
      </w:tr>
      <w:tr w:rsidR="003F41AA" w:rsidTr="00744D4F">
        <w:trPr>
          <w:jc w:val="center"/>
        </w:trPr>
        <w:tc>
          <w:tcPr>
            <w:tcW w:w="9412" w:type="dxa"/>
            <w:gridSpan w:val="2"/>
          </w:tcPr>
          <w:p w:rsidR="003F41AA" w:rsidRDefault="00B92007" w:rsidP="00415CFD">
            <w:pPr>
              <w:jc w:val="both"/>
              <w:rPr>
                <w:sz w:val="20"/>
              </w:rPr>
            </w:pPr>
            <w:r>
              <w:rPr>
                <w:sz w:val="20"/>
              </w:rPr>
              <w:t>CUM-004: Buscar Archivos.</w:t>
            </w:r>
          </w:p>
          <w:p w:rsidR="00DA2AD4" w:rsidRDefault="00DA2AD4" w:rsidP="00415CFD">
            <w:pPr>
              <w:jc w:val="both"/>
              <w:rPr>
                <w:sz w:val="20"/>
              </w:rPr>
            </w:pPr>
            <w:r>
              <w:rPr>
                <w:sz w:val="20"/>
              </w:rPr>
              <w:t>CUM-009: Enviar métricas</w:t>
            </w:r>
          </w:p>
        </w:tc>
      </w:tr>
      <w:tr w:rsidR="003F41AA" w:rsidTr="00744D4F">
        <w:trPr>
          <w:jc w:val="center"/>
        </w:trPr>
        <w:tc>
          <w:tcPr>
            <w:tcW w:w="9412" w:type="dxa"/>
            <w:gridSpan w:val="2"/>
            <w:shd w:val="clear" w:color="auto" w:fill="E0E0E0"/>
          </w:tcPr>
          <w:p w:rsidR="003F41AA" w:rsidRDefault="003F41AA" w:rsidP="00415CFD">
            <w:r>
              <w:t>Observaciones</w:t>
            </w:r>
          </w:p>
        </w:tc>
      </w:tr>
      <w:tr w:rsidR="003F41AA" w:rsidTr="00744D4F">
        <w:trPr>
          <w:jc w:val="center"/>
        </w:trPr>
        <w:tc>
          <w:tcPr>
            <w:tcW w:w="9412" w:type="dxa"/>
            <w:gridSpan w:val="2"/>
            <w:shd w:val="clear" w:color="auto" w:fill="FFFFFF"/>
          </w:tcPr>
          <w:p w:rsidR="003F41AA" w:rsidRPr="00744D4F" w:rsidRDefault="003F41AA" w:rsidP="003F41AA">
            <w:pPr>
              <w:pStyle w:val="ListParagraph11"/>
              <w:numPr>
                <w:ilvl w:val="0"/>
                <w:numId w:val="13"/>
              </w:numPr>
              <w:spacing w:line="240" w:lineRule="auto"/>
              <w:jc w:val="both"/>
              <w:rPr>
                <w:sz w:val="20"/>
              </w:rPr>
            </w:pPr>
            <w:r w:rsidRPr="00744D4F">
              <w:rPr>
                <w:sz w:val="20"/>
              </w:rPr>
              <w:t xml:space="preserve">La visualización implica una descarga del archivo de manera oculta (se </w:t>
            </w:r>
            <w:r w:rsidR="00270E59">
              <w:rPr>
                <w:sz w:val="20"/>
              </w:rPr>
              <w:t>almacena</w:t>
            </w:r>
            <w:r w:rsidRPr="00744D4F">
              <w:rPr>
                <w:sz w:val="20"/>
              </w:rPr>
              <w:t xml:space="preserve"> en un temporal) </w:t>
            </w:r>
            <w:r w:rsidR="00270E59">
              <w:rPr>
                <w:sz w:val="20"/>
              </w:rPr>
              <w:t>en el</w:t>
            </w:r>
            <w:r>
              <w:rPr>
                <w:sz w:val="20"/>
              </w:rPr>
              <w:t xml:space="preserve"> </w:t>
            </w:r>
            <w:r w:rsidRPr="00744D4F">
              <w:rPr>
                <w:sz w:val="20"/>
              </w:rPr>
              <w:t>dispositivo.</w:t>
            </w:r>
          </w:p>
          <w:p w:rsidR="003F41AA" w:rsidRPr="00744D4F" w:rsidRDefault="003F41AA" w:rsidP="00BB2E5D">
            <w:pPr>
              <w:pStyle w:val="ListParagraph11"/>
              <w:numPr>
                <w:ilvl w:val="0"/>
                <w:numId w:val="13"/>
              </w:numPr>
              <w:spacing w:line="240" w:lineRule="auto"/>
              <w:jc w:val="both"/>
              <w:rPr>
                <w:sz w:val="20"/>
              </w:rPr>
            </w:pPr>
            <w:r w:rsidRPr="00744D4F">
              <w:rPr>
                <w:sz w:val="20"/>
              </w:rPr>
              <w:t xml:space="preserve">Cada tipo de contenido usará el visor existente </w:t>
            </w:r>
            <w:r w:rsidR="00BB2E5D">
              <w:rPr>
                <w:sz w:val="20"/>
              </w:rPr>
              <w:t xml:space="preserve">correspondiente a un programa previamente instalado </w:t>
            </w:r>
            <w:r w:rsidR="00BB2E5D" w:rsidRPr="00744D4F">
              <w:rPr>
                <w:sz w:val="20"/>
              </w:rPr>
              <w:t>en el dispositivo.</w:t>
            </w:r>
          </w:p>
          <w:p w:rsidR="0025396D" w:rsidRPr="0025396D" w:rsidRDefault="0025396D" w:rsidP="0025396D">
            <w:pPr>
              <w:pStyle w:val="ListParagraph11"/>
              <w:numPr>
                <w:ilvl w:val="0"/>
                <w:numId w:val="13"/>
              </w:numPr>
              <w:spacing w:line="240" w:lineRule="auto"/>
              <w:jc w:val="both"/>
              <w:rPr>
                <w:sz w:val="20"/>
              </w:rPr>
            </w:pPr>
            <w:r>
              <w:rPr>
                <w:sz w:val="20"/>
              </w:rPr>
              <w:t>U</w:t>
            </w:r>
            <w:r w:rsidRPr="0025396D">
              <w:rPr>
                <w:sz w:val="20"/>
              </w:rPr>
              <w:t xml:space="preserve">na vez que se vio el archivo, </w:t>
            </w:r>
            <w:r>
              <w:rPr>
                <w:sz w:val="20"/>
              </w:rPr>
              <w:t xml:space="preserve">el aplicativo debe eliminar el temporal para que </w:t>
            </w:r>
            <w:r w:rsidRPr="0025396D">
              <w:rPr>
                <w:sz w:val="20"/>
              </w:rPr>
              <w:t>no se pueda usar si el usuario q</w:t>
            </w:r>
            <w:r>
              <w:rPr>
                <w:sz w:val="20"/>
              </w:rPr>
              <w:t>uiere ubicarlo fuera de la aplicación (la eliminación de temporales se realizará luego de cada sincronización).</w:t>
            </w:r>
          </w:p>
          <w:p w:rsidR="0025396D" w:rsidRDefault="0025396D" w:rsidP="0025396D">
            <w:pPr>
              <w:pStyle w:val="ListParagraph11"/>
              <w:numPr>
                <w:ilvl w:val="0"/>
                <w:numId w:val="13"/>
              </w:numPr>
              <w:spacing w:line="240" w:lineRule="auto"/>
              <w:jc w:val="both"/>
              <w:rPr>
                <w:ins w:id="45" w:author="Albatrino Aza, Giuseppe Martin" w:date="2015-05-14T12:07:00Z"/>
                <w:sz w:val="20"/>
              </w:rPr>
            </w:pPr>
            <w:r w:rsidRPr="0025396D">
              <w:rPr>
                <w:sz w:val="20"/>
              </w:rPr>
              <w:t>Para esto, se va a eliminar los temporales cada vez que se realice una sincronización</w:t>
            </w:r>
          </w:p>
          <w:p w:rsidR="005965E7" w:rsidRPr="00744D4F" w:rsidRDefault="005965E7" w:rsidP="005965E7">
            <w:pPr>
              <w:pStyle w:val="ListParagraph11"/>
              <w:numPr>
                <w:ilvl w:val="0"/>
                <w:numId w:val="13"/>
              </w:numPr>
              <w:spacing w:line="240" w:lineRule="auto"/>
              <w:jc w:val="both"/>
              <w:rPr>
                <w:sz w:val="20"/>
              </w:rPr>
            </w:pPr>
            <w:ins w:id="46" w:author="Albatrino Aza, Giuseppe Martin" w:date="2015-05-14T12:07:00Z">
              <w:r>
                <w:rPr>
                  <w:sz w:val="20"/>
                </w:rPr>
                <w:t>La etiqueta a mostrarse en el kiosco es “Abrir”</w:t>
              </w:r>
            </w:ins>
          </w:p>
        </w:tc>
      </w:tr>
      <w:tr w:rsidR="003F41AA" w:rsidTr="00744D4F">
        <w:trPr>
          <w:jc w:val="center"/>
        </w:trPr>
        <w:tc>
          <w:tcPr>
            <w:tcW w:w="9412" w:type="dxa"/>
            <w:gridSpan w:val="2"/>
            <w:shd w:val="clear" w:color="auto" w:fill="E0E0E0"/>
          </w:tcPr>
          <w:p w:rsidR="003F41AA" w:rsidRDefault="003F41AA" w:rsidP="00415CFD">
            <w:r>
              <w:t>Pantallas asociadas</w:t>
            </w:r>
          </w:p>
        </w:tc>
      </w:tr>
      <w:tr w:rsidR="003F41AA" w:rsidTr="00744D4F">
        <w:trPr>
          <w:jc w:val="center"/>
        </w:trPr>
        <w:tc>
          <w:tcPr>
            <w:tcW w:w="9412" w:type="dxa"/>
            <w:gridSpan w:val="2"/>
          </w:tcPr>
          <w:p w:rsidR="003F41AA" w:rsidRDefault="003F41AA" w:rsidP="003F41AA">
            <w:pPr>
              <w:numPr>
                <w:ilvl w:val="0"/>
                <w:numId w:val="4"/>
              </w:numPr>
              <w:jc w:val="both"/>
              <w:rPr>
                <w:sz w:val="20"/>
              </w:rPr>
            </w:pPr>
            <w:r>
              <w:rPr>
                <w:sz w:val="20"/>
              </w:rPr>
              <w:t>PM-002</w:t>
            </w:r>
          </w:p>
          <w:p w:rsidR="003F41AA" w:rsidRDefault="003F41AA" w:rsidP="003F41AA">
            <w:pPr>
              <w:numPr>
                <w:ilvl w:val="0"/>
                <w:numId w:val="4"/>
              </w:numPr>
              <w:jc w:val="both"/>
              <w:rPr>
                <w:sz w:val="20"/>
              </w:rPr>
            </w:pPr>
            <w:r>
              <w:rPr>
                <w:sz w:val="20"/>
              </w:rPr>
              <w:t>PM-003</w:t>
            </w:r>
          </w:p>
          <w:p w:rsidR="003F41AA" w:rsidRDefault="003F41AA" w:rsidP="003F41AA">
            <w:pPr>
              <w:numPr>
                <w:ilvl w:val="0"/>
                <w:numId w:val="4"/>
              </w:numPr>
              <w:jc w:val="both"/>
              <w:rPr>
                <w:sz w:val="20"/>
              </w:rPr>
            </w:pPr>
            <w:r>
              <w:rPr>
                <w:sz w:val="20"/>
              </w:rPr>
              <w:t>PM-004</w:t>
            </w:r>
          </w:p>
        </w:tc>
      </w:tr>
    </w:tbl>
    <w:p w:rsidR="003F41AA" w:rsidRDefault="003F41AA" w:rsidP="00744D4F">
      <w:pPr>
        <w:jc w:val="both"/>
      </w:pPr>
    </w:p>
    <w:p w:rsidR="003F41AA" w:rsidRDefault="003F41AA" w:rsidP="00744D4F">
      <w:pPr>
        <w:jc w:val="both"/>
      </w:pPr>
    </w:p>
    <w:p w:rsidR="003F41AA" w:rsidRDefault="003F41AA" w:rsidP="003F41AA">
      <w:pPr>
        <w:jc w:val="both"/>
      </w:pPr>
    </w:p>
    <w:p w:rsidR="009422A3" w:rsidRDefault="009B1314">
      <w:pPr>
        <w:jc w:val="center"/>
      </w:pPr>
      <w:r>
        <w:lastRenderedPageBreak/>
        <w:pict>
          <v:shape id="Picture 5" o:spid="_x0000_i1030" type="#_x0000_t75" style="width:196.6pt;height:380.65pt;visibility:visible;mso-wrap-style:square">
            <v:imagedata r:id="rId13" o:title=""/>
          </v:shape>
        </w:pict>
      </w:r>
    </w:p>
    <w:p w:rsidR="009422A3" w:rsidRPr="00744D4F" w:rsidRDefault="006034ED">
      <w:pPr>
        <w:jc w:val="center"/>
      </w:pPr>
      <w:r w:rsidRPr="00744D4F">
        <w:t xml:space="preserve">Wireframe PM-004 </w:t>
      </w:r>
    </w:p>
    <w:p w:rsidR="009422A3" w:rsidRPr="00744D4F" w:rsidRDefault="006034ED">
      <w:pPr>
        <w:jc w:val="center"/>
      </w:pPr>
      <w:r w:rsidRPr="00744D4F">
        <w:t>(Las opciones del menú están disponibles sólo para archivos)</w:t>
      </w:r>
    </w:p>
    <w:p w:rsidR="009422A3" w:rsidRDefault="006034ED">
      <w:pPr>
        <w:pStyle w:val="Titulo2"/>
        <w:numPr>
          <w:ilvl w:val="2"/>
          <w:numId w:val="3"/>
        </w:numPr>
        <w:pBdr>
          <w:top w:val="none" w:sz="0" w:space="0" w:color="auto"/>
        </w:pBdr>
        <w:tabs>
          <w:tab w:val="clear" w:pos="3839"/>
          <w:tab w:val="left" w:pos="851"/>
        </w:tabs>
      </w:pPr>
      <w:r w:rsidRPr="00744D4F">
        <w:br w:type="page"/>
      </w:r>
      <w:bookmarkStart w:id="47" w:name="_Toc418608687"/>
      <w:bookmarkStart w:id="48" w:name="_Toc419107486"/>
      <w:r>
        <w:lastRenderedPageBreak/>
        <w:t>CUM-00</w:t>
      </w:r>
      <w:r w:rsidR="00BB2E5D">
        <w:t>6</w:t>
      </w:r>
      <w:r w:rsidR="006A22A4">
        <w:t xml:space="preserve"> Descargar </w:t>
      </w:r>
      <w:bookmarkEnd w:id="47"/>
      <w:r w:rsidR="006A22A4">
        <w:t>A</w:t>
      </w:r>
      <w:r>
        <w:t>rchivos</w:t>
      </w:r>
      <w:bookmarkEnd w:id="48"/>
    </w:p>
    <w:tbl>
      <w:tblPr>
        <w:tblW w:w="94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809"/>
        <w:gridCol w:w="7603"/>
      </w:tblGrid>
      <w:tr w:rsidR="009422A3" w:rsidTr="00744D4F">
        <w:trPr>
          <w:trHeight w:val="178"/>
          <w:jc w:val="center"/>
        </w:trPr>
        <w:tc>
          <w:tcPr>
            <w:tcW w:w="1809" w:type="dxa"/>
            <w:shd w:val="clear" w:color="auto" w:fill="E0E0E0"/>
            <w:vAlign w:val="center"/>
          </w:tcPr>
          <w:p w:rsidR="009422A3" w:rsidRPr="00744D4F" w:rsidRDefault="006034ED">
            <w:r w:rsidRPr="00744D4F">
              <w:t>Caso de Uso del Sistema</w:t>
            </w:r>
          </w:p>
        </w:tc>
        <w:tc>
          <w:tcPr>
            <w:tcW w:w="7603" w:type="dxa"/>
            <w:vAlign w:val="center"/>
          </w:tcPr>
          <w:p w:rsidR="009422A3" w:rsidRDefault="006A22A4">
            <w:pPr>
              <w:rPr>
                <w:sz w:val="20"/>
                <w:szCs w:val="22"/>
                <w:lang w:eastAsia="en-US"/>
              </w:rPr>
            </w:pPr>
            <w:r>
              <w:rPr>
                <w:sz w:val="20"/>
              </w:rPr>
              <w:t>Descargar A</w:t>
            </w:r>
            <w:r w:rsidR="006034ED">
              <w:rPr>
                <w:sz w:val="20"/>
              </w:rPr>
              <w:t>rchivos</w:t>
            </w:r>
          </w:p>
        </w:tc>
      </w:tr>
      <w:tr w:rsidR="009422A3" w:rsidTr="00744D4F">
        <w:trPr>
          <w:jc w:val="center"/>
        </w:trPr>
        <w:tc>
          <w:tcPr>
            <w:tcW w:w="1809" w:type="dxa"/>
            <w:shd w:val="clear" w:color="auto" w:fill="E0E0E0"/>
            <w:vAlign w:val="center"/>
          </w:tcPr>
          <w:p w:rsidR="009422A3" w:rsidRDefault="006034ED">
            <w:r>
              <w:t>Actores</w:t>
            </w:r>
          </w:p>
        </w:tc>
        <w:tc>
          <w:tcPr>
            <w:tcW w:w="7603" w:type="dxa"/>
            <w:vAlign w:val="center"/>
          </w:tcPr>
          <w:p w:rsidR="009422A3" w:rsidRDefault="006034ED">
            <w:pPr>
              <w:rPr>
                <w:sz w:val="20"/>
                <w:szCs w:val="22"/>
                <w:lang w:eastAsia="en-US"/>
              </w:rPr>
            </w:pPr>
            <w:r>
              <w:rPr>
                <w:rFonts w:cs="Arial"/>
                <w:sz w:val="20"/>
              </w:rPr>
              <w:t>Usuario móvil</w:t>
            </w:r>
          </w:p>
        </w:tc>
      </w:tr>
      <w:tr w:rsidR="009422A3" w:rsidTr="00744D4F">
        <w:trPr>
          <w:jc w:val="center"/>
        </w:trPr>
        <w:tc>
          <w:tcPr>
            <w:tcW w:w="1809" w:type="dxa"/>
            <w:shd w:val="clear" w:color="auto" w:fill="E0E0E0"/>
            <w:vAlign w:val="center"/>
          </w:tcPr>
          <w:p w:rsidR="009422A3" w:rsidRDefault="006034ED">
            <w:r>
              <w:t>Breve descripción</w:t>
            </w:r>
          </w:p>
        </w:tc>
        <w:tc>
          <w:tcPr>
            <w:tcW w:w="7603" w:type="dxa"/>
            <w:vAlign w:val="center"/>
          </w:tcPr>
          <w:p w:rsidR="009422A3" w:rsidRPr="00744D4F" w:rsidRDefault="006A22A4" w:rsidP="006A22A4">
            <w:pPr>
              <w:jc w:val="both"/>
              <w:rPr>
                <w:sz w:val="20"/>
              </w:rPr>
            </w:pPr>
            <w:r w:rsidRPr="00744D4F">
              <w:rPr>
                <w:sz w:val="20"/>
              </w:rPr>
              <w:t>Permite descargar archivos</w:t>
            </w:r>
            <w:r w:rsidR="006034ED" w:rsidRPr="00744D4F">
              <w:rPr>
                <w:sz w:val="20"/>
              </w:rPr>
              <w:t xml:space="preserve"> en el dispositivo</w:t>
            </w:r>
            <w:r w:rsidR="006870F4">
              <w:rPr>
                <w:rFonts w:cs="Arial"/>
                <w:sz w:val="20"/>
              </w:rPr>
              <w:t xml:space="preserve"> móvil</w:t>
            </w:r>
            <w:r w:rsidR="006034ED" w:rsidRPr="00744D4F">
              <w:rPr>
                <w:sz w:val="20"/>
              </w:rPr>
              <w:t>.</w:t>
            </w:r>
          </w:p>
        </w:tc>
      </w:tr>
      <w:tr w:rsidR="009422A3" w:rsidTr="00744D4F">
        <w:trPr>
          <w:jc w:val="center"/>
        </w:trPr>
        <w:tc>
          <w:tcPr>
            <w:tcW w:w="9412" w:type="dxa"/>
            <w:gridSpan w:val="2"/>
            <w:shd w:val="clear" w:color="auto" w:fill="E0E0E0"/>
          </w:tcPr>
          <w:p w:rsidR="009422A3" w:rsidRDefault="006034ED">
            <w:r>
              <w:t>Precondiciones</w:t>
            </w:r>
          </w:p>
        </w:tc>
      </w:tr>
      <w:tr w:rsidR="009422A3" w:rsidTr="00744D4F">
        <w:trPr>
          <w:jc w:val="center"/>
        </w:trPr>
        <w:tc>
          <w:tcPr>
            <w:tcW w:w="9412" w:type="dxa"/>
            <w:gridSpan w:val="2"/>
          </w:tcPr>
          <w:p w:rsidR="009422A3" w:rsidRPr="00744D4F" w:rsidRDefault="006034ED" w:rsidP="006034ED">
            <w:pPr>
              <w:pStyle w:val="ListParagraph1"/>
              <w:numPr>
                <w:ilvl w:val="0"/>
                <w:numId w:val="13"/>
              </w:numPr>
              <w:spacing w:line="240" w:lineRule="auto"/>
              <w:jc w:val="both"/>
              <w:rPr>
                <w:sz w:val="20"/>
              </w:rPr>
            </w:pPr>
            <w:r w:rsidRPr="00744D4F">
              <w:rPr>
                <w:sz w:val="20"/>
              </w:rPr>
              <w:t>El usuario se autenticó con éxito en la aplicación.</w:t>
            </w:r>
          </w:p>
          <w:p w:rsidR="00E64F30" w:rsidRPr="00EB496D" w:rsidRDefault="006034ED">
            <w:pPr>
              <w:pStyle w:val="ListParagraph1"/>
              <w:numPr>
                <w:ilvl w:val="0"/>
                <w:numId w:val="13"/>
              </w:numPr>
              <w:spacing w:line="240" w:lineRule="auto"/>
              <w:jc w:val="both"/>
              <w:rPr>
                <w:sz w:val="20"/>
              </w:rPr>
            </w:pPr>
            <w:r w:rsidRPr="00744D4F">
              <w:rPr>
                <w:sz w:val="20"/>
              </w:rPr>
              <w:t>El sistema está en línea.</w:t>
            </w:r>
          </w:p>
          <w:p w:rsidR="005965E7" w:rsidRDefault="00EB496D" w:rsidP="005965E7">
            <w:pPr>
              <w:pStyle w:val="ListParagraph1"/>
              <w:numPr>
                <w:ilvl w:val="0"/>
                <w:numId w:val="13"/>
              </w:numPr>
              <w:spacing w:line="240" w:lineRule="auto"/>
              <w:jc w:val="both"/>
              <w:rPr>
                <w:sz w:val="20"/>
              </w:rPr>
            </w:pPr>
            <w:r w:rsidRPr="00EB496D">
              <w:rPr>
                <w:sz w:val="20"/>
              </w:rPr>
              <w:t>El archivo a ser descargado, debe haber sido habilitado para descarga desde el administrador web</w:t>
            </w:r>
          </w:p>
          <w:p w:rsidR="005965E7" w:rsidRPr="00744D4F" w:rsidRDefault="005965E7" w:rsidP="005965E7">
            <w:pPr>
              <w:pStyle w:val="ListParagraph1"/>
              <w:numPr>
                <w:ilvl w:val="0"/>
                <w:numId w:val="13"/>
              </w:numPr>
              <w:spacing w:line="240" w:lineRule="auto"/>
              <w:jc w:val="both"/>
              <w:rPr>
                <w:sz w:val="20"/>
              </w:rPr>
            </w:pPr>
          </w:p>
        </w:tc>
      </w:tr>
      <w:tr w:rsidR="009422A3" w:rsidTr="00744D4F">
        <w:trPr>
          <w:jc w:val="center"/>
        </w:trPr>
        <w:tc>
          <w:tcPr>
            <w:tcW w:w="9412" w:type="dxa"/>
            <w:gridSpan w:val="2"/>
            <w:shd w:val="clear" w:color="auto" w:fill="E0E0E0"/>
          </w:tcPr>
          <w:p w:rsidR="009422A3" w:rsidRDefault="006034ED">
            <w:r>
              <w:t>Flujo básico</w:t>
            </w:r>
          </w:p>
        </w:tc>
      </w:tr>
      <w:tr w:rsidR="009422A3" w:rsidTr="00744D4F">
        <w:trPr>
          <w:jc w:val="center"/>
        </w:trPr>
        <w:tc>
          <w:tcPr>
            <w:tcW w:w="9412" w:type="dxa"/>
            <w:gridSpan w:val="2"/>
          </w:tcPr>
          <w:p w:rsidR="00670ECA" w:rsidRDefault="00670ECA" w:rsidP="00145E1F">
            <w:pPr>
              <w:pStyle w:val="ListParagraph1"/>
              <w:numPr>
                <w:ilvl w:val="0"/>
                <w:numId w:val="81"/>
              </w:numPr>
              <w:tabs>
                <w:tab w:val="left" w:pos="425"/>
              </w:tabs>
              <w:jc w:val="both"/>
              <w:rPr>
                <w:sz w:val="20"/>
              </w:rPr>
            </w:pPr>
            <w:r>
              <w:rPr>
                <w:sz w:val="20"/>
              </w:rPr>
              <w:t xml:space="preserve">El caso de uso comienza con el CUM-004: </w:t>
            </w:r>
            <w:r w:rsidR="005965E7">
              <w:rPr>
                <w:sz w:val="20"/>
              </w:rPr>
              <w:t>Navegar por las colecciones</w:t>
            </w:r>
            <w:r>
              <w:rPr>
                <w:sz w:val="20"/>
              </w:rPr>
              <w:t>.</w:t>
            </w:r>
          </w:p>
          <w:p w:rsidR="00670ECA" w:rsidRPr="00744D4F" w:rsidRDefault="00670ECA" w:rsidP="00744D4F">
            <w:pPr>
              <w:pStyle w:val="ListParagraph1"/>
              <w:numPr>
                <w:ilvl w:val="0"/>
                <w:numId w:val="81"/>
              </w:numPr>
              <w:tabs>
                <w:tab w:val="left" w:pos="425"/>
              </w:tabs>
              <w:jc w:val="both"/>
              <w:rPr>
                <w:sz w:val="20"/>
              </w:rPr>
            </w:pPr>
            <w:r w:rsidRPr="00744D4F">
              <w:rPr>
                <w:sz w:val="20"/>
              </w:rPr>
              <w:t>El usuario selecciona la opción “</w:t>
            </w:r>
            <w:r>
              <w:rPr>
                <w:sz w:val="20"/>
              </w:rPr>
              <w:t>Descargar</w:t>
            </w:r>
            <w:r w:rsidRPr="00744D4F">
              <w:rPr>
                <w:sz w:val="20"/>
              </w:rPr>
              <w:t>”.</w:t>
            </w:r>
          </w:p>
          <w:p w:rsidR="003770D4" w:rsidRDefault="006034ED" w:rsidP="00145E1F">
            <w:pPr>
              <w:pStyle w:val="ListParagraph1"/>
              <w:numPr>
                <w:ilvl w:val="0"/>
                <w:numId w:val="81"/>
              </w:numPr>
              <w:tabs>
                <w:tab w:val="left" w:pos="425"/>
              </w:tabs>
              <w:jc w:val="both"/>
              <w:rPr>
                <w:sz w:val="20"/>
              </w:rPr>
            </w:pPr>
            <w:r w:rsidRPr="00744D4F">
              <w:rPr>
                <w:sz w:val="20"/>
              </w:rPr>
              <w:t xml:space="preserve">El sistema inicia la descarga del archivo y </w:t>
            </w:r>
            <w:r w:rsidR="003770D4">
              <w:rPr>
                <w:sz w:val="20"/>
              </w:rPr>
              <w:t>al terminar lo ubica en una carpeta del dispositivo móvil.</w:t>
            </w:r>
          </w:p>
          <w:p w:rsidR="009422A3" w:rsidRDefault="003770D4" w:rsidP="00145E1F">
            <w:pPr>
              <w:pStyle w:val="ListParagraph1"/>
              <w:numPr>
                <w:ilvl w:val="0"/>
                <w:numId w:val="81"/>
              </w:numPr>
              <w:tabs>
                <w:tab w:val="left" w:pos="425"/>
              </w:tabs>
              <w:jc w:val="both"/>
              <w:rPr>
                <w:sz w:val="20"/>
              </w:rPr>
            </w:pPr>
            <w:r>
              <w:rPr>
                <w:sz w:val="20"/>
              </w:rPr>
              <w:t xml:space="preserve">El sistema </w:t>
            </w:r>
            <w:r w:rsidR="006034ED" w:rsidRPr="00744D4F">
              <w:rPr>
                <w:sz w:val="20"/>
              </w:rPr>
              <w:t xml:space="preserve">marca </w:t>
            </w:r>
            <w:r>
              <w:rPr>
                <w:sz w:val="20"/>
              </w:rPr>
              <w:t>e</w:t>
            </w:r>
            <w:r w:rsidR="006034ED">
              <w:rPr>
                <w:sz w:val="20"/>
              </w:rPr>
              <w:t>l</w:t>
            </w:r>
            <w:r w:rsidR="006034ED" w:rsidRPr="00744D4F">
              <w:rPr>
                <w:sz w:val="20"/>
              </w:rPr>
              <w:t xml:space="preserve"> archivo como </w:t>
            </w:r>
            <w:r w:rsidR="00670ECA">
              <w:rPr>
                <w:sz w:val="20"/>
              </w:rPr>
              <w:t>“</w:t>
            </w:r>
            <w:r w:rsidR="006034ED" w:rsidRPr="00744D4F">
              <w:rPr>
                <w:sz w:val="20"/>
              </w:rPr>
              <w:t>descargado</w:t>
            </w:r>
            <w:r w:rsidR="00670ECA">
              <w:rPr>
                <w:sz w:val="20"/>
              </w:rPr>
              <w:t>”</w:t>
            </w:r>
            <w:r w:rsidR="006034ED">
              <w:rPr>
                <w:sz w:val="20"/>
              </w:rPr>
              <w:t>.</w:t>
            </w:r>
          </w:p>
          <w:p w:rsidR="00E247D6" w:rsidRPr="00744D4F" w:rsidRDefault="00E247D6" w:rsidP="00744D4F">
            <w:pPr>
              <w:pStyle w:val="ListParagraph1"/>
              <w:numPr>
                <w:ilvl w:val="0"/>
                <w:numId w:val="5"/>
              </w:numPr>
              <w:ind w:left="371"/>
              <w:jc w:val="both"/>
              <w:rPr>
                <w:sz w:val="20"/>
              </w:rPr>
            </w:pPr>
            <w:r>
              <w:rPr>
                <w:sz w:val="20"/>
              </w:rPr>
              <w:t>El sistema realiza el CUM-009 Enviar métricas</w:t>
            </w:r>
            <w:r w:rsidR="00AF3388">
              <w:rPr>
                <w:sz w:val="20"/>
              </w:rPr>
              <w:t>: Google Analytics y registro de Log</w:t>
            </w:r>
          </w:p>
        </w:tc>
      </w:tr>
      <w:tr w:rsidR="009422A3" w:rsidTr="00744D4F">
        <w:trPr>
          <w:jc w:val="center"/>
        </w:trPr>
        <w:tc>
          <w:tcPr>
            <w:tcW w:w="9412" w:type="dxa"/>
            <w:gridSpan w:val="2"/>
            <w:tcBorders>
              <w:bottom w:val="single" w:sz="4" w:space="0" w:color="auto"/>
            </w:tcBorders>
            <w:shd w:val="clear" w:color="auto" w:fill="E0E0E0"/>
          </w:tcPr>
          <w:p w:rsidR="009422A3" w:rsidRDefault="006034ED">
            <w:r>
              <w:t>Subflujos</w:t>
            </w:r>
          </w:p>
        </w:tc>
      </w:tr>
      <w:tr w:rsidR="009422A3" w:rsidTr="00744D4F">
        <w:trPr>
          <w:jc w:val="center"/>
        </w:trPr>
        <w:tc>
          <w:tcPr>
            <w:tcW w:w="9412" w:type="dxa"/>
            <w:gridSpan w:val="2"/>
          </w:tcPr>
          <w:p w:rsidR="006870F4" w:rsidRPr="006870F4" w:rsidRDefault="006870F4" w:rsidP="006870F4">
            <w:pPr>
              <w:pStyle w:val="ListParagraph11"/>
              <w:tabs>
                <w:tab w:val="left" w:pos="420"/>
              </w:tabs>
              <w:ind w:left="0"/>
              <w:jc w:val="both"/>
              <w:rPr>
                <w:sz w:val="20"/>
              </w:rPr>
            </w:pPr>
            <w:r w:rsidRPr="006870F4">
              <w:rPr>
                <w:sz w:val="20"/>
              </w:rPr>
              <w:t>El dispositivo se encuentra usando la red móvil y el archivo tiene un tamaño mayor al especificado en el Administrador Web como Umbral de Descarga.</w:t>
            </w:r>
          </w:p>
          <w:p w:rsidR="006870F4" w:rsidRPr="006870F4" w:rsidRDefault="006870F4" w:rsidP="00D74392">
            <w:pPr>
              <w:pStyle w:val="ListParagraph11"/>
              <w:numPr>
                <w:ilvl w:val="0"/>
                <w:numId w:val="21"/>
              </w:numPr>
              <w:tabs>
                <w:tab w:val="left" w:pos="420"/>
              </w:tabs>
              <w:jc w:val="both"/>
              <w:rPr>
                <w:sz w:val="20"/>
              </w:rPr>
            </w:pPr>
            <w:r w:rsidRPr="006870F4">
              <w:rPr>
                <w:sz w:val="20"/>
              </w:rPr>
              <w:t xml:space="preserve">El sistema muestra un mensaje de alerta indicando que el archivo </w:t>
            </w:r>
            <w:r w:rsidR="00BD278E">
              <w:rPr>
                <w:sz w:val="20"/>
              </w:rPr>
              <w:t>tiene un tamaño grande para usar con su plan de datos</w:t>
            </w:r>
            <w:r w:rsidRPr="006870F4">
              <w:rPr>
                <w:sz w:val="20"/>
              </w:rPr>
              <w:t>, con dos opciones: Aceptar y Cancelar.</w:t>
            </w:r>
          </w:p>
          <w:p w:rsidR="006870F4" w:rsidRPr="00744D4F" w:rsidRDefault="006870F4" w:rsidP="00D74392">
            <w:pPr>
              <w:pStyle w:val="ListParagraph11"/>
              <w:numPr>
                <w:ilvl w:val="0"/>
                <w:numId w:val="21"/>
              </w:numPr>
              <w:tabs>
                <w:tab w:val="left" w:pos="420"/>
              </w:tabs>
              <w:jc w:val="both"/>
              <w:rPr>
                <w:sz w:val="20"/>
              </w:rPr>
            </w:pPr>
            <w:r w:rsidRPr="00744D4F">
              <w:rPr>
                <w:sz w:val="20"/>
              </w:rPr>
              <w:t xml:space="preserve">El usuario selecciona </w:t>
            </w:r>
            <w:r w:rsidRPr="006870F4">
              <w:rPr>
                <w:sz w:val="20"/>
              </w:rPr>
              <w:t>“Aceptar” para realizar la</w:t>
            </w:r>
            <w:r w:rsidRPr="00744D4F">
              <w:rPr>
                <w:sz w:val="20"/>
              </w:rPr>
              <w:t xml:space="preserve"> descarga</w:t>
            </w:r>
            <w:r w:rsidRPr="006870F4">
              <w:rPr>
                <w:sz w:val="20"/>
              </w:rPr>
              <w:t xml:space="preserve"> con su plan de datos móviles</w:t>
            </w:r>
            <w:r w:rsidRPr="00744D4F">
              <w:rPr>
                <w:sz w:val="20"/>
              </w:rPr>
              <w:t>.</w:t>
            </w:r>
          </w:p>
          <w:p w:rsidR="009422A3" w:rsidRPr="00744D4F" w:rsidRDefault="006870F4" w:rsidP="00D74392">
            <w:pPr>
              <w:pStyle w:val="ListParagraph11"/>
              <w:numPr>
                <w:ilvl w:val="0"/>
                <w:numId w:val="21"/>
              </w:numPr>
              <w:tabs>
                <w:tab w:val="left" w:pos="420"/>
              </w:tabs>
              <w:jc w:val="both"/>
              <w:rPr>
                <w:sz w:val="20"/>
              </w:rPr>
            </w:pPr>
            <w:r w:rsidRPr="00744D4F">
              <w:rPr>
                <w:sz w:val="20"/>
              </w:rPr>
              <w:t xml:space="preserve">El sistema </w:t>
            </w:r>
            <w:r>
              <w:rPr>
                <w:sz w:val="20"/>
              </w:rPr>
              <w:t>continúa con el paso 3</w:t>
            </w:r>
            <w:r w:rsidRPr="006870F4">
              <w:rPr>
                <w:sz w:val="20"/>
              </w:rPr>
              <w:t xml:space="preserve"> del flujo básico</w:t>
            </w:r>
            <w:r w:rsidRPr="00744D4F">
              <w:rPr>
                <w:sz w:val="20"/>
              </w:rPr>
              <w:t>.</w:t>
            </w:r>
          </w:p>
        </w:tc>
      </w:tr>
      <w:tr w:rsidR="009422A3" w:rsidTr="00744D4F">
        <w:trPr>
          <w:jc w:val="center"/>
        </w:trPr>
        <w:tc>
          <w:tcPr>
            <w:tcW w:w="9412" w:type="dxa"/>
            <w:gridSpan w:val="2"/>
            <w:shd w:val="clear" w:color="auto" w:fill="E0E0E0"/>
          </w:tcPr>
          <w:p w:rsidR="009422A3" w:rsidRDefault="006034ED">
            <w:r>
              <w:t>Flujos alternos</w:t>
            </w:r>
          </w:p>
        </w:tc>
      </w:tr>
      <w:tr w:rsidR="009422A3" w:rsidTr="00744D4F">
        <w:trPr>
          <w:jc w:val="center"/>
        </w:trPr>
        <w:tc>
          <w:tcPr>
            <w:tcW w:w="9412" w:type="dxa"/>
            <w:gridSpan w:val="2"/>
          </w:tcPr>
          <w:p w:rsidR="00E64F30" w:rsidRPr="00EB496D" w:rsidRDefault="006870F4">
            <w:pPr>
              <w:jc w:val="both"/>
              <w:rPr>
                <w:sz w:val="20"/>
              </w:rPr>
            </w:pPr>
            <w:r w:rsidRPr="00744D4F">
              <w:rPr>
                <w:sz w:val="20"/>
              </w:rPr>
              <w:t xml:space="preserve">Flujo alterno 1: </w:t>
            </w:r>
            <w:proofErr w:type="gramStart"/>
            <w:r w:rsidRPr="00744D4F">
              <w:rPr>
                <w:sz w:val="20"/>
              </w:rPr>
              <w:t>Paso</w:t>
            </w:r>
            <w:proofErr w:type="gramEnd"/>
            <w:r w:rsidRPr="00744D4F">
              <w:rPr>
                <w:sz w:val="20"/>
              </w:rPr>
              <w:t xml:space="preserve"> </w:t>
            </w:r>
            <w:r w:rsidR="00EB496D" w:rsidRPr="00EB496D">
              <w:rPr>
                <w:sz w:val="20"/>
              </w:rPr>
              <w:t>5</w:t>
            </w:r>
            <w:r w:rsidRPr="00744D4F">
              <w:rPr>
                <w:sz w:val="20"/>
              </w:rPr>
              <w:t xml:space="preserve">: El </w:t>
            </w:r>
            <w:r w:rsidR="00EB496D" w:rsidRPr="00EB496D">
              <w:rPr>
                <w:sz w:val="20"/>
              </w:rPr>
              <w:t>dispositivo se encuentra usando la red móvil y el archivo tiene un tamaño mayor al especificado en el administrador web.</w:t>
            </w:r>
          </w:p>
          <w:p w:rsidR="00E64F30" w:rsidRPr="00EB496D" w:rsidRDefault="00EB496D">
            <w:pPr>
              <w:pStyle w:val="ListParagraph11"/>
              <w:numPr>
                <w:ilvl w:val="0"/>
                <w:numId w:val="20"/>
              </w:numPr>
              <w:tabs>
                <w:tab w:val="left" w:pos="420"/>
              </w:tabs>
              <w:jc w:val="both"/>
              <w:rPr>
                <w:sz w:val="20"/>
              </w:rPr>
            </w:pPr>
            <w:r w:rsidRPr="00EB496D">
              <w:rPr>
                <w:sz w:val="20"/>
              </w:rPr>
              <w:t>El sistema muestra una alerta indicando que el archivo supera el tamaño permitido y le pregunta al usuario si desea continuar.</w:t>
            </w:r>
          </w:p>
          <w:p w:rsidR="006870F4" w:rsidRPr="00744D4F" w:rsidRDefault="00EB496D" w:rsidP="00744D4F">
            <w:pPr>
              <w:pStyle w:val="ListParagraph11"/>
              <w:numPr>
                <w:ilvl w:val="0"/>
                <w:numId w:val="83"/>
              </w:numPr>
              <w:tabs>
                <w:tab w:val="left" w:pos="420"/>
              </w:tabs>
              <w:jc w:val="both"/>
              <w:rPr>
                <w:sz w:val="20"/>
              </w:rPr>
            </w:pPr>
            <w:r w:rsidRPr="00EB496D">
              <w:rPr>
                <w:sz w:val="20"/>
              </w:rPr>
              <w:t xml:space="preserve">El </w:t>
            </w:r>
            <w:r w:rsidR="006870F4" w:rsidRPr="00744D4F">
              <w:rPr>
                <w:sz w:val="20"/>
              </w:rPr>
              <w:t>usuario selecciona “</w:t>
            </w:r>
            <w:r w:rsidRPr="00EB496D">
              <w:rPr>
                <w:sz w:val="20"/>
              </w:rPr>
              <w:t>aceptar” para realizar</w:t>
            </w:r>
            <w:r w:rsidR="006870F4" w:rsidRPr="00744D4F">
              <w:rPr>
                <w:sz w:val="20"/>
              </w:rPr>
              <w:t xml:space="preserve"> la descarga </w:t>
            </w:r>
            <w:r w:rsidRPr="00EB496D">
              <w:rPr>
                <w:sz w:val="20"/>
              </w:rPr>
              <w:t xml:space="preserve">con </w:t>
            </w:r>
            <w:r w:rsidR="006870F4" w:rsidRPr="00744D4F">
              <w:rPr>
                <w:sz w:val="20"/>
              </w:rPr>
              <w:t xml:space="preserve">su </w:t>
            </w:r>
            <w:r w:rsidRPr="00EB496D">
              <w:rPr>
                <w:sz w:val="20"/>
              </w:rPr>
              <w:t>plan de datos móviles</w:t>
            </w:r>
            <w:r w:rsidR="006870F4" w:rsidRPr="00744D4F">
              <w:rPr>
                <w:sz w:val="20"/>
              </w:rPr>
              <w:t>.</w:t>
            </w:r>
          </w:p>
          <w:p w:rsidR="00E64F30" w:rsidRPr="00EB496D" w:rsidRDefault="00EB496D">
            <w:pPr>
              <w:pStyle w:val="ListParagraph11"/>
              <w:numPr>
                <w:ilvl w:val="0"/>
                <w:numId w:val="20"/>
              </w:numPr>
              <w:tabs>
                <w:tab w:val="left" w:pos="420"/>
              </w:tabs>
              <w:jc w:val="both"/>
              <w:rPr>
                <w:sz w:val="20"/>
              </w:rPr>
            </w:pPr>
            <w:r w:rsidRPr="00EB496D">
              <w:rPr>
                <w:sz w:val="20"/>
              </w:rPr>
              <w:t>El sistema inicia descarga el archivo.</w:t>
            </w:r>
          </w:p>
          <w:p w:rsidR="009422A3" w:rsidRDefault="006870F4" w:rsidP="006870F4">
            <w:pPr>
              <w:pStyle w:val="ListParagraph11"/>
              <w:tabs>
                <w:tab w:val="left" w:pos="420"/>
              </w:tabs>
              <w:ind w:left="11"/>
              <w:jc w:val="both"/>
              <w:rPr>
                <w:sz w:val="20"/>
              </w:rPr>
            </w:pPr>
            <w:r w:rsidRPr="00744D4F">
              <w:rPr>
                <w:sz w:val="20"/>
              </w:rPr>
              <w:lastRenderedPageBreak/>
              <w:t xml:space="preserve">Flujo alterno 2: </w:t>
            </w:r>
            <w:proofErr w:type="gramStart"/>
            <w:r w:rsidR="00634664" w:rsidRPr="00744D4F">
              <w:rPr>
                <w:sz w:val="20"/>
              </w:rPr>
              <w:t>Paso</w:t>
            </w:r>
            <w:proofErr w:type="gramEnd"/>
            <w:r w:rsidR="00634664" w:rsidRPr="00744D4F">
              <w:rPr>
                <w:sz w:val="20"/>
              </w:rPr>
              <w:t xml:space="preserve"> </w:t>
            </w:r>
            <w:r w:rsidR="00634664">
              <w:rPr>
                <w:sz w:val="20"/>
              </w:rPr>
              <w:t xml:space="preserve">2 del flujo básico: </w:t>
            </w:r>
            <w:r>
              <w:rPr>
                <w:sz w:val="20"/>
              </w:rPr>
              <w:t>El archivo a ser descargado, no ha sido habilitado para descarga desde el Administrador Web.</w:t>
            </w:r>
          </w:p>
          <w:p w:rsidR="00634664" w:rsidRDefault="00634664" w:rsidP="00145E1F">
            <w:pPr>
              <w:pStyle w:val="ListParagraph11"/>
              <w:numPr>
                <w:ilvl w:val="0"/>
                <w:numId w:val="84"/>
              </w:numPr>
              <w:tabs>
                <w:tab w:val="left" w:pos="420"/>
              </w:tabs>
              <w:jc w:val="both"/>
              <w:rPr>
                <w:sz w:val="20"/>
              </w:rPr>
            </w:pPr>
            <w:r>
              <w:rPr>
                <w:sz w:val="20"/>
              </w:rPr>
              <w:t xml:space="preserve">El sistema </w:t>
            </w:r>
            <w:r w:rsidR="004C65AF">
              <w:rPr>
                <w:sz w:val="20"/>
              </w:rPr>
              <w:t>inhabilita el menú de descargar</w:t>
            </w:r>
          </w:p>
          <w:p w:rsidR="006870F4" w:rsidRPr="00744D4F" w:rsidRDefault="006870F4" w:rsidP="00744D4F">
            <w:pPr>
              <w:pStyle w:val="ListParagraph11"/>
              <w:numPr>
                <w:ilvl w:val="0"/>
                <w:numId w:val="84"/>
              </w:numPr>
              <w:tabs>
                <w:tab w:val="left" w:pos="420"/>
              </w:tabs>
              <w:jc w:val="both"/>
              <w:rPr>
                <w:sz w:val="20"/>
              </w:rPr>
            </w:pPr>
            <w:r w:rsidRPr="00744D4F">
              <w:rPr>
                <w:sz w:val="20"/>
              </w:rPr>
              <w:t xml:space="preserve">El </w:t>
            </w:r>
            <w:r w:rsidRPr="006870F4">
              <w:rPr>
                <w:sz w:val="20"/>
              </w:rPr>
              <w:t xml:space="preserve">usuario no podrá </w:t>
            </w:r>
            <w:r>
              <w:rPr>
                <w:sz w:val="20"/>
              </w:rPr>
              <w:t>descargar</w:t>
            </w:r>
            <w:r w:rsidRPr="00744D4F">
              <w:rPr>
                <w:sz w:val="20"/>
              </w:rPr>
              <w:t xml:space="preserve"> el archivo</w:t>
            </w:r>
            <w:r w:rsidR="00FC477F" w:rsidRPr="00744D4F">
              <w:rPr>
                <w:sz w:val="20"/>
              </w:rPr>
              <w:t xml:space="preserve"> en </w:t>
            </w:r>
            <w:r w:rsidR="00FC477F">
              <w:rPr>
                <w:sz w:val="20"/>
              </w:rPr>
              <w:t>su dispositivo móvil</w:t>
            </w:r>
            <w:r>
              <w:rPr>
                <w:sz w:val="20"/>
              </w:rPr>
              <w:t>.</w:t>
            </w:r>
          </w:p>
        </w:tc>
      </w:tr>
      <w:tr w:rsidR="009422A3" w:rsidTr="00744D4F">
        <w:trPr>
          <w:trHeight w:val="135"/>
          <w:jc w:val="center"/>
        </w:trPr>
        <w:tc>
          <w:tcPr>
            <w:tcW w:w="9412" w:type="dxa"/>
            <w:gridSpan w:val="2"/>
            <w:shd w:val="clear" w:color="auto" w:fill="E0E0E0"/>
          </w:tcPr>
          <w:p w:rsidR="009422A3" w:rsidRDefault="006034ED">
            <w:r>
              <w:lastRenderedPageBreak/>
              <w:t>Postcondiciones</w:t>
            </w:r>
          </w:p>
        </w:tc>
      </w:tr>
      <w:tr w:rsidR="009422A3" w:rsidTr="00744D4F">
        <w:trPr>
          <w:trHeight w:val="135"/>
          <w:jc w:val="center"/>
        </w:trPr>
        <w:tc>
          <w:tcPr>
            <w:tcW w:w="9412" w:type="dxa"/>
            <w:gridSpan w:val="2"/>
          </w:tcPr>
          <w:p w:rsidR="009422A3" w:rsidRDefault="006034ED" w:rsidP="006034ED">
            <w:pPr>
              <w:numPr>
                <w:ilvl w:val="0"/>
                <w:numId w:val="11"/>
              </w:numPr>
              <w:jc w:val="both"/>
              <w:rPr>
                <w:sz w:val="20"/>
              </w:rPr>
            </w:pPr>
            <w:r>
              <w:rPr>
                <w:sz w:val="20"/>
              </w:rPr>
              <w:t>Se descargó el archivo</w:t>
            </w:r>
            <w:r w:rsidR="00FC477F">
              <w:rPr>
                <w:sz w:val="20"/>
              </w:rPr>
              <w:t xml:space="preserve"> en el dispositivo móvil del usuario</w:t>
            </w:r>
            <w:r>
              <w:rPr>
                <w:sz w:val="20"/>
              </w:rPr>
              <w:t>.</w:t>
            </w:r>
          </w:p>
        </w:tc>
      </w:tr>
      <w:tr w:rsidR="009422A3" w:rsidTr="00744D4F">
        <w:trPr>
          <w:jc w:val="center"/>
        </w:trPr>
        <w:tc>
          <w:tcPr>
            <w:tcW w:w="9412" w:type="dxa"/>
            <w:gridSpan w:val="2"/>
            <w:tcBorders>
              <w:bottom w:val="single" w:sz="4" w:space="0" w:color="auto"/>
            </w:tcBorders>
            <w:shd w:val="clear" w:color="auto" w:fill="E0E0E0"/>
          </w:tcPr>
          <w:p w:rsidR="009422A3" w:rsidRPr="00744D4F" w:rsidRDefault="006034ED">
            <w:r w:rsidRPr="00744D4F">
              <w:t>Puntos de extensión (extend) o de inclusión (include)</w:t>
            </w:r>
          </w:p>
        </w:tc>
      </w:tr>
      <w:tr w:rsidR="009422A3" w:rsidTr="00744D4F">
        <w:trPr>
          <w:jc w:val="center"/>
        </w:trPr>
        <w:tc>
          <w:tcPr>
            <w:tcW w:w="9412" w:type="dxa"/>
            <w:gridSpan w:val="2"/>
          </w:tcPr>
          <w:p w:rsidR="000D525A" w:rsidRDefault="000D525A" w:rsidP="00D74392">
            <w:pPr>
              <w:numPr>
                <w:ilvl w:val="0"/>
                <w:numId w:val="22"/>
              </w:numPr>
              <w:jc w:val="both"/>
              <w:rPr>
                <w:sz w:val="20"/>
              </w:rPr>
            </w:pPr>
            <w:r>
              <w:rPr>
                <w:sz w:val="20"/>
              </w:rPr>
              <w:t xml:space="preserve">CUM-004: </w:t>
            </w:r>
            <w:r w:rsidR="004C65AF">
              <w:rPr>
                <w:sz w:val="20"/>
              </w:rPr>
              <w:t>Navegar por colecciones</w:t>
            </w:r>
          </w:p>
          <w:p w:rsidR="009422A3" w:rsidRDefault="00634664" w:rsidP="00D74392">
            <w:pPr>
              <w:numPr>
                <w:ilvl w:val="0"/>
                <w:numId w:val="22"/>
              </w:numPr>
              <w:jc w:val="both"/>
              <w:rPr>
                <w:sz w:val="20"/>
              </w:rPr>
            </w:pPr>
            <w:r>
              <w:rPr>
                <w:sz w:val="20"/>
              </w:rPr>
              <w:t>CUM-009:</w:t>
            </w:r>
            <w:r w:rsidR="006034ED">
              <w:rPr>
                <w:sz w:val="20"/>
              </w:rPr>
              <w:t xml:space="preserve"> Enviar Métricas</w:t>
            </w:r>
          </w:p>
        </w:tc>
      </w:tr>
      <w:tr w:rsidR="009422A3" w:rsidTr="00744D4F">
        <w:trPr>
          <w:trHeight w:val="336"/>
          <w:jc w:val="center"/>
        </w:trPr>
        <w:tc>
          <w:tcPr>
            <w:tcW w:w="9412" w:type="dxa"/>
            <w:gridSpan w:val="2"/>
            <w:shd w:val="clear" w:color="auto" w:fill="E0E0E0"/>
          </w:tcPr>
          <w:p w:rsidR="009422A3" w:rsidRDefault="006034ED">
            <w:r>
              <w:t>Observaciones</w:t>
            </w:r>
          </w:p>
        </w:tc>
      </w:tr>
      <w:tr w:rsidR="009422A3" w:rsidTr="00744D4F">
        <w:trPr>
          <w:jc w:val="center"/>
        </w:trPr>
        <w:tc>
          <w:tcPr>
            <w:tcW w:w="9412" w:type="dxa"/>
            <w:gridSpan w:val="2"/>
            <w:shd w:val="clear" w:color="auto" w:fill="FFFFFF"/>
          </w:tcPr>
          <w:p w:rsidR="005965E7" w:rsidRDefault="005965E7" w:rsidP="006034ED">
            <w:pPr>
              <w:pStyle w:val="ListParagraph11"/>
              <w:numPr>
                <w:ilvl w:val="0"/>
                <w:numId w:val="13"/>
              </w:numPr>
              <w:spacing w:line="240" w:lineRule="auto"/>
              <w:jc w:val="both"/>
              <w:rPr>
                <w:sz w:val="20"/>
              </w:rPr>
            </w:pPr>
          </w:p>
          <w:p w:rsidR="009422A3" w:rsidRPr="00744D4F" w:rsidRDefault="006034ED" w:rsidP="006034ED">
            <w:pPr>
              <w:pStyle w:val="ListParagraph11"/>
              <w:numPr>
                <w:ilvl w:val="0"/>
                <w:numId w:val="13"/>
              </w:numPr>
              <w:spacing w:line="240" w:lineRule="auto"/>
              <w:jc w:val="both"/>
              <w:rPr>
                <w:sz w:val="20"/>
              </w:rPr>
            </w:pPr>
            <w:r w:rsidRPr="00744D4F">
              <w:rPr>
                <w:sz w:val="20"/>
              </w:rPr>
              <w:t>Al iniciar la descarga</w:t>
            </w:r>
            <w:r w:rsidR="00521FF2">
              <w:rPr>
                <w:sz w:val="20"/>
              </w:rPr>
              <w:t>,</w:t>
            </w:r>
            <w:r w:rsidR="00521FF2" w:rsidRPr="00744D4F">
              <w:rPr>
                <w:sz w:val="20"/>
              </w:rPr>
              <w:t xml:space="preserve"> cada sistema operativo </w:t>
            </w:r>
            <w:r w:rsidR="00521FF2">
              <w:rPr>
                <w:sz w:val="20"/>
              </w:rPr>
              <w:t>mostrará</w:t>
            </w:r>
            <w:r>
              <w:rPr>
                <w:sz w:val="20"/>
              </w:rPr>
              <w:t xml:space="preserve"> </w:t>
            </w:r>
            <w:r w:rsidR="00521FF2">
              <w:rPr>
                <w:sz w:val="20"/>
              </w:rPr>
              <w:t>su progreso</w:t>
            </w:r>
            <w:r w:rsidRPr="00744D4F">
              <w:rPr>
                <w:sz w:val="20"/>
              </w:rPr>
              <w:t xml:space="preserve"> en su respectiva barra de notificaciones</w:t>
            </w:r>
            <w:r w:rsidR="00521FF2">
              <w:rPr>
                <w:sz w:val="20"/>
              </w:rPr>
              <w:t>,</w:t>
            </w:r>
            <w:r w:rsidR="00521FF2" w:rsidRPr="00744D4F">
              <w:rPr>
                <w:sz w:val="20"/>
              </w:rPr>
              <w:t xml:space="preserve"> y </w:t>
            </w:r>
            <w:r w:rsidR="00521FF2">
              <w:rPr>
                <w:sz w:val="20"/>
              </w:rPr>
              <w:t>avisará</w:t>
            </w:r>
            <w:r w:rsidRPr="00744D4F">
              <w:rPr>
                <w:sz w:val="20"/>
              </w:rPr>
              <w:t xml:space="preserve"> que la descarga se completo de la misma manera.</w:t>
            </w:r>
          </w:p>
          <w:p w:rsidR="009422A3" w:rsidRPr="00744D4F" w:rsidRDefault="006034ED" w:rsidP="006034ED">
            <w:pPr>
              <w:pStyle w:val="ListParagraph11"/>
              <w:numPr>
                <w:ilvl w:val="0"/>
                <w:numId w:val="13"/>
              </w:numPr>
              <w:spacing w:line="240" w:lineRule="auto"/>
              <w:jc w:val="both"/>
              <w:rPr>
                <w:sz w:val="20"/>
              </w:rPr>
            </w:pPr>
            <w:r w:rsidRPr="00744D4F">
              <w:rPr>
                <w:sz w:val="20"/>
              </w:rPr>
              <w:t xml:space="preserve">Los archivos serán descargados a la memoria del celular a una carpeta creada </w:t>
            </w:r>
            <w:r w:rsidR="00521FF2">
              <w:rPr>
                <w:sz w:val="20"/>
              </w:rPr>
              <w:t>para</w:t>
            </w:r>
            <w:r w:rsidRPr="00744D4F">
              <w:rPr>
                <w:sz w:val="20"/>
              </w:rPr>
              <w:t xml:space="preserve"> el aplicativo y que será visible para el usuario por medio del sistema de archivos.</w:t>
            </w:r>
          </w:p>
          <w:p w:rsidR="0025256E" w:rsidRDefault="0025256E" w:rsidP="006034ED">
            <w:pPr>
              <w:pStyle w:val="ListParagraph11"/>
              <w:numPr>
                <w:ilvl w:val="0"/>
                <w:numId w:val="13"/>
              </w:numPr>
              <w:spacing w:line="240" w:lineRule="auto"/>
              <w:jc w:val="both"/>
              <w:rPr>
                <w:sz w:val="20"/>
              </w:rPr>
            </w:pPr>
            <w:r>
              <w:rPr>
                <w:sz w:val="20"/>
              </w:rPr>
              <w:t>Los archivos previamente descargados tendrán un</w:t>
            </w:r>
            <w:r w:rsidR="00521FF2">
              <w:rPr>
                <w:sz w:val="20"/>
              </w:rPr>
              <w:t>a</w:t>
            </w:r>
            <w:r>
              <w:rPr>
                <w:sz w:val="20"/>
              </w:rPr>
              <w:t xml:space="preserve"> marca que los identifique como descargados, y los que no han sido aún descargados tendrán otr</w:t>
            </w:r>
            <w:r w:rsidR="00521FF2">
              <w:rPr>
                <w:sz w:val="20"/>
              </w:rPr>
              <w:t xml:space="preserve">a </w:t>
            </w:r>
            <w:r>
              <w:rPr>
                <w:sz w:val="20"/>
              </w:rPr>
              <w:t>marca.</w:t>
            </w:r>
          </w:p>
          <w:p w:rsidR="009422A3" w:rsidRPr="00744D4F" w:rsidRDefault="006034ED" w:rsidP="006034ED">
            <w:pPr>
              <w:pStyle w:val="ListParagraph11"/>
              <w:numPr>
                <w:ilvl w:val="0"/>
                <w:numId w:val="13"/>
              </w:numPr>
              <w:spacing w:line="240" w:lineRule="auto"/>
              <w:jc w:val="both"/>
              <w:rPr>
                <w:sz w:val="20"/>
              </w:rPr>
            </w:pPr>
            <w:r w:rsidRPr="00744D4F">
              <w:rPr>
                <w:sz w:val="20"/>
              </w:rPr>
              <w:t>Si en medio de la descarga</w:t>
            </w:r>
            <w:r w:rsidR="00521FF2">
              <w:rPr>
                <w:sz w:val="20"/>
              </w:rPr>
              <w:t>,</w:t>
            </w:r>
            <w:r w:rsidRPr="00744D4F">
              <w:rPr>
                <w:sz w:val="20"/>
              </w:rPr>
              <w:t xml:space="preserve"> el usuario pierde conexión o se le apaga el dispositivo</w:t>
            </w:r>
            <w:r w:rsidR="00521FF2">
              <w:rPr>
                <w:sz w:val="20"/>
              </w:rPr>
              <w:t>,</w:t>
            </w:r>
            <w:r w:rsidRPr="00744D4F">
              <w:rPr>
                <w:sz w:val="20"/>
              </w:rPr>
              <w:t xml:space="preserve"> esta descarga se </w:t>
            </w:r>
            <w:r>
              <w:rPr>
                <w:sz w:val="20"/>
              </w:rPr>
              <w:t>cancelar</w:t>
            </w:r>
            <w:r w:rsidR="00521FF2">
              <w:rPr>
                <w:sz w:val="20"/>
              </w:rPr>
              <w:t>á</w:t>
            </w:r>
            <w:r w:rsidRPr="00744D4F">
              <w:rPr>
                <w:sz w:val="20"/>
              </w:rPr>
              <w:t xml:space="preserve"> y se deberá reiniciar.</w:t>
            </w:r>
          </w:p>
          <w:p w:rsidR="009422A3" w:rsidRDefault="006034ED" w:rsidP="00521FF2">
            <w:pPr>
              <w:pStyle w:val="ListParagraph11"/>
              <w:numPr>
                <w:ilvl w:val="0"/>
                <w:numId w:val="13"/>
              </w:numPr>
              <w:spacing w:line="240" w:lineRule="auto"/>
              <w:jc w:val="both"/>
              <w:rPr>
                <w:sz w:val="20"/>
              </w:rPr>
            </w:pPr>
            <w:r w:rsidRPr="00744D4F">
              <w:rPr>
                <w:sz w:val="20"/>
              </w:rPr>
              <w:t>La cancelación de la descarga será en la forma</w:t>
            </w:r>
            <w:r w:rsidR="00521FF2" w:rsidRPr="00744D4F">
              <w:rPr>
                <w:sz w:val="20"/>
              </w:rPr>
              <w:t xml:space="preserve"> </w:t>
            </w:r>
            <w:r w:rsidR="00521FF2">
              <w:rPr>
                <w:sz w:val="20"/>
              </w:rPr>
              <w:t>que</w:t>
            </w:r>
            <w:r w:rsidR="00521FF2" w:rsidRPr="00744D4F">
              <w:rPr>
                <w:sz w:val="20"/>
              </w:rPr>
              <w:t xml:space="preserve"> cada</w:t>
            </w:r>
            <w:r w:rsidRPr="00744D4F">
              <w:rPr>
                <w:sz w:val="20"/>
              </w:rPr>
              <w:t xml:space="preserve"> sistema operativo</w:t>
            </w:r>
            <w:r w:rsidR="00521FF2">
              <w:rPr>
                <w:sz w:val="20"/>
              </w:rPr>
              <w:t xml:space="preserve"> maneja:</w:t>
            </w:r>
            <w:r w:rsidRPr="00744D4F">
              <w:rPr>
                <w:sz w:val="20"/>
              </w:rPr>
              <w:t xml:space="preserve"> ingresar a la notificación de la descarga en curso y cancelarla.</w:t>
            </w:r>
          </w:p>
          <w:p w:rsidR="005069CA" w:rsidRDefault="005069CA" w:rsidP="005069CA">
            <w:pPr>
              <w:pStyle w:val="ListParagraph11"/>
              <w:numPr>
                <w:ilvl w:val="0"/>
                <w:numId w:val="13"/>
              </w:numPr>
              <w:spacing w:line="240" w:lineRule="auto"/>
              <w:jc w:val="both"/>
              <w:rPr>
                <w:sz w:val="20"/>
              </w:rPr>
            </w:pPr>
            <w:r w:rsidRPr="005069CA">
              <w:rPr>
                <w:sz w:val="20"/>
              </w:rPr>
              <w:t>El nombre de la raíz para guardar archivos</w:t>
            </w:r>
            <w:r>
              <w:rPr>
                <w:sz w:val="20"/>
              </w:rPr>
              <w:t xml:space="preserve"> físicamente en el dispositivo móvil,</w:t>
            </w:r>
            <w:r w:rsidRPr="005069CA">
              <w:rPr>
                <w:sz w:val="20"/>
              </w:rPr>
              <w:t xml:space="preserve"> debe ser dif</w:t>
            </w:r>
            <w:r>
              <w:rPr>
                <w:sz w:val="20"/>
              </w:rPr>
              <w:t>ícil de encontrar</w:t>
            </w:r>
            <w:r w:rsidRPr="005069CA">
              <w:rPr>
                <w:sz w:val="20"/>
              </w:rPr>
              <w:t xml:space="preserve">. Descargar guarda el archivo, pero </w:t>
            </w:r>
            <w:r>
              <w:rPr>
                <w:sz w:val="20"/>
              </w:rPr>
              <w:t>solo se debe ver mediante la aplicativo</w:t>
            </w:r>
            <w:r w:rsidRPr="005069CA">
              <w:rPr>
                <w:sz w:val="20"/>
              </w:rPr>
              <w:t xml:space="preserve"> (un usuario avanzado</w:t>
            </w:r>
            <w:r>
              <w:rPr>
                <w:sz w:val="20"/>
              </w:rPr>
              <w:t xml:space="preserve"> si podría verlo por fuera</w:t>
            </w:r>
            <w:r w:rsidRPr="005069CA">
              <w:rPr>
                <w:sz w:val="20"/>
              </w:rPr>
              <w:t>, restringir esto está fuera del alcance).</w:t>
            </w:r>
          </w:p>
          <w:p w:rsidR="005965E7" w:rsidRPr="00744D4F" w:rsidRDefault="005965E7" w:rsidP="005069CA">
            <w:pPr>
              <w:pStyle w:val="ListParagraph11"/>
              <w:numPr>
                <w:ilvl w:val="0"/>
                <w:numId w:val="13"/>
              </w:numPr>
              <w:spacing w:line="240" w:lineRule="auto"/>
              <w:jc w:val="both"/>
              <w:rPr>
                <w:sz w:val="20"/>
              </w:rPr>
            </w:pPr>
            <w:r>
              <w:rPr>
                <w:sz w:val="20"/>
              </w:rPr>
              <w:t>La etiqueta a mostrarse en el kiosco es “Guardar”</w:t>
            </w:r>
          </w:p>
        </w:tc>
      </w:tr>
      <w:tr w:rsidR="009422A3" w:rsidTr="00744D4F">
        <w:trPr>
          <w:jc w:val="center"/>
        </w:trPr>
        <w:tc>
          <w:tcPr>
            <w:tcW w:w="9412" w:type="dxa"/>
            <w:gridSpan w:val="2"/>
            <w:shd w:val="clear" w:color="auto" w:fill="E0E0E0"/>
          </w:tcPr>
          <w:p w:rsidR="009422A3" w:rsidRDefault="006034ED">
            <w:r>
              <w:t>Pantallas asociadas</w:t>
            </w:r>
          </w:p>
        </w:tc>
      </w:tr>
      <w:tr w:rsidR="009422A3" w:rsidTr="00744D4F">
        <w:trPr>
          <w:jc w:val="center"/>
        </w:trPr>
        <w:tc>
          <w:tcPr>
            <w:tcW w:w="9412" w:type="dxa"/>
            <w:gridSpan w:val="2"/>
          </w:tcPr>
          <w:p w:rsidR="009422A3" w:rsidRDefault="006034ED">
            <w:pPr>
              <w:numPr>
                <w:ilvl w:val="0"/>
                <w:numId w:val="4"/>
              </w:numPr>
              <w:jc w:val="both"/>
              <w:rPr>
                <w:sz w:val="20"/>
              </w:rPr>
            </w:pPr>
            <w:r>
              <w:rPr>
                <w:sz w:val="20"/>
              </w:rPr>
              <w:t>PM-002</w:t>
            </w:r>
          </w:p>
          <w:p w:rsidR="009422A3" w:rsidRDefault="006034ED">
            <w:pPr>
              <w:numPr>
                <w:ilvl w:val="0"/>
                <w:numId w:val="4"/>
              </w:numPr>
              <w:jc w:val="both"/>
              <w:rPr>
                <w:sz w:val="20"/>
              </w:rPr>
            </w:pPr>
            <w:r>
              <w:rPr>
                <w:sz w:val="20"/>
              </w:rPr>
              <w:t>PM-003</w:t>
            </w:r>
          </w:p>
          <w:p w:rsidR="009422A3" w:rsidRDefault="006034ED">
            <w:pPr>
              <w:numPr>
                <w:ilvl w:val="0"/>
                <w:numId w:val="4"/>
              </w:numPr>
              <w:jc w:val="both"/>
              <w:rPr>
                <w:sz w:val="20"/>
              </w:rPr>
            </w:pPr>
            <w:r>
              <w:rPr>
                <w:sz w:val="20"/>
              </w:rPr>
              <w:t>PM-004</w:t>
            </w:r>
          </w:p>
        </w:tc>
      </w:tr>
    </w:tbl>
    <w:p w:rsidR="009422A3" w:rsidRDefault="009422A3">
      <w:pPr>
        <w:jc w:val="center"/>
      </w:pPr>
    </w:p>
    <w:p w:rsidR="009422A3" w:rsidRDefault="006034ED">
      <w:pPr>
        <w:pStyle w:val="Titulo2"/>
        <w:numPr>
          <w:ilvl w:val="2"/>
          <w:numId w:val="3"/>
        </w:numPr>
        <w:pBdr>
          <w:top w:val="none" w:sz="0" w:space="0" w:color="auto"/>
        </w:pBdr>
        <w:tabs>
          <w:tab w:val="clear" w:pos="3839"/>
          <w:tab w:val="left" w:pos="851"/>
        </w:tabs>
      </w:pPr>
      <w:r>
        <w:br w:type="page"/>
      </w:r>
      <w:bookmarkStart w:id="49" w:name="_Toc418608688"/>
      <w:bookmarkStart w:id="50" w:name="_Toc419107487"/>
      <w:r>
        <w:lastRenderedPageBreak/>
        <w:t>CUM-00</w:t>
      </w:r>
      <w:r w:rsidR="00BB2E5D">
        <w:t>7</w:t>
      </w:r>
      <w:r>
        <w:t xml:space="preserve"> Eliminar </w:t>
      </w:r>
      <w:bookmarkEnd w:id="49"/>
      <w:r w:rsidR="00723022">
        <w:t>A</w:t>
      </w:r>
      <w:r>
        <w:t>rchivos</w:t>
      </w:r>
      <w:bookmarkEnd w:id="50"/>
    </w:p>
    <w:tbl>
      <w:tblPr>
        <w:tblW w:w="94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809"/>
        <w:gridCol w:w="7603"/>
      </w:tblGrid>
      <w:tr w:rsidR="009422A3" w:rsidTr="00744D4F">
        <w:trPr>
          <w:trHeight w:val="178"/>
          <w:jc w:val="center"/>
        </w:trPr>
        <w:tc>
          <w:tcPr>
            <w:tcW w:w="1809" w:type="dxa"/>
            <w:shd w:val="clear" w:color="auto" w:fill="E0E0E0"/>
            <w:vAlign w:val="center"/>
          </w:tcPr>
          <w:p w:rsidR="009422A3" w:rsidRPr="00744D4F" w:rsidRDefault="006034ED">
            <w:r w:rsidRPr="00744D4F">
              <w:t>Caso de Uso del Sistema</w:t>
            </w:r>
          </w:p>
        </w:tc>
        <w:tc>
          <w:tcPr>
            <w:tcW w:w="7603" w:type="dxa"/>
            <w:vAlign w:val="center"/>
          </w:tcPr>
          <w:p w:rsidR="009422A3" w:rsidRDefault="006034ED">
            <w:pPr>
              <w:rPr>
                <w:sz w:val="20"/>
                <w:szCs w:val="22"/>
                <w:lang w:eastAsia="en-US"/>
              </w:rPr>
            </w:pPr>
            <w:r>
              <w:rPr>
                <w:sz w:val="20"/>
              </w:rPr>
              <w:t>Eliminar archivos</w:t>
            </w:r>
          </w:p>
        </w:tc>
      </w:tr>
      <w:tr w:rsidR="009422A3" w:rsidTr="00744D4F">
        <w:trPr>
          <w:jc w:val="center"/>
        </w:trPr>
        <w:tc>
          <w:tcPr>
            <w:tcW w:w="1809" w:type="dxa"/>
            <w:shd w:val="clear" w:color="auto" w:fill="E0E0E0"/>
            <w:vAlign w:val="center"/>
          </w:tcPr>
          <w:p w:rsidR="009422A3" w:rsidRDefault="006034ED">
            <w:r>
              <w:t>Actores</w:t>
            </w:r>
          </w:p>
        </w:tc>
        <w:tc>
          <w:tcPr>
            <w:tcW w:w="7603" w:type="dxa"/>
            <w:vAlign w:val="center"/>
          </w:tcPr>
          <w:p w:rsidR="009422A3" w:rsidRDefault="006034ED">
            <w:pPr>
              <w:rPr>
                <w:sz w:val="20"/>
                <w:szCs w:val="22"/>
                <w:lang w:eastAsia="en-US"/>
              </w:rPr>
            </w:pPr>
            <w:r>
              <w:rPr>
                <w:rFonts w:cs="Arial"/>
                <w:sz w:val="20"/>
              </w:rPr>
              <w:t>Usuario móvil</w:t>
            </w:r>
          </w:p>
        </w:tc>
      </w:tr>
      <w:tr w:rsidR="009422A3" w:rsidTr="00744D4F">
        <w:trPr>
          <w:jc w:val="center"/>
        </w:trPr>
        <w:tc>
          <w:tcPr>
            <w:tcW w:w="1809" w:type="dxa"/>
            <w:shd w:val="clear" w:color="auto" w:fill="E0E0E0"/>
            <w:vAlign w:val="center"/>
          </w:tcPr>
          <w:p w:rsidR="009422A3" w:rsidRDefault="006034ED">
            <w:r>
              <w:t>Breve descripción</w:t>
            </w:r>
          </w:p>
        </w:tc>
        <w:tc>
          <w:tcPr>
            <w:tcW w:w="7603" w:type="dxa"/>
            <w:vAlign w:val="center"/>
          </w:tcPr>
          <w:p w:rsidR="009422A3" w:rsidRPr="00744D4F" w:rsidRDefault="006034ED" w:rsidP="00723022">
            <w:pPr>
              <w:pStyle w:val="Table"/>
              <w:jc w:val="both"/>
              <w:rPr>
                <w:rFonts w:ascii="Arial" w:hAnsi="Arial"/>
                <w:sz w:val="20"/>
              </w:rPr>
            </w:pPr>
            <w:r w:rsidRPr="00744D4F">
              <w:rPr>
                <w:rFonts w:ascii="Arial" w:hAnsi="Arial"/>
                <w:sz w:val="20"/>
              </w:rPr>
              <w:t>Permite eliminar archivos previamente descargados</w:t>
            </w:r>
            <w:r w:rsidR="00723022" w:rsidRPr="00744D4F">
              <w:rPr>
                <w:rFonts w:ascii="Arial" w:hAnsi="Arial"/>
                <w:sz w:val="20"/>
              </w:rPr>
              <w:t>.</w:t>
            </w:r>
          </w:p>
        </w:tc>
      </w:tr>
      <w:tr w:rsidR="009422A3" w:rsidTr="00744D4F">
        <w:trPr>
          <w:jc w:val="center"/>
        </w:trPr>
        <w:tc>
          <w:tcPr>
            <w:tcW w:w="9412" w:type="dxa"/>
            <w:gridSpan w:val="2"/>
            <w:shd w:val="clear" w:color="auto" w:fill="E0E0E0"/>
          </w:tcPr>
          <w:p w:rsidR="009422A3" w:rsidRDefault="006034ED">
            <w:r>
              <w:t>Precondiciones</w:t>
            </w:r>
          </w:p>
        </w:tc>
      </w:tr>
      <w:tr w:rsidR="009422A3" w:rsidTr="00744D4F">
        <w:trPr>
          <w:jc w:val="center"/>
        </w:trPr>
        <w:tc>
          <w:tcPr>
            <w:tcW w:w="9412" w:type="dxa"/>
            <w:gridSpan w:val="2"/>
          </w:tcPr>
          <w:p w:rsidR="009422A3" w:rsidRPr="00744D4F" w:rsidRDefault="006034ED" w:rsidP="006034ED">
            <w:pPr>
              <w:pStyle w:val="ListParagraph1"/>
              <w:numPr>
                <w:ilvl w:val="0"/>
                <w:numId w:val="13"/>
              </w:numPr>
              <w:jc w:val="both"/>
              <w:rPr>
                <w:sz w:val="20"/>
              </w:rPr>
            </w:pPr>
            <w:r w:rsidRPr="00744D4F">
              <w:rPr>
                <w:sz w:val="20"/>
              </w:rPr>
              <w:t>El usuario se autenticó con éxito en la aplicación.</w:t>
            </w:r>
          </w:p>
          <w:p w:rsidR="009422A3" w:rsidRPr="00744D4F" w:rsidRDefault="002D056B" w:rsidP="002D056B">
            <w:pPr>
              <w:pStyle w:val="ListParagraph1"/>
              <w:numPr>
                <w:ilvl w:val="0"/>
                <w:numId w:val="13"/>
              </w:numPr>
              <w:jc w:val="both"/>
              <w:rPr>
                <w:sz w:val="20"/>
              </w:rPr>
            </w:pPr>
            <w:r w:rsidRPr="00744D4F">
              <w:rPr>
                <w:sz w:val="20"/>
              </w:rPr>
              <w:t>El archivo a eliminar</w:t>
            </w:r>
            <w:r w:rsidR="006034ED" w:rsidRPr="00744D4F">
              <w:rPr>
                <w:sz w:val="20"/>
              </w:rPr>
              <w:t xml:space="preserve"> debe haber sido previamente </w:t>
            </w:r>
            <w:r>
              <w:rPr>
                <w:sz w:val="20"/>
              </w:rPr>
              <w:t xml:space="preserve">descargado </w:t>
            </w:r>
            <w:r w:rsidR="006034ED" w:rsidRPr="00744D4F">
              <w:rPr>
                <w:sz w:val="20"/>
              </w:rPr>
              <w:t>por el usuario.</w:t>
            </w:r>
          </w:p>
        </w:tc>
      </w:tr>
      <w:tr w:rsidR="009422A3" w:rsidTr="00744D4F">
        <w:trPr>
          <w:jc w:val="center"/>
        </w:trPr>
        <w:tc>
          <w:tcPr>
            <w:tcW w:w="9412" w:type="dxa"/>
            <w:gridSpan w:val="2"/>
            <w:shd w:val="clear" w:color="auto" w:fill="E0E0E0"/>
          </w:tcPr>
          <w:p w:rsidR="009422A3" w:rsidRDefault="006034ED">
            <w:r>
              <w:t>Flujo básico</w:t>
            </w:r>
          </w:p>
        </w:tc>
      </w:tr>
      <w:tr w:rsidR="009422A3" w:rsidTr="00744D4F">
        <w:trPr>
          <w:jc w:val="center"/>
        </w:trPr>
        <w:tc>
          <w:tcPr>
            <w:tcW w:w="9412" w:type="dxa"/>
            <w:gridSpan w:val="2"/>
          </w:tcPr>
          <w:p w:rsidR="007A33DF" w:rsidRDefault="007A33DF" w:rsidP="00145E1F">
            <w:pPr>
              <w:pStyle w:val="ListParagraph1"/>
              <w:numPr>
                <w:ilvl w:val="0"/>
                <w:numId w:val="82"/>
              </w:numPr>
              <w:tabs>
                <w:tab w:val="left" w:pos="425"/>
              </w:tabs>
              <w:jc w:val="both"/>
              <w:rPr>
                <w:sz w:val="20"/>
              </w:rPr>
            </w:pPr>
            <w:r>
              <w:rPr>
                <w:sz w:val="20"/>
              </w:rPr>
              <w:t>El caso de uso comienza con el CUM-004: Buscar Archivos.</w:t>
            </w:r>
          </w:p>
          <w:p w:rsidR="009422A3" w:rsidRPr="00744D4F" w:rsidRDefault="006034ED" w:rsidP="00744D4F">
            <w:pPr>
              <w:pStyle w:val="ListParagraph1"/>
              <w:numPr>
                <w:ilvl w:val="0"/>
                <w:numId w:val="82"/>
              </w:numPr>
              <w:tabs>
                <w:tab w:val="left" w:pos="425"/>
              </w:tabs>
              <w:jc w:val="both"/>
              <w:rPr>
                <w:sz w:val="20"/>
              </w:rPr>
            </w:pPr>
            <w:r w:rsidRPr="00744D4F">
              <w:rPr>
                <w:sz w:val="20"/>
              </w:rPr>
              <w:t xml:space="preserve">El usuario selecciona </w:t>
            </w:r>
            <w:r w:rsidR="00C63C17" w:rsidRPr="00744D4F">
              <w:rPr>
                <w:sz w:val="20"/>
              </w:rPr>
              <w:t>la opción</w:t>
            </w:r>
            <w:r w:rsidRPr="00744D4F">
              <w:rPr>
                <w:sz w:val="20"/>
              </w:rPr>
              <w:t xml:space="preserve"> “</w:t>
            </w:r>
            <w:r>
              <w:rPr>
                <w:sz w:val="20"/>
              </w:rPr>
              <w:t>Eliminar</w:t>
            </w:r>
            <w:r w:rsidRPr="00744D4F">
              <w:rPr>
                <w:sz w:val="20"/>
              </w:rPr>
              <w:t>”.</w:t>
            </w:r>
          </w:p>
          <w:p w:rsidR="009422A3" w:rsidRPr="00744D4F" w:rsidRDefault="006034ED" w:rsidP="00744D4F">
            <w:pPr>
              <w:pStyle w:val="ListParagraph1"/>
              <w:numPr>
                <w:ilvl w:val="0"/>
                <w:numId w:val="82"/>
              </w:numPr>
              <w:tabs>
                <w:tab w:val="left" w:pos="425"/>
              </w:tabs>
              <w:jc w:val="both"/>
              <w:rPr>
                <w:sz w:val="20"/>
              </w:rPr>
            </w:pPr>
            <w:r w:rsidRPr="00744D4F">
              <w:rPr>
                <w:sz w:val="20"/>
              </w:rPr>
              <w:t>El sistema mue</w:t>
            </w:r>
            <w:r w:rsidR="002D056B" w:rsidRPr="00744D4F">
              <w:rPr>
                <w:sz w:val="20"/>
              </w:rPr>
              <w:t>stra un mensaje de confirmación.</w:t>
            </w:r>
          </w:p>
          <w:p w:rsidR="009422A3" w:rsidRDefault="002D056B" w:rsidP="00744D4F">
            <w:pPr>
              <w:pStyle w:val="ListParagraph1"/>
              <w:numPr>
                <w:ilvl w:val="0"/>
                <w:numId w:val="82"/>
              </w:numPr>
              <w:tabs>
                <w:tab w:val="left" w:pos="425"/>
              </w:tabs>
              <w:jc w:val="both"/>
              <w:rPr>
                <w:sz w:val="20"/>
              </w:rPr>
            </w:pPr>
            <w:r>
              <w:rPr>
                <w:sz w:val="20"/>
              </w:rPr>
              <w:t>El usuario selecciona “</w:t>
            </w:r>
            <w:r w:rsidR="00EB496D">
              <w:rPr>
                <w:sz w:val="20"/>
              </w:rPr>
              <w:t>aceptar</w:t>
            </w:r>
            <w:r w:rsidR="006034ED">
              <w:rPr>
                <w:sz w:val="20"/>
              </w:rPr>
              <w:t>”.</w:t>
            </w:r>
          </w:p>
          <w:p w:rsidR="009422A3" w:rsidRDefault="006034ED" w:rsidP="00145E1F">
            <w:pPr>
              <w:pStyle w:val="ListParagraph1"/>
              <w:numPr>
                <w:ilvl w:val="0"/>
                <w:numId w:val="82"/>
              </w:numPr>
              <w:tabs>
                <w:tab w:val="left" w:pos="425"/>
              </w:tabs>
              <w:jc w:val="both"/>
              <w:rPr>
                <w:sz w:val="20"/>
              </w:rPr>
            </w:pPr>
            <w:r w:rsidRPr="00744D4F">
              <w:rPr>
                <w:sz w:val="20"/>
              </w:rPr>
              <w:t>El sistema elimina el archivo físicamente del dispositivo.</w:t>
            </w:r>
          </w:p>
          <w:p w:rsidR="00D96047" w:rsidRDefault="00D96047" w:rsidP="00145E1F">
            <w:pPr>
              <w:pStyle w:val="ListParagraph1"/>
              <w:numPr>
                <w:ilvl w:val="0"/>
                <w:numId w:val="82"/>
              </w:numPr>
              <w:tabs>
                <w:tab w:val="left" w:pos="425"/>
              </w:tabs>
              <w:jc w:val="both"/>
              <w:rPr>
                <w:sz w:val="20"/>
              </w:rPr>
            </w:pPr>
            <w:r>
              <w:rPr>
                <w:sz w:val="20"/>
              </w:rPr>
              <w:t>El sistema quita la marca del archivo que tenía de “descargado”.</w:t>
            </w:r>
          </w:p>
          <w:p w:rsidR="00142ABD" w:rsidRPr="00744D4F" w:rsidRDefault="00142ABD" w:rsidP="00744D4F">
            <w:pPr>
              <w:pStyle w:val="ListParagraph1"/>
              <w:numPr>
                <w:ilvl w:val="0"/>
                <w:numId w:val="82"/>
              </w:numPr>
              <w:tabs>
                <w:tab w:val="left" w:pos="425"/>
              </w:tabs>
              <w:jc w:val="both"/>
              <w:rPr>
                <w:sz w:val="20"/>
              </w:rPr>
            </w:pPr>
            <w:r>
              <w:rPr>
                <w:sz w:val="20"/>
              </w:rPr>
              <w:t>El sistema realiza el CUM-009 Enviar métricas: Registro de Log.</w:t>
            </w:r>
          </w:p>
        </w:tc>
      </w:tr>
      <w:tr w:rsidR="009422A3" w:rsidTr="00744D4F">
        <w:trPr>
          <w:jc w:val="center"/>
        </w:trPr>
        <w:tc>
          <w:tcPr>
            <w:tcW w:w="9412" w:type="dxa"/>
            <w:gridSpan w:val="2"/>
            <w:tcBorders>
              <w:bottom w:val="single" w:sz="4" w:space="0" w:color="auto"/>
            </w:tcBorders>
            <w:shd w:val="clear" w:color="auto" w:fill="E0E0E0"/>
          </w:tcPr>
          <w:p w:rsidR="009422A3" w:rsidRDefault="006034ED">
            <w:r>
              <w:t>Subflujos</w:t>
            </w:r>
          </w:p>
        </w:tc>
      </w:tr>
      <w:tr w:rsidR="009422A3" w:rsidTr="00744D4F">
        <w:trPr>
          <w:jc w:val="center"/>
        </w:trPr>
        <w:tc>
          <w:tcPr>
            <w:tcW w:w="9412" w:type="dxa"/>
            <w:gridSpan w:val="2"/>
          </w:tcPr>
          <w:p w:rsidR="009422A3" w:rsidRDefault="006034ED">
            <w:pPr>
              <w:jc w:val="both"/>
              <w:rPr>
                <w:sz w:val="20"/>
              </w:rPr>
            </w:pPr>
            <w:r>
              <w:rPr>
                <w:sz w:val="20"/>
              </w:rPr>
              <w:t>No aplica</w:t>
            </w:r>
            <w:r w:rsidR="002D056B">
              <w:rPr>
                <w:sz w:val="20"/>
              </w:rPr>
              <w:t>.</w:t>
            </w:r>
          </w:p>
        </w:tc>
      </w:tr>
      <w:tr w:rsidR="009422A3" w:rsidTr="00744D4F">
        <w:trPr>
          <w:jc w:val="center"/>
        </w:trPr>
        <w:tc>
          <w:tcPr>
            <w:tcW w:w="9412" w:type="dxa"/>
            <w:gridSpan w:val="2"/>
            <w:shd w:val="clear" w:color="auto" w:fill="E0E0E0"/>
          </w:tcPr>
          <w:p w:rsidR="009422A3" w:rsidRDefault="006034ED">
            <w:r>
              <w:t>Flujos alternos</w:t>
            </w:r>
          </w:p>
        </w:tc>
      </w:tr>
      <w:tr w:rsidR="009422A3" w:rsidTr="00744D4F">
        <w:trPr>
          <w:jc w:val="center"/>
        </w:trPr>
        <w:tc>
          <w:tcPr>
            <w:tcW w:w="9412" w:type="dxa"/>
            <w:gridSpan w:val="2"/>
          </w:tcPr>
          <w:p w:rsidR="009422A3" w:rsidRPr="00744D4F" w:rsidRDefault="006034ED" w:rsidP="00744D4F">
            <w:pPr>
              <w:jc w:val="both"/>
              <w:rPr>
                <w:sz w:val="20"/>
              </w:rPr>
            </w:pPr>
            <w:r w:rsidRPr="00744D4F">
              <w:rPr>
                <w:sz w:val="20"/>
              </w:rPr>
              <w:t>Flujo Alterno 1:</w:t>
            </w:r>
            <w:r w:rsidR="00F7678B" w:rsidRPr="00744D4F">
              <w:rPr>
                <w:sz w:val="20"/>
              </w:rPr>
              <w:t xml:space="preserve"> </w:t>
            </w:r>
            <w:proofErr w:type="gramStart"/>
            <w:r w:rsidR="00F7678B" w:rsidRPr="00744D4F">
              <w:rPr>
                <w:sz w:val="20"/>
              </w:rPr>
              <w:t>Paso</w:t>
            </w:r>
            <w:proofErr w:type="gramEnd"/>
            <w:r w:rsidR="00F7678B" w:rsidRPr="00744D4F">
              <w:rPr>
                <w:sz w:val="20"/>
              </w:rPr>
              <w:t xml:space="preserve"> </w:t>
            </w:r>
            <w:r w:rsidR="00F7678B">
              <w:rPr>
                <w:sz w:val="20"/>
              </w:rPr>
              <w:t xml:space="preserve">3: </w:t>
            </w:r>
            <w:r w:rsidR="002D056B">
              <w:rPr>
                <w:sz w:val="20"/>
              </w:rPr>
              <w:t>El usuario selecciona “</w:t>
            </w:r>
            <w:r w:rsidR="00F7678B">
              <w:rPr>
                <w:sz w:val="20"/>
              </w:rPr>
              <w:t>Cancelar</w:t>
            </w:r>
            <w:r w:rsidR="002D056B">
              <w:rPr>
                <w:sz w:val="20"/>
              </w:rPr>
              <w:t>”</w:t>
            </w:r>
            <w:r w:rsidR="00F7678B">
              <w:rPr>
                <w:sz w:val="20"/>
              </w:rPr>
              <w:t>.</w:t>
            </w:r>
          </w:p>
          <w:p w:rsidR="009422A3" w:rsidRPr="00744D4F" w:rsidRDefault="006034ED" w:rsidP="00D74392">
            <w:pPr>
              <w:numPr>
                <w:ilvl w:val="0"/>
                <w:numId w:val="23"/>
              </w:numPr>
              <w:jc w:val="both"/>
            </w:pPr>
            <w:r w:rsidRPr="00744D4F">
              <w:rPr>
                <w:sz w:val="20"/>
              </w:rPr>
              <w:t>El sistema no realiza la eliminación.</w:t>
            </w:r>
          </w:p>
        </w:tc>
      </w:tr>
      <w:tr w:rsidR="009422A3" w:rsidTr="00744D4F">
        <w:trPr>
          <w:trHeight w:val="135"/>
          <w:jc w:val="center"/>
        </w:trPr>
        <w:tc>
          <w:tcPr>
            <w:tcW w:w="9412" w:type="dxa"/>
            <w:gridSpan w:val="2"/>
            <w:shd w:val="clear" w:color="auto" w:fill="E0E0E0"/>
          </w:tcPr>
          <w:p w:rsidR="009422A3" w:rsidRDefault="006034ED">
            <w:r>
              <w:t>Postcondiciones</w:t>
            </w:r>
          </w:p>
        </w:tc>
      </w:tr>
      <w:tr w:rsidR="009422A3" w:rsidTr="00744D4F">
        <w:trPr>
          <w:trHeight w:val="135"/>
          <w:jc w:val="center"/>
        </w:trPr>
        <w:tc>
          <w:tcPr>
            <w:tcW w:w="9412" w:type="dxa"/>
            <w:gridSpan w:val="2"/>
          </w:tcPr>
          <w:p w:rsidR="009422A3" w:rsidRPr="00744D4F" w:rsidRDefault="006034ED" w:rsidP="006034ED">
            <w:pPr>
              <w:numPr>
                <w:ilvl w:val="0"/>
                <w:numId w:val="11"/>
              </w:numPr>
              <w:jc w:val="both"/>
              <w:rPr>
                <w:sz w:val="20"/>
              </w:rPr>
            </w:pPr>
            <w:r w:rsidRPr="00744D4F">
              <w:rPr>
                <w:sz w:val="20"/>
              </w:rPr>
              <w:t>El archivo es eliminado físicamente del dispositivo.</w:t>
            </w:r>
          </w:p>
        </w:tc>
      </w:tr>
      <w:tr w:rsidR="009422A3" w:rsidTr="00744D4F">
        <w:trPr>
          <w:jc w:val="center"/>
        </w:trPr>
        <w:tc>
          <w:tcPr>
            <w:tcW w:w="9412" w:type="dxa"/>
            <w:gridSpan w:val="2"/>
            <w:tcBorders>
              <w:bottom w:val="single" w:sz="4" w:space="0" w:color="auto"/>
            </w:tcBorders>
            <w:shd w:val="clear" w:color="auto" w:fill="E0E0E0"/>
          </w:tcPr>
          <w:p w:rsidR="009422A3" w:rsidRPr="00744D4F" w:rsidRDefault="006034ED">
            <w:r w:rsidRPr="00744D4F">
              <w:t>Puntos de extensión (extend) o de inclusión (include)</w:t>
            </w:r>
          </w:p>
        </w:tc>
      </w:tr>
      <w:tr w:rsidR="009422A3" w:rsidTr="00744D4F">
        <w:trPr>
          <w:jc w:val="center"/>
        </w:trPr>
        <w:tc>
          <w:tcPr>
            <w:tcW w:w="9412" w:type="dxa"/>
            <w:gridSpan w:val="2"/>
          </w:tcPr>
          <w:p w:rsidR="009422A3" w:rsidRDefault="00F7678B">
            <w:pPr>
              <w:jc w:val="both"/>
              <w:rPr>
                <w:sz w:val="20"/>
              </w:rPr>
            </w:pPr>
            <w:r>
              <w:rPr>
                <w:sz w:val="20"/>
              </w:rPr>
              <w:t>CUM-004: Buscar Archivos</w:t>
            </w:r>
          </w:p>
          <w:p w:rsidR="00DA2AD4" w:rsidRDefault="00DA2AD4">
            <w:pPr>
              <w:jc w:val="both"/>
              <w:rPr>
                <w:sz w:val="20"/>
              </w:rPr>
            </w:pPr>
            <w:r>
              <w:rPr>
                <w:sz w:val="20"/>
              </w:rPr>
              <w:t>CUM-009: Enviar métricas</w:t>
            </w:r>
          </w:p>
        </w:tc>
      </w:tr>
      <w:tr w:rsidR="009422A3" w:rsidTr="00744D4F">
        <w:trPr>
          <w:jc w:val="center"/>
        </w:trPr>
        <w:tc>
          <w:tcPr>
            <w:tcW w:w="9412" w:type="dxa"/>
            <w:gridSpan w:val="2"/>
            <w:shd w:val="clear" w:color="auto" w:fill="E0E0E0"/>
          </w:tcPr>
          <w:p w:rsidR="009422A3" w:rsidRDefault="006034ED">
            <w:r>
              <w:t>Observaciones</w:t>
            </w:r>
          </w:p>
        </w:tc>
      </w:tr>
      <w:tr w:rsidR="009422A3" w:rsidTr="00744D4F">
        <w:trPr>
          <w:jc w:val="center"/>
        </w:trPr>
        <w:tc>
          <w:tcPr>
            <w:tcW w:w="9412" w:type="dxa"/>
            <w:gridSpan w:val="2"/>
            <w:shd w:val="clear" w:color="auto" w:fill="FFFFFF"/>
          </w:tcPr>
          <w:p w:rsidR="009422A3" w:rsidRDefault="006034ED">
            <w:pPr>
              <w:jc w:val="both"/>
              <w:rPr>
                <w:sz w:val="20"/>
              </w:rPr>
            </w:pPr>
            <w:r>
              <w:rPr>
                <w:sz w:val="20"/>
              </w:rPr>
              <w:lastRenderedPageBreak/>
              <w:t>No aplica.</w:t>
            </w:r>
          </w:p>
        </w:tc>
      </w:tr>
      <w:tr w:rsidR="009422A3">
        <w:trPr>
          <w:jc w:val="center"/>
        </w:trPr>
        <w:tc>
          <w:tcPr>
            <w:tcW w:w="9412" w:type="dxa"/>
            <w:gridSpan w:val="2"/>
            <w:shd w:val="clear" w:color="auto" w:fill="E0E0E0"/>
          </w:tcPr>
          <w:p w:rsidR="009422A3" w:rsidRDefault="006034ED">
            <w:r>
              <w:t>Pantallas asociadas</w:t>
            </w:r>
          </w:p>
        </w:tc>
      </w:tr>
      <w:tr w:rsidR="009422A3">
        <w:trPr>
          <w:jc w:val="center"/>
        </w:trPr>
        <w:tc>
          <w:tcPr>
            <w:tcW w:w="9412" w:type="dxa"/>
            <w:gridSpan w:val="2"/>
          </w:tcPr>
          <w:p w:rsidR="009422A3" w:rsidRDefault="006034ED">
            <w:pPr>
              <w:numPr>
                <w:ilvl w:val="0"/>
                <w:numId w:val="4"/>
              </w:numPr>
              <w:jc w:val="both"/>
              <w:rPr>
                <w:sz w:val="20"/>
              </w:rPr>
            </w:pPr>
            <w:r>
              <w:rPr>
                <w:sz w:val="20"/>
              </w:rPr>
              <w:t>PM-002</w:t>
            </w:r>
          </w:p>
          <w:p w:rsidR="009422A3" w:rsidRDefault="006034ED">
            <w:pPr>
              <w:numPr>
                <w:ilvl w:val="0"/>
                <w:numId w:val="4"/>
              </w:numPr>
              <w:jc w:val="both"/>
              <w:rPr>
                <w:sz w:val="20"/>
              </w:rPr>
            </w:pPr>
            <w:r>
              <w:rPr>
                <w:sz w:val="20"/>
              </w:rPr>
              <w:t>PM-003</w:t>
            </w:r>
          </w:p>
          <w:p w:rsidR="009422A3" w:rsidRDefault="006034ED">
            <w:pPr>
              <w:numPr>
                <w:ilvl w:val="0"/>
                <w:numId w:val="4"/>
              </w:numPr>
              <w:jc w:val="both"/>
              <w:rPr>
                <w:sz w:val="20"/>
              </w:rPr>
            </w:pPr>
            <w:r>
              <w:rPr>
                <w:sz w:val="20"/>
              </w:rPr>
              <w:t>PM-004</w:t>
            </w:r>
          </w:p>
        </w:tc>
      </w:tr>
    </w:tbl>
    <w:p w:rsidR="009422A3" w:rsidRDefault="009422A3">
      <w:pPr>
        <w:jc w:val="center"/>
      </w:pPr>
    </w:p>
    <w:p w:rsidR="009422A3" w:rsidRDefault="009422A3">
      <w:pPr>
        <w:jc w:val="center"/>
      </w:pPr>
    </w:p>
    <w:p w:rsidR="009422A3" w:rsidRPr="00D33870" w:rsidRDefault="006034ED">
      <w:pPr>
        <w:pStyle w:val="Titulo2"/>
        <w:numPr>
          <w:ilvl w:val="2"/>
          <w:numId w:val="3"/>
        </w:numPr>
        <w:pBdr>
          <w:top w:val="none" w:sz="0" w:space="0" w:color="auto"/>
        </w:pBdr>
        <w:tabs>
          <w:tab w:val="clear" w:pos="3839"/>
          <w:tab w:val="left" w:pos="851"/>
        </w:tabs>
      </w:pPr>
      <w:r>
        <w:br w:type="page"/>
      </w:r>
      <w:bookmarkStart w:id="51" w:name="_Toc418608689"/>
      <w:bookmarkStart w:id="52" w:name="_Toc419107488"/>
      <w:r w:rsidR="00BB2E5D" w:rsidRPr="00D33870">
        <w:lastRenderedPageBreak/>
        <w:t>CUM-008</w:t>
      </w:r>
      <w:r w:rsidR="00B41A6F" w:rsidRPr="00D33870">
        <w:t xml:space="preserve"> Mostrar </w:t>
      </w:r>
      <w:bookmarkEnd w:id="51"/>
      <w:r w:rsidR="00B41A6F" w:rsidRPr="00D33870">
        <w:t>N</w:t>
      </w:r>
      <w:r w:rsidRPr="00D33870">
        <w:t>otificación</w:t>
      </w:r>
      <w:bookmarkEnd w:id="52"/>
      <w:r w:rsidR="00667579">
        <w:t xml:space="preserve"> Nativa</w:t>
      </w:r>
    </w:p>
    <w:tbl>
      <w:tblPr>
        <w:tblW w:w="94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809"/>
        <w:gridCol w:w="7603"/>
      </w:tblGrid>
      <w:tr w:rsidR="009422A3" w:rsidTr="00744D4F">
        <w:trPr>
          <w:trHeight w:val="178"/>
          <w:jc w:val="center"/>
        </w:trPr>
        <w:tc>
          <w:tcPr>
            <w:tcW w:w="1809" w:type="dxa"/>
            <w:shd w:val="clear" w:color="auto" w:fill="E0E0E0"/>
            <w:vAlign w:val="center"/>
          </w:tcPr>
          <w:p w:rsidR="009422A3" w:rsidRPr="00744D4F" w:rsidRDefault="006034ED">
            <w:r w:rsidRPr="00744D4F">
              <w:t>Caso de Uso del Sistema</w:t>
            </w:r>
          </w:p>
        </w:tc>
        <w:tc>
          <w:tcPr>
            <w:tcW w:w="7603" w:type="dxa"/>
            <w:vAlign w:val="center"/>
          </w:tcPr>
          <w:p w:rsidR="009422A3" w:rsidRDefault="006034ED">
            <w:pPr>
              <w:rPr>
                <w:sz w:val="20"/>
                <w:szCs w:val="22"/>
                <w:lang w:eastAsia="en-US"/>
              </w:rPr>
            </w:pPr>
            <w:r>
              <w:rPr>
                <w:sz w:val="20"/>
              </w:rPr>
              <w:t>Mostrar notificación</w:t>
            </w:r>
          </w:p>
        </w:tc>
      </w:tr>
      <w:tr w:rsidR="009422A3" w:rsidTr="00744D4F">
        <w:trPr>
          <w:jc w:val="center"/>
        </w:trPr>
        <w:tc>
          <w:tcPr>
            <w:tcW w:w="1809" w:type="dxa"/>
            <w:shd w:val="clear" w:color="auto" w:fill="E0E0E0"/>
            <w:vAlign w:val="center"/>
          </w:tcPr>
          <w:p w:rsidR="009422A3" w:rsidRDefault="006034ED">
            <w:r>
              <w:t>Actores</w:t>
            </w:r>
          </w:p>
        </w:tc>
        <w:tc>
          <w:tcPr>
            <w:tcW w:w="7603" w:type="dxa"/>
            <w:vAlign w:val="center"/>
          </w:tcPr>
          <w:p w:rsidR="009422A3" w:rsidRDefault="006034ED">
            <w:pPr>
              <w:rPr>
                <w:sz w:val="20"/>
                <w:szCs w:val="22"/>
                <w:lang w:eastAsia="en-US"/>
              </w:rPr>
            </w:pPr>
            <w:r>
              <w:rPr>
                <w:rFonts w:cs="Arial"/>
                <w:sz w:val="20"/>
              </w:rPr>
              <w:t>Usuario móvil</w:t>
            </w:r>
          </w:p>
        </w:tc>
      </w:tr>
      <w:tr w:rsidR="009422A3">
        <w:trPr>
          <w:jc w:val="center"/>
        </w:trPr>
        <w:tc>
          <w:tcPr>
            <w:tcW w:w="1809" w:type="dxa"/>
            <w:shd w:val="clear" w:color="auto" w:fill="E0E0E0"/>
            <w:vAlign w:val="center"/>
          </w:tcPr>
          <w:p w:rsidR="009422A3" w:rsidRDefault="006034ED">
            <w:r>
              <w:t>Breve descripción</w:t>
            </w:r>
          </w:p>
        </w:tc>
        <w:tc>
          <w:tcPr>
            <w:tcW w:w="7603" w:type="dxa"/>
            <w:vAlign w:val="center"/>
          </w:tcPr>
          <w:p w:rsidR="009422A3" w:rsidRDefault="00794509" w:rsidP="00C60A91">
            <w:pPr>
              <w:jc w:val="both"/>
              <w:rPr>
                <w:rFonts w:cs="Arial"/>
                <w:color w:val="000000"/>
                <w:sz w:val="20"/>
              </w:rPr>
            </w:pPr>
            <w:r>
              <w:rPr>
                <w:rFonts w:cs="Arial"/>
                <w:color w:val="000000"/>
                <w:sz w:val="20"/>
              </w:rPr>
              <w:t xml:space="preserve">Permite mostrar una notificación en el </w:t>
            </w:r>
            <w:r w:rsidR="006034ED">
              <w:rPr>
                <w:rFonts w:cs="Arial"/>
                <w:color w:val="000000"/>
                <w:sz w:val="20"/>
              </w:rPr>
              <w:t>centro de notific</w:t>
            </w:r>
            <w:r>
              <w:rPr>
                <w:rFonts w:cs="Arial"/>
                <w:color w:val="000000"/>
                <w:sz w:val="20"/>
              </w:rPr>
              <w:t xml:space="preserve">aciones nativo del dispositivo. Es una </w:t>
            </w:r>
            <w:r w:rsidR="006034ED">
              <w:rPr>
                <w:rFonts w:cs="Arial"/>
                <w:color w:val="000000"/>
                <w:sz w:val="20"/>
              </w:rPr>
              <w:t>notificación genérica, indicando que se ha actualizado contenido, no indica el detalle.</w:t>
            </w:r>
            <w:r>
              <w:rPr>
                <w:rFonts w:cs="Arial"/>
                <w:color w:val="000000"/>
                <w:sz w:val="20"/>
              </w:rPr>
              <w:t xml:space="preserve"> Esta notificación (de tipo </w:t>
            </w:r>
            <w:proofErr w:type="spellStart"/>
            <w:r>
              <w:rPr>
                <w:rFonts w:cs="Arial"/>
                <w:color w:val="000000"/>
                <w:sz w:val="20"/>
              </w:rPr>
              <w:t>push</w:t>
            </w:r>
            <w:proofErr w:type="spellEnd"/>
            <w:r>
              <w:rPr>
                <w:rFonts w:cs="Arial"/>
                <w:color w:val="000000"/>
                <w:sz w:val="20"/>
              </w:rPr>
              <w:t>) es mostrada cuando en el Administrador Web ejecuta la acción de Notificar (</w:t>
            </w:r>
            <w:r w:rsidRPr="007F6DFD">
              <w:rPr>
                <w:rFonts w:cs="Arial"/>
                <w:color w:val="000000"/>
                <w:sz w:val="20"/>
              </w:rPr>
              <w:t>CUW-006</w:t>
            </w:r>
            <w:r w:rsidR="00C60A91">
              <w:rPr>
                <w:rFonts w:cs="Arial"/>
                <w:color w:val="000000"/>
                <w:sz w:val="20"/>
              </w:rPr>
              <w:t xml:space="preserve">: </w:t>
            </w:r>
            <w:r w:rsidRPr="007F6DFD">
              <w:rPr>
                <w:rFonts w:cs="Arial"/>
                <w:color w:val="000000"/>
                <w:sz w:val="20"/>
              </w:rPr>
              <w:t>Enviar Notificaciones</w:t>
            </w:r>
            <w:r>
              <w:rPr>
                <w:rFonts w:cs="Arial"/>
                <w:color w:val="000000"/>
                <w:sz w:val="20"/>
              </w:rPr>
              <w:t>).</w:t>
            </w:r>
          </w:p>
        </w:tc>
      </w:tr>
      <w:tr w:rsidR="009422A3" w:rsidTr="00744D4F">
        <w:trPr>
          <w:jc w:val="center"/>
        </w:trPr>
        <w:tc>
          <w:tcPr>
            <w:tcW w:w="9412" w:type="dxa"/>
            <w:gridSpan w:val="2"/>
            <w:shd w:val="clear" w:color="auto" w:fill="E0E0E0"/>
          </w:tcPr>
          <w:p w:rsidR="009422A3" w:rsidRDefault="006034ED">
            <w:r>
              <w:t>Precondiciones</w:t>
            </w:r>
          </w:p>
        </w:tc>
      </w:tr>
      <w:tr w:rsidR="009422A3">
        <w:trPr>
          <w:jc w:val="center"/>
        </w:trPr>
        <w:tc>
          <w:tcPr>
            <w:tcW w:w="9412" w:type="dxa"/>
            <w:gridSpan w:val="2"/>
          </w:tcPr>
          <w:p w:rsidR="007705C2" w:rsidRDefault="007705C2" w:rsidP="006034ED">
            <w:pPr>
              <w:pStyle w:val="ListParagraph1"/>
              <w:numPr>
                <w:ilvl w:val="0"/>
                <w:numId w:val="13"/>
              </w:numPr>
              <w:jc w:val="both"/>
              <w:rPr>
                <w:sz w:val="20"/>
              </w:rPr>
            </w:pPr>
            <w:r>
              <w:rPr>
                <w:sz w:val="20"/>
              </w:rPr>
              <w:t>El dispositivo móvil tiene conexión a internet.</w:t>
            </w:r>
          </w:p>
          <w:p w:rsidR="009422A3" w:rsidRDefault="006034ED" w:rsidP="006034ED">
            <w:pPr>
              <w:pStyle w:val="ListParagraph1"/>
              <w:numPr>
                <w:ilvl w:val="0"/>
                <w:numId w:val="13"/>
              </w:numPr>
              <w:jc w:val="both"/>
              <w:rPr>
                <w:sz w:val="20"/>
              </w:rPr>
            </w:pPr>
            <w:r>
              <w:rPr>
                <w:sz w:val="20"/>
              </w:rPr>
              <w:t>El usuario se autenticó con éxito en la aplicación.</w:t>
            </w:r>
          </w:p>
          <w:p w:rsidR="009422A3" w:rsidRDefault="006034ED" w:rsidP="00CD5CB2">
            <w:pPr>
              <w:pStyle w:val="ListParagraph1"/>
              <w:numPr>
                <w:ilvl w:val="0"/>
                <w:numId w:val="13"/>
              </w:numPr>
              <w:jc w:val="both"/>
              <w:rPr>
                <w:sz w:val="20"/>
              </w:rPr>
            </w:pPr>
            <w:r>
              <w:rPr>
                <w:sz w:val="20"/>
              </w:rPr>
              <w:t xml:space="preserve">El usuario tiene </w:t>
            </w:r>
            <w:r w:rsidR="00CD5CB2">
              <w:rPr>
                <w:sz w:val="20"/>
              </w:rPr>
              <w:t>un rol que le permita acceder al contenido notificado como nuevo</w:t>
            </w:r>
            <w:r>
              <w:rPr>
                <w:sz w:val="20"/>
              </w:rPr>
              <w:t>.</w:t>
            </w:r>
          </w:p>
        </w:tc>
      </w:tr>
      <w:tr w:rsidR="009422A3" w:rsidTr="00744D4F">
        <w:trPr>
          <w:jc w:val="center"/>
        </w:trPr>
        <w:tc>
          <w:tcPr>
            <w:tcW w:w="9412" w:type="dxa"/>
            <w:gridSpan w:val="2"/>
            <w:shd w:val="clear" w:color="auto" w:fill="E0E0E0"/>
          </w:tcPr>
          <w:p w:rsidR="009422A3" w:rsidRDefault="006034ED">
            <w:r>
              <w:t>Flujo básico</w:t>
            </w:r>
          </w:p>
        </w:tc>
      </w:tr>
      <w:tr w:rsidR="009422A3">
        <w:trPr>
          <w:jc w:val="center"/>
        </w:trPr>
        <w:tc>
          <w:tcPr>
            <w:tcW w:w="9412" w:type="dxa"/>
            <w:gridSpan w:val="2"/>
          </w:tcPr>
          <w:p w:rsidR="009422A3" w:rsidRDefault="006034ED" w:rsidP="00145E1F">
            <w:pPr>
              <w:pStyle w:val="ListParagraph1"/>
              <w:numPr>
                <w:ilvl w:val="0"/>
                <w:numId w:val="87"/>
              </w:numPr>
              <w:tabs>
                <w:tab w:val="left" w:pos="425"/>
              </w:tabs>
              <w:rPr>
                <w:sz w:val="20"/>
              </w:rPr>
            </w:pPr>
            <w:r>
              <w:rPr>
                <w:sz w:val="20"/>
              </w:rPr>
              <w:t>El sistema muestra una alerta de notificación nativa al dispositivo.</w:t>
            </w:r>
          </w:p>
          <w:p w:rsidR="009422A3" w:rsidRDefault="006034ED" w:rsidP="00145E1F">
            <w:pPr>
              <w:pStyle w:val="ListParagraph1"/>
              <w:numPr>
                <w:ilvl w:val="0"/>
                <w:numId w:val="87"/>
              </w:numPr>
              <w:tabs>
                <w:tab w:val="left" w:pos="425"/>
              </w:tabs>
              <w:rPr>
                <w:sz w:val="20"/>
              </w:rPr>
            </w:pPr>
            <w:r>
              <w:rPr>
                <w:sz w:val="20"/>
              </w:rPr>
              <w:t xml:space="preserve">El usuario realiza la acción de </w:t>
            </w:r>
            <w:proofErr w:type="spellStart"/>
            <w:r>
              <w:rPr>
                <w:sz w:val="20"/>
              </w:rPr>
              <w:t>swipe</w:t>
            </w:r>
            <w:proofErr w:type="spellEnd"/>
            <w:r>
              <w:rPr>
                <w:sz w:val="20"/>
              </w:rPr>
              <w:t xml:space="preserve"> </w:t>
            </w:r>
            <w:r w:rsidR="00895B07">
              <w:rPr>
                <w:sz w:val="20"/>
              </w:rPr>
              <w:t xml:space="preserve">de arriba hacia abajo </w:t>
            </w:r>
            <w:r>
              <w:rPr>
                <w:sz w:val="20"/>
              </w:rPr>
              <w:t>para ver la notificación.</w:t>
            </w:r>
          </w:p>
          <w:p w:rsidR="009422A3" w:rsidRDefault="006034ED" w:rsidP="00145E1F">
            <w:pPr>
              <w:pStyle w:val="ListParagraph1"/>
              <w:numPr>
                <w:ilvl w:val="0"/>
                <w:numId w:val="87"/>
              </w:numPr>
              <w:tabs>
                <w:tab w:val="left" w:pos="425"/>
              </w:tabs>
              <w:rPr>
                <w:sz w:val="20"/>
              </w:rPr>
            </w:pPr>
            <w:r>
              <w:rPr>
                <w:sz w:val="20"/>
              </w:rPr>
              <w:t>El sistema muestra un panel de notificación nativo al dispositivo</w:t>
            </w:r>
            <w:r w:rsidR="00846FEA">
              <w:rPr>
                <w:sz w:val="20"/>
              </w:rPr>
              <w:t>,</w:t>
            </w:r>
            <w:r>
              <w:rPr>
                <w:sz w:val="20"/>
              </w:rPr>
              <w:t xml:space="preserve"> </w:t>
            </w:r>
            <w:r>
              <w:rPr>
                <w:rFonts w:cs="Arial"/>
                <w:color w:val="000000"/>
                <w:sz w:val="20"/>
              </w:rPr>
              <w:t>indicando que se ha actualizado contenido, no indica el detalle</w:t>
            </w:r>
            <w:r>
              <w:rPr>
                <w:sz w:val="20"/>
              </w:rPr>
              <w:t>. (PM-006)</w:t>
            </w:r>
          </w:p>
          <w:p w:rsidR="00895B07" w:rsidRPr="00895B07" w:rsidRDefault="00895B07" w:rsidP="00145E1F">
            <w:pPr>
              <w:pStyle w:val="ListParagraph1"/>
              <w:numPr>
                <w:ilvl w:val="0"/>
                <w:numId w:val="87"/>
              </w:numPr>
              <w:tabs>
                <w:tab w:val="left" w:pos="425"/>
              </w:tabs>
              <w:rPr>
                <w:sz w:val="20"/>
              </w:rPr>
            </w:pPr>
            <w:r>
              <w:rPr>
                <w:sz w:val="20"/>
              </w:rPr>
              <w:t>El usuario selecciona la notificación.</w:t>
            </w:r>
          </w:p>
          <w:p w:rsidR="00895B07" w:rsidRDefault="00895B07" w:rsidP="00145E1F">
            <w:pPr>
              <w:pStyle w:val="ListParagraph1"/>
              <w:numPr>
                <w:ilvl w:val="0"/>
                <w:numId w:val="87"/>
              </w:numPr>
              <w:tabs>
                <w:tab w:val="left" w:pos="425"/>
              </w:tabs>
              <w:rPr>
                <w:sz w:val="20"/>
              </w:rPr>
            </w:pPr>
            <w:r>
              <w:rPr>
                <w:sz w:val="20"/>
              </w:rPr>
              <w:t>El sistema redirige al usuario a la pantalla principal de la aplicación.</w:t>
            </w:r>
          </w:p>
          <w:p w:rsidR="007705C2" w:rsidRDefault="007705C2" w:rsidP="00145E1F">
            <w:pPr>
              <w:pStyle w:val="ListParagraph1"/>
              <w:numPr>
                <w:ilvl w:val="0"/>
                <w:numId w:val="87"/>
              </w:numPr>
              <w:tabs>
                <w:tab w:val="left" w:pos="425"/>
              </w:tabs>
              <w:rPr>
                <w:sz w:val="20"/>
              </w:rPr>
            </w:pPr>
            <w:r>
              <w:rPr>
                <w:sz w:val="20"/>
              </w:rPr>
              <w:t xml:space="preserve">Se ejecuta el caso de uso </w:t>
            </w:r>
            <w:r w:rsidRPr="007705C2">
              <w:rPr>
                <w:sz w:val="20"/>
              </w:rPr>
              <w:t>CUM-002</w:t>
            </w:r>
            <w:r>
              <w:rPr>
                <w:sz w:val="20"/>
              </w:rPr>
              <w:t xml:space="preserve"> Sincronizar Datos</w:t>
            </w:r>
            <w:r w:rsidRPr="007705C2">
              <w:rPr>
                <w:sz w:val="20"/>
              </w:rPr>
              <w:t xml:space="preserve"> y también </w:t>
            </w:r>
            <w:r>
              <w:rPr>
                <w:sz w:val="20"/>
              </w:rPr>
              <w:t>el caso de uso CUM-003 M</w:t>
            </w:r>
            <w:r w:rsidRPr="007705C2">
              <w:rPr>
                <w:sz w:val="20"/>
              </w:rPr>
              <w:t xml:space="preserve">ostrar </w:t>
            </w:r>
            <w:r>
              <w:rPr>
                <w:sz w:val="20"/>
              </w:rPr>
              <w:t>N</w:t>
            </w:r>
            <w:r w:rsidRPr="007705C2">
              <w:rPr>
                <w:sz w:val="20"/>
              </w:rPr>
              <w:t xml:space="preserve">uevo </w:t>
            </w:r>
            <w:r>
              <w:rPr>
                <w:sz w:val="20"/>
              </w:rPr>
              <w:t>C</w:t>
            </w:r>
            <w:r w:rsidRPr="007705C2">
              <w:rPr>
                <w:sz w:val="20"/>
              </w:rPr>
              <w:t>ontenido</w:t>
            </w:r>
            <w:r>
              <w:rPr>
                <w:sz w:val="20"/>
              </w:rPr>
              <w:t>.</w:t>
            </w:r>
          </w:p>
        </w:tc>
      </w:tr>
      <w:tr w:rsidR="009422A3" w:rsidTr="00744D4F">
        <w:trPr>
          <w:jc w:val="center"/>
        </w:trPr>
        <w:tc>
          <w:tcPr>
            <w:tcW w:w="9412" w:type="dxa"/>
            <w:gridSpan w:val="2"/>
            <w:tcBorders>
              <w:bottom w:val="single" w:sz="4" w:space="0" w:color="auto"/>
            </w:tcBorders>
            <w:shd w:val="clear" w:color="auto" w:fill="E0E0E0"/>
          </w:tcPr>
          <w:p w:rsidR="009422A3" w:rsidRDefault="006034ED">
            <w:r>
              <w:t>Subflujos</w:t>
            </w:r>
          </w:p>
        </w:tc>
      </w:tr>
      <w:tr w:rsidR="009422A3">
        <w:trPr>
          <w:jc w:val="center"/>
        </w:trPr>
        <w:tc>
          <w:tcPr>
            <w:tcW w:w="9412" w:type="dxa"/>
            <w:gridSpan w:val="2"/>
          </w:tcPr>
          <w:p w:rsidR="009422A3" w:rsidRDefault="00846FEA" w:rsidP="00846FEA">
            <w:pPr>
              <w:jc w:val="both"/>
              <w:rPr>
                <w:sz w:val="20"/>
              </w:rPr>
            </w:pPr>
            <w:r>
              <w:rPr>
                <w:sz w:val="20"/>
              </w:rPr>
              <w:t>No aplica.</w:t>
            </w:r>
          </w:p>
        </w:tc>
      </w:tr>
      <w:tr w:rsidR="009422A3" w:rsidTr="00744D4F">
        <w:trPr>
          <w:jc w:val="center"/>
        </w:trPr>
        <w:tc>
          <w:tcPr>
            <w:tcW w:w="9412" w:type="dxa"/>
            <w:gridSpan w:val="2"/>
            <w:shd w:val="clear" w:color="auto" w:fill="E0E0E0"/>
          </w:tcPr>
          <w:p w:rsidR="009422A3" w:rsidRDefault="006034ED">
            <w:r>
              <w:t>Flujos alternos</w:t>
            </w:r>
          </w:p>
        </w:tc>
      </w:tr>
      <w:tr w:rsidR="009422A3">
        <w:trPr>
          <w:jc w:val="center"/>
        </w:trPr>
        <w:tc>
          <w:tcPr>
            <w:tcW w:w="9412" w:type="dxa"/>
            <w:gridSpan w:val="2"/>
          </w:tcPr>
          <w:p w:rsidR="009422A3" w:rsidRPr="00895B07" w:rsidRDefault="00895B07" w:rsidP="00895B07">
            <w:pPr>
              <w:tabs>
                <w:tab w:val="left" w:pos="360"/>
              </w:tabs>
              <w:jc w:val="both"/>
              <w:rPr>
                <w:sz w:val="20"/>
              </w:rPr>
            </w:pPr>
            <w:r w:rsidRPr="00895B07">
              <w:rPr>
                <w:sz w:val="20"/>
              </w:rPr>
              <w:t>No aplica.</w:t>
            </w:r>
          </w:p>
        </w:tc>
      </w:tr>
      <w:tr w:rsidR="009422A3" w:rsidTr="00744D4F">
        <w:trPr>
          <w:trHeight w:val="135"/>
          <w:jc w:val="center"/>
        </w:trPr>
        <w:tc>
          <w:tcPr>
            <w:tcW w:w="9412" w:type="dxa"/>
            <w:gridSpan w:val="2"/>
            <w:shd w:val="clear" w:color="auto" w:fill="E0E0E0"/>
          </w:tcPr>
          <w:p w:rsidR="009422A3" w:rsidRDefault="006034ED">
            <w:r>
              <w:t>Postcondiciones</w:t>
            </w:r>
          </w:p>
        </w:tc>
      </w:tr>
      <w:tr w:rsidR="009422A3">
        <w:trPr>
          <w:trHeight w:val="135"/>
          <w:jc w:val="center"/>
        </w:trPr>
        <w:tc>
          <w:tcPr>
            <w:tcW w:w="9412" w:type="dxa"/>
            <w:gridSpan w:val="2"/>
          </w:tcPr>
          <w:p w:rsidR="009422A3" w:rsidRDefault="00895B07" w:rsidP="00895B07">
            <w:pPr>
              <w:rPr>
                <w:sz w:val="20"/>
              </w:rPr>
            </w:pPr>
            <w:r>
              <w:rPr>
                <w:sz w:val="20"/>
              </w:rPr>
              <w:t xml:space="preserve">El usuario es notificado </w:t>
            </w:r>
            <w:r w:rsidR="006034ED">
              <w:rPr>
                <w:sz w:val="20"/>
              </w:rPr>
              <w:t xml:space="preserve">del nuevo contenido </w:t>
            </w:r>
            <w:r>
              <w:rPr>
                <w:sz w:val="20"/>
              </w:rPr>
              <w:t>del Administrador W</w:t>
            </w:r>
            <w:r w:rsidR="006034ED">
              <w:rPr>
                <w:sz w:val="20"/>
              </w:rPr>
              <w:t>eb.</w:t>
            </w:r>
          </w:p>
        </w:tc>
      </w:tr>
      <w:tr w:rsidR="009422A3" w:rsidTr="00744D4F">
        <w:trPr>
          <w:jc w:val="center"/>
        </w:trPr>
        <w:tc>
          <w:tcPr>
            <w:tcW w:w="9412" w:type="dxa"/>
            <w:gridSpan w:val="2"/>
            <w:tcBorders>
              <w:bottom w:val="single" w:sz="4" w:space="0" w:color="auto"/>
            </w:tcBorders>
            <w:shd w:val="clear" w:color="auto" w:fill="E0E0E0"/>
          </w:tcPr>
          <w:p w:rsidR="009422A3" w:rsidRPr="00744D4F" w:rsidRDefault="006034ED">
            <w:r w:rsidRPr="00744D4F">
              <w:t>Puntos de extensión (extend) o de inclusión (include)</w:t>
            </w:r>
          </w:p>
        </w:tc>
      </w:tr>
      <w:tr w:rsidR="009422A3" w:rsidTr="00744D4F">
        <w:trPr>
          <w:jc w:val="center"/>
        </w:trPr>
        <w:tc>
          <w:tcPr>
            <w:tcW w:w="9412" w:type="dxa"/>
            <w:gridSpan w:val="2"/>
          </w:tcPr>
          <w:p w:rsidR="009422A3" w:rsidRDefault="006034ED">
            <w:pPr>
              <w:jc w:val="both"/>
              <w:rPr>
                <w:sz w:val="20"/>
              </w:rPr>
            </w:pPr>
            <w:r>
              <w:rPr>
                <w:sz w:val="20"/>
              </w:rPr>
              <w:t>No aplica</w:t>
            </w:r>
          </w:p>
        </w:tc>
      </w:tr>
      <w:tr w:rsidR="009422A3" w:rsidTr="00744D4F">
        <w:trPr>
          <w:jc w:val="center"/>
        </w:trPr>
        <w:tc>
          <w:tcPr>
            <w:tcW w:w="9412" w:type="dxa"/>
            <w:gridSpan w:val="2"/>
            <w:shd w:val="clear" w:color="auto" w:fill="E0E0E0"/>
          </w:tcPr>
          <w:p w:rsidR="009422A3" w:rsidRDefault="006034ED">
            <w:r>
              <w:t>Observaciones</w:t>
            </w:r>
          </w:p>
        </w:tc>
      </w:tr>
      <w:tr w:rsidR="009422A3">
        <w:trPr>
          <w:jc w:val="center"/>
        </w:trPr>
        <w:tc>
          <w:tcPr>
            <w:tcW w:w="9412" w:type="dxa"/>
            <w:gridSpan w:val="2"/>
            <w:shd w:val="clear" w:color="auto" w:fill="FFFFFF"/>
          </w:tcPr>
          <w:p w:rsidR="009422A3" w:rsidRDefault="0072695E" w:rsidP="00D74392">
            <w:pPr>
              <w:numPr>
                <w:ilvl w:val="0"/>
                <w:numId w:val="25"/>
              </w:numPr>
              <w:jc w:val="both"/>
              <w:rPr>
                <w:sz w:val="20"/>
              </w:rPr>
            </w:pPr>
            <w:r>
              <w:rPr>
                <w:sz w:val="20"/>
              </w:rPr>
              <w:lastRenderedPageBreak/>
              <w:t>Cada vez que el Administrador W</w:t>
            </w:r>
            <w:r w:rsidR="006034ED">
              <w:rPr>
                <w:sz w:val="20"/>
              </w:rPr>
              <w:t xml:space="preserve">eb decida </w:t>
            </w:r>
            <w:r>
              <w:rPr>
                <w:sz w:val="20"/>
              </w:rPr>
              <w:t>notificar (generar una</w:t>
            </w:r>
            <w:r w:rsidR="006034ED">
              <w:rPr>
                <w:sz w:val="20"/>
              </w:rPr>
              <w:t xml:space="preserve"> notificación </w:t>
            </w:r>
            <w:proofErr w:type="spellStart"/>
            <w:r w:rsidR="006034ED">
              <w:rPr>
                <w:sz w:val="20"/>
              </w:rPr>
              <w:t>push</w:t>
            </w:r>
            <w:proofErr w:type="spellEnd"/>
            <w:r w:rsidR="006034ED">
              <w:rPr>
                <w:sz w:val="20"/>
              </w:rPr>
              <w:t xml:space="preserve"> para el aplicativo móvil</w:t>
            </w:r>
            <w:r>
              <w:rPr>
                <w:sz w:val="20"/>
              </w:rPr>
              <w:t>)</w:t>
            </w:r>
            <w:r w:rsidR="006034ED">
              <w:rPr>
                <w:sz w:val="20"/>
              </w:rPr>
              <w:t xml:space="preserve"> se mostrará la </w:t>
            </w:r>
            <w:r>
              <w:rPr>
                <w:sz w:val="20"/>
              </w:rPr>
              <w:t xml:space="preserve">notificación nativa </w:t>
            </w:r>
            <w:r w:rsidR="006034ED">
              <w:rPr>
                <w:sz w:val="20"/>
              </w:rPr>
              <w:t>de nuevo contenido.</w:t>
            </w:r>
            <w:r>
              <w:rPr>
                <w:sz w:val="20"/>
              </w:rPr>
              <w:t xml:space="preserve"> </w:t>
            </w:r>
            <w:r w:rsidR="006034ED">
              <w:rPr>
                <w:sz w:val="20"/>
              </w:rPr>
              <w:t>Las notific</w:t>
            </w:r>
            <w:r>
              <w:rPr>
                <w:sz w:val="20"/>
              </w:rPr>
              <w:t>aciones llegaran en tiempo real</w:t>
            </w:r>
            <w:r w:rsidR="006034ED">
              <w:rPr>
                <w:sz w:val="20"/>
              </w:rPr>
              <w:t xml:space="preserve"> siempre que el dispositivo tenga una conexión a internet</w:t>
            </w:r>
            <w:r>
              <w:rPr>
                <w:sz w:val="20"/>
              </w:rPr>
              <w:t>,</w:t>
            </w:r>
            <w:r w:rsidR="006034ED">
              <w:rPr>
                <w:sz w:val="20"/>
              </w:rPr>
              <w:t xml:space="preserve"> si este no fuera el caso las notificaciones llegaran cuando el dispositivo tenga una conexión a </w:t>
            </w:r>
            <w:r>
              <w:rPr>
                <w:sz w:val="20"/>
              </w:rPr>
              <w:t>internet</w:t>
            </w:r>
            <w:r w:rsidR="006034ED">
              <w:rPr>
                <w:sz w:val="20"/>
              </w:rPr>
              <w:t>.</w:t>
            </w:r>
          </w:p>
        </w:tc>
      </w:tr>
      <w:tr w:rsidR="009422A3" w:rsidTr="00744D4F">
        <w:trPr>
          <w:jc w:val="center"/>
        </w:trPr>
        <w:tc>
          <w:tcPr>
            <w:tcW w:w="9412" w:type="dxa"/>
            <w:gridSpan w:val="2"/>
            <w:shd w:val="clear" w:color="auto" w:fill="E0E0E0"/>
          </w:tcPr>
          <w:p w:rsidR="009422A3" w:rsidRDefault="006034ED">
            <w:r>
              <w:t>Pantallas asociadas</w:t>
            </w:r>
          </w:p>
        </w:tc>
      </w:tr>
      <w:tr w:rsidR="009422A3">
        <w:trPr>
          <w:jc w:val="center"/>
        </w:trPr>
        <w:tc>
          <w:tcPr>
            <w:tcW w:w="9412" w:type="dxa"/>
            <w:gridSpan w:val="2"/>
          </w:tcPr>
          <w:p w:rsidR="009422A3" w:rsidRPr="0072695E" w:rsidRDefault="006034ED" w:rsidP="0072695E">
            <w:pPr>
              <w:numPr>
                <w:ilvl w:val="0"/>
                <w:numId w:val="4"/>
              </w:numPr>
              <w:jc w:val="both"/>
              <w:rPr>
                <w:sz w:val="20"/>
              </w:rPr>
            </w:pPr>
            <w:r>
              <w:rPr>
                <w:sz w:val="20"/>
              </w:rPr>
              <w:t>PM-006</w:t>
            </w:r>
          </w:p>
        </w:tc>
      </w:tr>
    </w:tbl>
    <w:p w:rsidR="009422A3" w:rsidRDefault="009422A3">
      <w:pPr>
        <w:jc w:val="center"/>
      </w:pPr>
    </w:p>
    <w:p w:rsidR="009422A3" w:rsidRDefault="009B1314">
      <w:pPr>
        <w:jc w:val="center"/>
      </w:pPr>
      <w:r>
        <w:pict>
          <v:shape id="Picture Frame 1031" o:spid="_x0000_i1031" type="#_x0000_t75" style="width:171.55pt;height:339.35pt">
            <v:imagedata r:id="rId14" o:title="" croptop="18572f" cropbottom="10792f" cropleft="43966f" cropright="11261f"/>
          </v:shape>
        </w:pict>
      </w:r>
    </w:p>
    <w:p w:rsidR="009422A3" w:rsidRPr="00744D4F" w:rsidRDefault="006034ED">
      <w:pPr>
        <w:jc w:val="center"/>
      </w:pPr>
      <w:r w:rsidRPr="00744D4F">
        <w:t>Wireframe PM-006</w:t>
      </w:r>
    </w:p>
    <w:p w:rsidR="009422A3" w:rsidRDefault="006034ED">
      <w:pPr>
        <w:pStyle w:val="Titulo2"/>
        <w:numPr>
          <w:ilvl w:val="2"/>
          <w:numId w:val="3"/>
        </w:numPr>
        <w:pBdr>
          <w:top w:val="none" w:sz="0" w:space="0" w:color="auto"/>
        </w:pBdr>
        <w:tabs>
          <w:tab w:val="clear" w:pos="3839"/>
          <w:tab w:val="left" w:pos="851"/>
        </w:tabs>
      </w:pPr>
      <w:r w:rsidRPr="00744D4F">
        <w:br w:type="page"/>
      </w:r>
      <w:bookmarkStart w:id="53" w:name="_Toc418608690"/>
      <w:bookmarkStart w:id="54" w:name="_Toc419107489"/>
      <w:r w:rsidR="00BB2E5D">
        <w:lastRenderedPageBreak/>
        <w:t>CUM-009</w:t>
      </w:r>
      <w:r>
        <w:t xml:space="preserve"> </w:t>
      </w:r>
      <w:r w:rsidR="00B41A6F">
        <w:t xml:space="preserve">Enviar </w:t>
      </w:r>
      <w:bookmarkEnd w:id="53"/>
      <w:r w:rsidR="00B41A6F">
        <w:t>M</w:t>
      </w:r>
      <w:r>
        <w:t>étricas</w:t>
      </w:r>
      <w:bookmarkEnd w:id="54"/>
    </w:p>
    <w:tbl>
      <w:tblPr>
        <w:tblW w:w="94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809"/>
        <w:gridCol w:w="7603"/>
      </w:tblGrid>
      <w:tr w:rsidR="009422A3" w:rsidTr="00744D4F">
        <w:trPr>
          <w:trHeight w:val="178"/>
          <w:jc w:val="center"/>
        </w:trPr>
        <w:tc>
          <w:tcPr>
            <w:tcW w:w="1809" w:type="dxa"/>
            <w:shd w:val="clear" w:color="auto" w:fill="E0E0E0"/>
            <w:vAlign w:val="center"/>
          </w:tcPr>
          <w:p w:rsidR="009422A3" w:rsidRPr="00744D4F" w:rsidRDefault="006034ED">
            <w:r w:rsidRPr="00744D4F">
              <w:t>Caso de Uso del Sistema</w:t>
            </w:r>
          </w:p>
        </w:tc>
        <w:tc>
          <w:tcPr>
            <w:tcW w:w="7603" w:type="dxa"/>
            <w:vAlign w:val="center"/>
          </w:tcPr>
          <w:p w:rsidR="009422A3" w:rsidRDefault="006034ED">
            <w:pPr>
              <w:rPr>
                <w:sz w:val="20"/>
                <w:szCs w:val="22"/>
                <w:lang w:eastAsia="en-US"/>
              </w:rPr>
            </w:pPr>
            <w:r>
              <w:rPr>
                <w:sz w:val="20"/>
              </w:rPr>
              <w:t>Enviar métricas</w:t>
            </w:r>
          </w:p>
        </w:tc>
      </w:tr>
      <w:tr w:rsidR="009422A3" w:rsidTr="00744D4F">
        <w:trPr>
          <w:jc w:val="center"/>
        </w:trPr>
        <w:tc>
          <w:tcPr>
            <w:tcW w:w="1809" w:type="dxa"/>
            <w:shd w:val="clear" w:color="auto" w:fill="E0E0E0"/>
            <w:vAlign w:val="center"/>
          </w:tcPr>
          <w:p w:rsidR="009422A3" w:rsidRDefault="006034ED">
            <w:r>
              <w:t>Actores</w:t>
            </w:r>
          </w:p>
        </w:tc>
        <w:tc>
          <w:tcPr>
            <w:tcW w:w="7603" w:type="dxa"/>
            <w:vAlign w:val="center"/>
          </w:tcPr>
          <w:p w:rsidR="009422A3" w:rsidRDefault="006034ED">
            <w:pPr>
              <w:rPr>
                <w:sz w:val="20"/>
                <w:szCs w:val="22"/>
                <w:lang w:eastAsia="en-US"/>
              </w:rPr>
            </w:pPr>
            <w:r>
              <w:rPr>
                <w:rFonts w:cs="Arial"/>
                <w:sz w:val="20"/>
              </w:rPr>
              <w:t>Sistema</w:t>
            </w:r>
          </w:p>
        </w:tc>
      </w:tr>
      <w:tr w:rsidR="009422A3" w:rsidTr="00744D4F">
        <w:trPr>
          <w:jc w:val="center"/>
        </w:trPr>
        <w:tc>
          <w:tcPr>
            <w:tcW w:w="1809" w:type="dxa"/>
            <w:shd w:val="clear" w:color="auto" w:fill="E0E0E0"/>
            <w:vAlign w:val="center"/>
          </w:tcPr>
          <w:p w:rsidR="009422A3" w:rsidRDefault="006034ED">
            <w:r>
              <w:t>Breve descripción</w:t>
            </w:r>
          </w:p>
        </w:tc>
        <w:tc>
          <w:tcPr>
            <w:tcW w:w="7603" w:type="dxa"/>
            <w:vAlign w:val="center"/>
          </w:tcPr>
          <w:p w:rsidR="009422A3" w:rsidRPr="00744D4F" w:rsidRDefault="006034ED">
            <w:pPr>
              <w:pStyle w:val="Table"/>
              <w:jc w:val="both"/>
              <w:rPr>
                <w:rFonts w:ascii="Arial" w:hAnsi="Arial"/>
                <w:sz w:val="20"/>
              </w:rPr>
            </w:pPr>
            <w:r w:rsidRPr="00744D4F">
              <w:rPr>
                <w:rFonts w:ascii="Arial" w:hAnsi="Arial"/>
                <w:sz w:val="20"/>
              </w:rPr>
              <w:t>El usuario realiza alguna acción a registrar, con lo que el sistema envía métricas y registra Logs:</w:t>
            </w:r>
          </w:p>
          <w:p w:rsidR="009422A3" w:rsidRPr="00744D4F" w:rsidRDefault="006034ED" w:rsidP="00D74392">
            <w:pPr>
              <w:pStyle w:val="Table"/>
              <w:numPr>
                <w:ilvl w:val="0"/>
                <w:numId w:val="26"/>
              </w:numPr>
              <w:jc w:val="both"/>
              <w:rPr>
                <w:rFonts w:ascii="Arial" w:hAnsi="Arial"/>
                <w:sz w:val="20"/>
              </w:rPr>
            </w:pPr>
            <w:r w:rsidRPr="00744D4F">
              <w:rPr>
                <w:rFonts w:ascii="Arial" w:hAnsi="Arial"/>
                <w:sz w:val="20"/>
              </w:rPr>
              <w:t>Google Analytics: Se registra cuando el usuario</w:t>
            </w:r>
            <w:r w:rsidR="00A45054" w:rsidRPr="00744D4F">
              <w:rPr>
                <w:rFonts w:ascii="Arial" w:hAnsi="Arial"/>
                <w:sz w:val="20"/>
              </w:rPr>
              <w:t xml:space="preserve"> </w:t>
            </w:r>
            <w:r w:rsidRPr="00744D4F">
              <w:rPr>
                <w:rFonts w:ascii="Arial" w:hAnsi="Arial"/>
                <w:sz w:val="20"/>
              </w:rPr>
              <w:t>inicia la aplicación o descarga archivos.</w:t>
            </w:r>
          </w:p>
          <w:p w:rsidR="00A45054" w:rsidRPr="00744D4F" w:rsidRDefault="006034ED" w:rsidP="00D74392">
            <w:pPr>
              <w:pStyle w:val="Table"/>
              <w:numPr>
                <w:ilvl w:val="0"/>
                <w:numId w:val="26"/>
              </w:numPr>
              <w:jc w:val="both"/>
              <w:rPr>
                <w:rFonts w:ascii="Arial" w:hAnsi="Arial"/>
                <w:sz w:val="20"/>
              </w:rPr>
            </w:pPr>
            <w:r w:rsidRPr="00744D4F">
              <w:rPr>
                <w:rFonts w:ascii="Arial" w:hAnsi="Arial"/>
                <w:sz w:val="20"/>
              </w:rPr>
              <w:t xml:space="preserve">Log: </w:t>
            </w:r>
            <w:r w:rsidR="00A45054">
              <w:rPr>
                <w:rFonts w:ascii="Arial" w:hAnsi="Arial" w:cs="Arial"/>
                <w:sz w:val="20"/>
              </w:rPr>
              <w:t>Se registra cuando se inicia la aplicación y cuando se realiza</w:t>
            </w:r>
            <w:r w:rsidR="00A45054" w:rsidRPr="00744D4F">
              <w:rPr>
                <w:rFonts w:ascii="Arial" w:hAnsi="Arial"/>
                <w:sz w:val="20"/>
              </w:rPr>
              <w:t xml:space="preserve"> las acciones </w:t>
            </w:r>
            <w:r w:rsidR="00A45054">
              <w:rPr>
                <w:rFonts w:ascii="Arial" w:hAnsi="Arial" w:cs="Arial"/>
                <w:sz w:val="20"/>
              </w:rPr>
              <w:t>de ver, descargar y eliminar sobre un archivo</w:t>
            </w:r>
            <w:r>
              <w:rPr>
                <w:rFonts w:ascii="Arial" w:hAnsi="Arial" w:cs="Arial"/>
                <w:sz w:val="20"/>
              </w:rPr>
              <w:t>.</w:t>
            </w:r>
            <w:r w:rsidR="00A45054">
              <w:rPr>
                <w:rFonts w:ascii="Arial" w:hAnsi="Arial" w:cs="Arial"/>
                <w:sz w:val="20"/>
              </w:rPr>
              <w:t xml:space="preserve"> </w:t>
            </w:r>
          </w:p>
        </w:tc>
      </w:tr>
      <w:tr w:rsidR="009422A3" w:rsidTr="00744D4F">
        <w:trPr>
          <w:jc w:val="center"/>
        </w:trPr>
        <w:tc>
          <w:tcPr>
            <w:tcW w:w="9412" w:type="dxa"/>
            <w:gridSpan w:val="2"/>
            <w:shd w:val="clear" w:color="auto" w:fill="E0E0E0"/>
          </w:tcPr>
          <w:p w:rsidR="009422A3" w:rsidRDefault="006034ED">
            <w:r>
              <w:t>Precondiciones</w:t>
            </w:r>
          </w:p>
        </w:tc>
      </w:tr>
      <w:tr w:rsidR="009422A3" w:rsidTr="00744D4F">
        <w:trPr>
          <w:jc w:val="center"/>
        </w:trPr>
        <w:tc>
          <w:tcPr>
            <w:tcW w:w="9412" w:type="dxa"/>
            <w:gridSpan w:val="2"/>
          </w:tcPr>
          <w:p w:rsidR="009422A3" w:rsidRPr="00744D4F" w:rsidRDefault="006034ED" w:rsidP="006034ED">
            <w:pPr>
              <w:pStyle w:val="ListParagraph1"/>
              <w:numPr>
                <w:ilvl w:val="0"/>
                <w:numId w:val="13"/>
              </w:numPr>
              <w:jc w:val="both"/>
              <w:rPr>
                <w:sz w:val="20"/>
              </w:rPr>
            </w:pPr>
            <w:r w:rsidRPr="00744D4F">
              <w:rPr>
                <w:sz w:val="20"/>
              </w:rPr>
              <w:t>El usuario se autenticó con éxito en la aplicación.</w:t>
            </w:r>
          </w:p>
        </w:tc>
      </w:tr>
      <w:tr w:rsidR="009422A3" w:rsidTr="00744D4F">
        <w:trPr>
          <w:jc w:val="center"/>
        </w:trPr>
        <w:tc>
          <w:tcPr>
            <w:tcW w:w="9412" w:type="dxa"/>
            <w:gridSpan w:val="2"/>
            <w:shd w:val="clear" w:color="auto" w:fill="E0E0E0"/>
          </w:tcPr>
          <w:p w:rsidR="009422A3" w:rsidRDefault="006034ED">
            <w:r>
              <w:t>Flujo básico</w:t>
            </w:r>
          </w:p>
        </w:tc>
      </w:tr>
      <w:tr w:rsidR="009422A3" w:rsidTr="00744D4F">
        <w:trPr>
          <w:jc w:val="center"/>
        </w:trPr>
        <w:tc>
          <w:tcPr>
            <w:tcW w:w="9412" w:type="dxa"/>
            <w:gridSpan w:val="2"/>
          </w:tcPr>
          <w:p w:rsidR="009422A3" w:rsidRPr="00744D4F" w:rsidRDefault="006034ED" w:rsidP="00D74392">
            <w:pPr>
              <w:pStyle w:val="ListParagraph1"/>
              <w:numPr>
                <w:ilvl w:val="0"/>
                <w:numId w:val="27"/>
              </w:numPr>
              <w:tabs>
                <w:tab w:val="left" w:pos="425"/>
              </w:tabs>
              <w:ind w:left="371"/>
              <w:rPr>
                <w:sz w:val="20"/>
              </w:rPr>
            </w:pPr>
            <w:r w:rsidRPr="00744D4F">
              <w:rPr>
                <w:sz w:val="20"/>
              </w:rPr>
              <w:t>El usuario ingresa al aplicativo y realiza alguna acción sobre este.</w:t>
            </w:r>
          </w:p>
          <w:p w:rsidR="009422A3" w:rsidRPr="00744D4F" w:rsidRDefault="006034ED" w:rsidP="00D74392">
            <w:pPr>
              <w:pStyle w:val="ListParagraph1"/>
              <w:numPr>
                <w:ilvl w:val="0"/>
                <w:numId w:val="27"/>
              </w:numPr>
              <w:tabs>
                <w:tab w:val="left" w:pos="425"/>
              </w:tabs>
              <w:ind w:left="371"/>
              <w:rPr>
                <w:sz w:val="20"/>
              </w:rPr>
            </w:pPr>
            <w:r w:rsidRPr="00744D4F">
              <w:rPr>
                <w:sz w:val="20"/>
              </w:rPr>
              <w:t>El sistema identifica si la acción</w:t>
            </w:r>
            <w:r w:rsidR="00A45054" w:rsidRPr="00744D4F">
              <w:rPr>
                <w:sz w:val="20"/>
              </w:rPr>
              <w:t xml:space="preserve"> </w:t>
            </w:r>
            <w:r w:rsidRPr="00744D4F">
              <w:rPr>
                <w:sz w:val="20"/>
              </w:rPr>
              <w:t>debe registrarse</w:t>
            </w:r>
            <w:r w:rsidR="00A45054">
              <w:rPr>
                <w:sz w:val="20"/>
              </w:rPr>
              <w:t>.</w:t>
            </w:r>
          </w:p>
          <w:p w:rsidR="00A45054" w:rsidRDefault="00A45054" w:rsidP="00D74392">
            <w:pPr>
              <w:pStyle w:val="ListParagraph1"/>
              <w:numPr>
                <w:ilvl w:val="0"/>
                <w:numId w:val="27"/>
              </w:numPr>
              <w:tabs>
                <w:tab w:val="left" w:pos="425"/>
              </w:tabs>
              <w:ind w:left="371"/>
              <w:rPr>
                <w:sz w:val="20"/>
              </w:rPr>
            </w:pPr>
            <w:r>
              <w:rPr>
                <w:sz w:val="20"/>
              </w:rPr>
              <w:t xml:space="preserve">Si </w:t>
            </w:r>
            <w:r w:rsidRPr="00744D4F">
              <w:rPr>
                <w:sz w:val="20"/>
              </w:rPr>
              <w:t xml:space="preserve">la acción </w:t>
            </w:r>
            <w:r>
              <w:rPr>
                <w:sz w:val="20"/>
              </w:rPr>
              <w:t>se debe registrar en log, se envía esta información al Administrador Web.</w:t>
            </w:r>
          </w:p>
          <w:p w:rsidR="00A45054" w:rsidRPr="00744D4F" w:rsidRDefault="00A45054" w:rsidP="00744D4F">
            <w:pPr>
              <w:pStyle w:val="ListParagraph1"/>
              <w:numPr>
                <w:ilvl w:val="0"/>
                <w:numId w:val="27"/>
              </w:numPr>
              <w:tabs>
                <w:tab w:val="left" w:pos="425"/>
              </w:tabs>
              <w:ind w:left="371"/>
              <w:rPr>
                <w:sz w:val="20"/>
              </w:rPr>
            </w:pPr>
            <w:r>
              <w:rPr>
                <w:sz w:val="20"/>
              </w:rPr>
              <w:t xml:space="preserve">Si la acción se debe registrar </w:t>
            </w:r>
            <w:r w:rsidRPr="00744D4F">
              <w:rPr>
                <w:sz w:val="20"/>
              </w:rPr>
              <w:t>en Google Analytics</w:t>
            </w:r>
            <w:r>
              <w:rPr>
                <w:sz w:val="20"/>
              </w:rPr>
              <w:t>, se envía las métricas usando este servicio</w:t>
            </w:r>
            <w:r w:rsidRPr="00744D4F">
              <w:rPr>
                <w:sz w:val="20"/>
              </w:rPr>
              <w:t>.</w:t>
            </w:r>
          </w:p>
          <w:p w:rsidR="009422A3" w:rsidRPr="00744D4F" w:rsidRDefault="006034ED" w:rsidP="00D74392">
            <w:pPr>
              <w:pStyle w:val="ListParagraph1"/>
              <w:numPr>
                <w:ilvl w:val="0"/>
                <w:numId w:val="27"/>
              </w:numPr>
              <w:tabs>
                <w:tab w:val="left" w:pos="425"/>
              </w:tabs>
              <w:ind w:left="371"/>
              <w:rPr>
                <w:sz w:val="20"/>
              </w:rPr>
            </w:pPr>
            <w:r w:rsidRPr="00744D4F">
              <w:rPr>
                <w:sz w:val="20"/>
              </w:rPr>
              <w:t>Si el sis</w:t>
            </w:r>
            <w:r w:rsidR="00A45054" w:rsidRPr="00744D4F">
              <w:rPr>
                <w:sz w:val="20"/>
              </w:rPr>
              <w:t xml:space="preserve">tema está en línea, el envío </w:t>
            </w:r>
            <w:r w:rsidRPr="00744D4F">
              <w:rPr>
                <w:sz w:val="20"/>
              </w:rPr>
              <w:t>se realiza en ese instante.</w:t>
            </w:r>
          </w:p>
        </w:tc>
      </w:tr>
      <w:tr w:rsidR="009422A3" w:rsidTr="00744D4F">
        <w:trPr>
          <w:jc w:val="center"/>
        </w:trPr>
        <w:tc>
          <w:tcPr>
            <w:tcW w:w="9412" w:type="dxa"/>
            <w:gridSpan w:val="2"/>
            <w:tcBorders>
              <w:bottom w:val="single" w:sz="4" w:space="0" w:color="auto"/>
            </w:tcBorders>
            <w:shd w:val="clear" w:color="auto" w:fill="E0E0E0"/>
          </w:tcPr>
          <w:p w:rsidR="009422A3" w:rsidRDefault="006034ED">
            <w:r>
              <w:t>Subflujos</w:t>
            </w:r>
          </w:p>
        </w:tc>
      </w:tr>
      <w:tr w:rsidR="009422A3" w:rsidTr="00744D4F">
        <w:trPr>
          <w:jc w:val="center"/>
        </w:trPr>
        <w:tc>
          <w:tcPr>
            <w:tcW w:w="9412" w:type="dxa"/>
            <w:gridSpan w:val="2"/>
          </w:tcPr>
          <w:p w:rsidR="009422A3" w:rsidRDefault="006034ED">
            <w:pPr>
              <w:snapToGrid w:val="0"/>
              <w:spacing w:line="100" w:lineRule="atLeast"/>
              <w:rPr>
                <w:rFonts w:cs="Arial"/>
                <w:color w:val="000000"/>
                <w:sz w:val="20"/>
              </w:rPr>
            </w:pPr>
            <w:r>
              <w:rPr>
                <w:rFonts w:cs="Arial"/>
                <w:color w:val="000000"/>
                <w:sz w:val="20"/>
              </w:rPr>
              <w:t>No aplica</w:t>
            </w:r>
          </w:p>
        </w:tc>
      </w:tr>
      <w:tr w:rsidR="009422A3" w:rsidTr="00744D4F">
        <w:trPr>
          <w:jc w:val="center"/>
        </w:trPr>
        <w:tc>
          <w:tcPr>
            <w:tcW w:w="9412" w:type="dxa"/>
            <w:gridSpan w:val="2"/>
            <w:shd w:val="clear" w:color="auto" w:fill="E0E0E0"/>
          </w:tcPr>
          <w:p w:rsidR="009422A3" w:rsidRDefault="006034ED">
            <w:r>
              <w:t>Flujos alternos</w:t>
            </w:r>
          </w:p>
        </w:tc>
      </w:tr>
      <w:tr w:rsidR="009422A3" w:rsidTr="00744D4F">
        <w:trPr>
          <w:jc w:val="center"/>
        </w:trPr>
        <w:tc>
          <w:tcPr>
            <w:tcW w:w="9412" w:type="dxa"/>
            <w:gridSpan w:val="2"/>
          </w:tcPr>
          <w:p w:rsidR="009422A3" w:rsidRPr="00744D4F" w:rsidRDefault="006034ED">
            <w:pPr>
              <w:jc w:val="both"/>
              <w:rPr>
                <w:sz w:val="20"/>
              </w:rPr>
            </w:pPr>
            <w:r w:rsidRPr="00744D4F">
              <w:rPr>
                <w:sz w:val="20"/>
              </w:rPr>
              <w:t xml:space="preserve">Flujo Alterno: Paso </w:t>
            </w:r>
            <w:r w:rsidR="00A45054">
              <w:rPr>
                <w:sz w:val="20"/>
              </w:rPr>
              <w:t>5</w:t>
            </w:r>
            <w:r>
              <w:rPr>
                <w:sz w:val="20"/>
              </w:rPr>
              <w:t xml:space="preserve">: </w:t>
            </w:r>
            <w:r w:rsidR="00A45054">
              <w:rPr>
                <w:sz w:val="20"/>
              </w:rPr>
              <w:t>E</w:t>
            </w:r>
            <w:r>
              <w:rPr>
                <w:sz w:val="20"/>
              </w:rPr>
              <w:t>l</w:t>
            </w:r>
            <w:r w:rsidRPr="00744D4F">
              <w:rPr>
                <w:sz w:val="20"/>
              </w:rPr>
              <w:t xml:space="preserve"> sistema </w:t>
            </w:r>
            <w:r w:rsidR="00A45054" w:rsidRPr="00744D4F">
              <w:rPr>
                <w:sz w:val="20"/>
              </w:rPr>
              <w:t xml:space="preserve">no </w:t>
            </w:r>
            <w:r w:rsidR="00A45054">
              <w:rPr>
                <w:sz w:val="20"/>
              </w:rPr>
              <w:t>está</w:t>
            </w:r>
            <w:r w:rsidRPr="00744D4F">
              <w:rPr>
                <w:sz w:val="20"/>
              </w:rPr>
              <w:t xml:space="preserve"> en línea:</w:t>
            </w:r>
          </w:p>
          <w:p w:rsidR="009422A3" w:rsidRPr="00744D4F" w:rsidRDefault="006034ED" w:rsidP="00D74392">
            <w:pPr>
              <w:numPr>
                <w:ilvl w:val="0"/>
                <w:numId w:val="28"/>
              </w:numPr>
              <w:jc w:val="both"/>
            </w:pPr>
            <w:r w:rsidRPr="00744D4F">
              <w:rPr>
                <w:color w:val="000000"/>
                <w:sz w:val="20"/>
              </w:rPr>
              <w:t>El envío de métricas se hará de forma automática ni bien el dispositivo cuente con internet, teniendo abierto el aplicativo o abriéndolo nuevamente.</w:t>
            </w:r>
          </w:p>
        </w:tc>
      </w:tr>
      <w:tr w:rsidR="009422A3" w:rsidTr="00744D4F">
        <w:trPr>
          <w:trHeight w:val="135"/>
          <w:jc w:val="center"/>
        </w:trPr>
        <w:tc>
          <w:tcPr>
            <w:tcW w:w="9412" w:type="dxa"/>
            <w:gridSpan w:val="2"/>
            <w:shd w:val="clear" w:color="auto" w:fill="E0E0E0"/>
          </w:tcPr>
          <w:p w:rsidR="009422A3" w:rsidRDefault="006034ED">
            <w:r>
              <w:t>Postcondiciones</w:t>
            </w:r>
          </w:p>
        </w:tc>
      </w:tr>
      <w:tr w:rsidR="009422A3" w:rsidTr="00744D4F">
        <w:trPr>
          <w:trHeight w:val="135"/>
          <w:jc w:val="center"/>
        </w:trPr>
        <w:tc>
          <w:tcPr>
            <w:tcW w:w="9412" w:type="dxa"/>
            <w:gridSpan w:val="2"/>
          </w:tcPr>
          <w:p w:rsidR="009422A3" w:rsidRPr="00744D4F" w:rsidRDefault="006034ED">
            <w:pPr>
              <w:rPr>
                <w:sz w:val="20"/>
              </w:rPr>
            </w:pPr>
            <w:r w:rsidRPr="00744D4F">
              <w:rPr>
                <w:sz w:val="20"/>
              </w:rPr>
              <w:t>Se registraron los eventos en Google Analytics y/o Logs.</w:t>
            </w:r>
          </w:p>
        </w:tc>
      </w:tr>
      <w:tr w:rsidR="009422A3" w:rsidTr="00744D4F">
        <w:trPr>
          <w:jc w:val="center"/>
        </w:trPr>
        <w:tc>
          <w:tcPr>
            <w:tcW w:w="9412" w:type="dxa"/>
            <w:gridSpan w:val="2"/>
            <w:tcBorders>
              <w:bottom w:val="single" w:sz="4" w:space="0" w:color="auto"/>
            </w:tcBorders>
            <w:shd w:val="clear" w:color="auto" w:fill="E0E0E0"/>
          </w:tcPr>
          <w:p w:rsidR="009422A3" w:rsidRPr="00744D4F" w:rsidRDefault="006034ED">
            <w:r w:rsidRPr="00744D4F">
              <w:t>Puntos de extensión (extend) o de inclusión (include)</w:t>
            </w:r>
          </w:p>
        </w:tc>
      </w:tr>
      <w:tr w:rsidR="009422A3" w:rsidTr="00744D4F">
        <w:trPr>
          <w:jc w:val="center"/>
        </w:trPr>
        <w:tc>
          <w:tcPr>
            <w:tcW w:w="9412" w:type="dxa"/>
            <w:gridSpan w:val="2"/>
          </w:tcPr>
          <w:p w:rsidR="009422A3" w:rsidRDefault="006034ED">
            <w:pPr>
              <w:jc w:val="both"/>
              <w:rPr>
                <w:sz w:val="20"/>
              </w:rPr>
            </w:pPr>
            <w:r>
              <w:rPr>
                <w:sz w:val="20"/>
              </w:rPr>
              <w:t>No aplica</w:t>
            </w:r>
          </w:p>
        </w:tc>
      </w:tr>
      <w:tr w:rsidR="009422A3" w:rsidTr="00744D4F">
        <w:trPr>
          <w:jc w:val="center"/>
        </w:trPr>
        <w:tc>
          <w:tcPr>
            <w:tcW w:w="9412" w:type="dxa"/>
            <w:gridSpan w:val="2"/>
            <w:shd w:val="clear" w:color="auto" w:fill="E0E0E0"/>
          </w:tcPr>
          <w:p w:rsidR="009422A3" w:rsidRDefault="006034ED">
            <w:r>
              <w:t>Observaciones</w:t>
            </w:r>
          </w:p>
        </w:tc>
      </w:tr>
      <w:tr w:rsidR="009422A3" w:rsidTr="00744D4F">
        <w:trPr>
          <w:jc w:val="center"/>
        </w:trPr>
        <w:tc>
          <w:tcPr>
            <w:tcW w:w="9412" w:type="dxa"/>
            <w:gridSpan w:val="2"/>
            <w:shd w:val="clear" w:color="auto" w:fill="FFFFFF"/>
          </w:tcPr>
          <w:p w:rsidR="009422A3" w:rsidRPr="00744D4F" w:rsidRDefault="006034ED" w:rsidP="00D74392">
            <w:pPr>
              <w:numPr>
                <w:ilvl w:val="0"/>
                <w:numId w:val="29"/>
              </w:numPr>
              <w:jc w:val="both"/>
              <w:rPr>
                <w:sz w:val="20"/>
              </w:rPr>
            </w:pPr>
            <w:r w:rsidRPr="00744D4F">
              <w:rPr>
                <w:color w:val="000000"/>
                <w:sz w:val="20"/>
              </w:rPr>
              <w:t>Las métricas deben soportar el nivel de granularidad de usuario, evento y tiempo.</w:t>
            </w:r>
          </w:p>
          <w:p w:rsidR="00591CE2" w:rsidRDefault="00591CE2" w:rsidP="00D74392">
            <w:pPr>
              <w:numPr>
                <w:ilvl w:val="0"/>
                <w:numId w:val="29"/>
              </w:numPr>
              <w:jc w:val="both"/>
              <w:rPr>
                <w:sz w:val="20"/>
              </w:rPr>
            </w:pPr>
            <w:r w:rsidRPr="00A45054">
              <w:rPr>
                <w:rFonts w:cs="Arial"/>
                <w:sz w:val="20"/>
              </w:rPr>
              <w:lastRenderedPageBreak/>
              <w:t xml:space="preserve">Los datos a almacenar en los </w:t>
            </w:r>
            <w:proofErr w:type="spellStart"/>
            <w:r w:rsidRPr="00A45054">
              <w:rPr>
                <w:rFonts w:cs="Arial"/>
                <w:sz w:val="20"/>
              </w:rPr>
              <w:t>logs</w:t>
            </w:r>
            <w:proofErr w:type="spellEnd"/>
            <w:r w:rsidRPr="00A45054">
              <w:rPr>
                <w:rFonts w:cs="Arial"/>
                <w:sz w:val="20"/>
              </w:rPr>
              <w:t xml:space="preserve"> son: Nombre del archivo, fecha hora de la acción, tamaño del archivo, código de usuario, categoría del documento, tipo de descarga (descargable o no) y acción realizada</w:t>
            </w:r>
            <w:r>
              <w:rPr>
                <w:rFonts w:cs="Arial"/>
                <w:sz w:val="20"/>
              </w:rPr>
              <w:t>.</w:t>
            </w:r>
          </w:p>
          <w:p w:rsidR="009422A3" w:rsidRPr="00744D4F" w:rsidRDefault="006034ED" w:rsidP="00D74392">
            <w:pPr>
              <w:numPr>
                <w:ilvl w:val="0"/>
                <w:numId w:val="29"/>
              </w:numPr>
              <w:jc w:val="both"/>
              <w:rPr>
                <w:sz w:val="20"/>
              </w:rPr>
            </w:pPr>
            <w:r w:rsidRPr="00744D4F">
              <w:rPr>
                <w:sz w:val="20"/>
              </w:rPr>
              <w:t>La visualización de los eventos registrados en Google Analytics se realiza por la web provista por este servicio, no se contará con una interfaz para esto desde la aplicación móvil ni el administrador web.</w:t>
            </w:r>
          </w:p>
          <w:p w:rsidR="009422A3" w:rsidRPr="00744D4F" w:rsidRDefault="006034ED" w:rsidP="00D74392">
            <w:pPr>
              <w:numPr>
                <w:ilvl w:val="0"/>
                <w:numId w:val="29"/>
              </w:numPr>
              <w:jc w:val="both"/>
              <w:rPr>
                <w:sz w:val="20"/>
              </w:rPr>
            </w:pPr>
            <w:r w:rsidRPr="00744D4F">
              <w:rPr>
                <w:sz w:val="20"/>
              </w:rPr>
              <w:t>Los Logs que se generan</w:t>
            </w:r>
            <w:r w:rsidR="00591CE2" w:rsidRPr="00744D4F">
              <w:rPr>
                <w:sz w:val="20"/>
              </w:rPr>
              <w:t xml:space="preserve">, sólo serán registrados en el </w:t>
            </w:r>
            <w:r w:rsidR="00591CE2">
              <w:rPr>
                <w:sz w:val="20"/>
              </w:rPr>
              <w:t>Administrador W</w:t>
            </w:r>
            <w:r>
              <w:rPr>
                <w:sz w:val="20"/>
              </w:rPr>
              <w:t>eb</w:t>
            </w:r>
            <w:r w:rsidRPr="00744D4F">
              <w:rPr>
                <w:sz w:val="20"/>
              </w:rPr>
              <w:t>, no se tiene una interfaz para verlos desde la aplicación móvil ni el administrador web.</w:t>
            </w:r>
          </w:p>
        </w:tc>
      </w:tr>
      <w:tr w:rsidR="009422A3" w:rsidTr="00744D4F">
        <w:trPr>
          <w:jc w:val="center"/>
        </w:trPr>
        <w:tc>
          <w:tcPr>
            <w:tcW w:w="9412" w:type="dxa"/>
            <w:gridSpan w:val="2"/>
            <w:shd w:val="clear" w:color="auto" w:fill="E0E0E0"/>
          </w:tcPr>
          <w:p w:rsidR="009422A3" w:rsidRDefault="006034ED">
            <w:r>
              <w:lastRenderedPageBreak/>
              <w:t>Pantallas asociadas</w:t>
            </w:r>
          </w:p>
        </w:tc>
      </w:tr>
      <w:tr w:rsidR="009422A3" w:rsidTr="00744D4F">
        <w:trPr>
          <w:jc w:val="center"/>
        </w:trPr>
        <w:tc>
          <w:tcPr>
            <w:tcW w:w="9412" w:type="dxa"/>
            <w:gridSpan w:val="2"/>
          </w:tcPr>
          <w:p w:rsidR="009422A3" w:rsidRDefault="006034ED">
            <w:pPr>
              <w:numPr>
                <w:ilvl w:val="0"/>
                <w:numId w:val="4"/>
              </w:numPr>
              <w:jc w:val="both"/>
              <w:rPr>
                <w:sz w:val="20"/>
              </w:rPr>
            </w:pPr>
            <w:r>
              <w:rPr>
                <w:sz w:val="20"/>
              </w:rPr>
              <w:t>PM-001</w:t>
            </w:r>
          </w:p>
          <w:p w:rsidR="009422A3" w:rsidRDefault="006034ED">
            <w:pPr>
              <w:numPr>
                <w:ilvl w:val="0"/>
                <w:numId w:val="4"/>
              </w:numPr>
              <w:jc w:val="both"/>
              <w:rPr>
                <w:sz w:val="20"/>
              </w:rPr>
            </w:pPr>
            <w:r>
              <w:rPr>
                <w:sz w:val="20"/>
              </w:rPr>
              <w:t>PM-004</w:t>
            </w:r>
          </w:p>
        </w:tc>
      </w:tr>
    </w:tbl>
    <w:p w:rsidR="009422A3" w:rsidRPr="00744D4F" w:rsidRDefault="006034ED">
      <w:pPr>
        <w:pStyle w:val="Titulo2"/>
        <w:numPr>
          <w:ilvl w:val="2"/>
          <w:numId w:val="3"/>
        </w:numPr>
        <w:pBdr>
          <w:top w:val="none" w:sz="0" w:space="0" w:color="auto"/>
        </w:pBdr>
        <w:tabs>
          <w:tab w:val="clear" w:pos="3839"/>
          <w:tab w:val="left" w:pos="851"/>
        </w:tabs>
      </w:pPr>
      <w:bookmarkStart w:id="55" w:name="_Toc417482976"/>
      <w:bookmarkStart w:id="56" w:name="_Toc417483065"/>
      <w:bookmarkStart w:id="57" w:name="_Toc417483433"/>
      <w:bookmarkStart w:id="58" w:name="_Toc417488017"/>
      <w:bookmarkStart w:id="59" w:name="_Toc417488057"/>
      <w:bookmarkStart w:id="60" w:name="_Toc417488958"/>
      <w:bookmarkStart w:id="61" w:name="_Toc417489052"/>
      <w:bookmarkStart w:id="62" w:name="_Toc417489091"/>
      <w:bookmarkStart w:id="63" w:name="_Toc417489298"/>
      <w:bookmarkStart w:id="64" w:name="_Toc417551817"/>
      <w:bookmarkStart w:id="65" w:name="_Toc417551863"/>
      <w:bookmarkStart w:id="66" w:name="_Toc417551935"/>
      <w:bookmarkStart w:id="67" w:name="_Toc417552313"/>
      <w:bookmarkStart w:id="68" w:name="_Toc417684393"/>
      <w:bookmarkStart w:id="69" w:name="_Toc417684619"/>
      <w:bookmarkStart w:id="70" w:name="_Toc417685002"/>
      <w:bookmarkStart w:id="71" w:name="_Toc41768504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r w:rsidRPr="00744D4F">
        <w:br w:type="page"/>
      </w:r>
      <w:bookmarkStart w:id="72" w:name="_Toc418608691"/>
      <w:bookmarkStart w:id="73" w:name="_Toc419107490"/>
      <w:r w:rsidR="00BB2E5D" w:rsidRPr="00744D4F">
        <w:lastRenderedPageBreak/>
        <w:t>CUM-</w:t>
      </w:r>
      <w:r w:rsidR="00BB2E5D">
        <w:t>010</w:t>
      </w:r>
      <w:r w:rsidR="00B41A6F" w:rsidRPr="00744D4F">
        <w:t xml:space="preserve"> Permitir </w:t>
      </w:r>
      <w:r w:rsidR="00B41A6F">
        <w:t>Uso</w:t>
      </w:r>
      <w:r w:rsidR="00B41A6F" w:rsidRPr="00744D4F">
        <w:t xml:space="preserve"> de </w:t>
      </w:r>
      <w:r w:rsidR="00B41A6F">
        <w:t>Red Móvil</w:t>
      </w:r>
      <w:r w:rsidR="00B41A6F" w:rsidRPr="00744D4F">
        <w:t xml:space="preserve"> en </w:t>
      </w:r>
      <w:bookmarkEnd w:id="72"/>
      <w:r w:rsidR="00B41A6F">
        <w:t>D</w:t>
      </w:r>
      <w:r>
        <w:t>escargas</w:t>
      </w:r>
      <w:bookmarkEnd w:id="73"/>
    </w:p>
    <w:tbl>
      <w:tblPr>
        <w:tblW w:w="94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809"/>
        <w:gridCol w:w="7603"/>
      </w:tblGrid>
      <w:tr w:rsidR="009422A3" w:rsidTr="00744D4F">
        <w:trPr>
          <w:trHeight w:val="178"/>
          <w:jc w:val="center"/>
        </w:trPr>
        <w:tc>
          <w:tcPr>
            <w:tcW w:w="1809" w:type="dxa"/>
            <w:shd w:val="clear" w:color="auto" w:fill="E0E0E0"/>
            <w:vAlign w:val="center"/>
          </w:tcPr>
          <w:p w:rsidR="009422A3" w:rsidRPr="00744D4F" w:rsidRDefault="006034ED">
            <w:r w:rsidRPr="00744D4F">
              <w:t>Caso de Uso del Sistema</w:t>
            </w:r>
          </w:p>
        </w:tc>
        <w:tc>
          <w:tcPr>
            <w:tcW w:w="7603" w:type="dxa"/>
            <w:vAlign w:val="center"/>
          </w:tcPr>
          <w:p w:rsidR="009422A3" w:rsidRPr="00744D4F" w:rsidRDefault="006034ED">
            <w:pPr>
              <w:rPr>
                <w:sz w:val="20"/>
              </w:rPr>
            </w:pPr>
            <w:r w:rsidRPr="00744D4F">
              <w:rPr>
                <w:sz w:val="20"/>
              </w:rPr>
              <w:t>Permitir uso de red móvil en descargas</w:t>
            </w:r>
          </w:p>
        </w:tc>
      </w:tr>
      <w:tr w:rsidR="009422A3" w:rsidTr="00744D4F">
        <w:trPr>
          <w:jc w:val="center"/>
        </w:trPr>
        <w:tc>
          <w:tcPr>
            <w:tcW w:w="1809" w:type="dxa"/>
            <w:shd w:val="clear" w:color="auto" w:fill="E0E0E0"/>
            <w:vAlign w:val="center"/>
          </w:tcPr>
          <w:p w:rsidR="009422A3" w:rsidRDefault="006034ED">
            <w:r>
              <w:t>Actores</w:t>
            </w:r>
          </w:p>
        </w:tc>
        <w:tc>
          <w:tcPr>
            <w:tcW w:w="7603" w:type="dxa"/>
            <w:vAlign w:val="center"/>
          </w:tcPr>
          <w:p w:rsidR="009422A3" w:rsidRDefault="006034ED">
            <w:pPr>
              <w:rPr>
                <w:sz w:val="20"/>
                <w:szCs w:val="22"/>
                <w:lang w:eastAsia="en-US"/>
              </w:rPr>
            </w:pPr>
            <w:r>
              <w:rPr>
                <w:rFonts w:cs="Arial"/>
                <w:sz w:val="20"/>
              </w:rPr>
              <w:t>Usuario</w:t>
            </w:r>
            <w:r w:rsidR="00FB74E2">
              <w:rPr>
                <w:rFonts w:cs="Arial"/>
                <w:sz w:val="20"/>
              </w:rPr>
              <w:t xml:space="preserve"> móvil</w:t>
            </w:r>
          </w:p>
        </w:tc>
      </w:tr>
      <w:tr w:rsidR="009422A3" w:rsidTr="00744D4F">
        <w:trPr>
          <w:jc w:val="center"/>
        </w:trPr>
        <w:tc>
          <w:tcPr>
            <w:tcW w:w="1809" w:type="dxa"/>
            <w:shd w:val="clear" w:color="auto" w:fill="E0E0E0"/>
            <w:vAlign w:val="center"/>
          </w:tcPr>
          <w:p w:rsidR="009422A3" w:rsidRDefault="006034ED">
            <w:r>
              <w:t>Breve descripción</w:t>
            </w:r>
          </w:p>
        </w:tc>
        <w:tc>
          <w:tcPr>
            <w:tcW w:w="7603" w:type="dxa"/>
            <w:vAlign w:val="center"/>
          </w:tcPr>
          <w:p w:rsidR="009422A3" w:rsidRPr="00744D4F" w:rsidRDefault="006034ED">
            <w:pPr>
              <w:pStyle w:val="Table"/>
              <w:jc w:val="both"/>
              <w:rPr>
                <w:rFonts w:ascii="Arial" w:hAnsi="Arial"/>
                <w:sz w:val="20"/>
              </w:rPr>
            </w:pPr>
            <w:r w:rsidRPr="00744D4F">
              <w:rPr>
                <w:rFonts w:ascii="Arial" w:hAnsi="Arial"/>
                <w:sz w:val="20"/>
              </w:rPr>
              <w:t xml:space="preserve">Permite elegir si la red móvil </w:t>
            </w:r>
            <w:r w:rsidR="00F1165F">
              <w:rPr>
                <w:rFonts w:ascii="Arial" w:hAnsi="Arial"/>
                <w:sz w:val="20"/>
              </w:rPr>
              <w:t xml:space="preserve">(plan de datos) </w:t>
            </w:r>
            <w:r w:rsidRPr="00744D4F">
              <w:rPr>
                <w:rFonts w:ascii="Arial" w:hAnsi="Arial"/>
                <w:sz w:val="20"/>
              </w:rPr>
              <w:t>puede ser usada para descargas o no en el dispositivo móvil.</w:t>
            </w:r>
            <w:r w:rsidR="001968F2">
              <w:rPr>
                <w:rFonts w:ascii="Arial" w:hAnsi="Arial"/>
                <w:sz w:val="20"/>
              </w:rPr>
              <w:t xml:space="preserve"> </w:t>
            </w:r>
          </w:p>
        </w:tc>
      </w:tr>
      <w:tr w:rsidR="009422A3" w:rsidTr="00744D4F">
        <w:trPr>
          <w:jc w:val="center"/>
        </w:trPr>
        <w:tc>
          <w:tcPr>
            <w:tcW w:w="9412" w:type="dxa"/>
            <w:gridSpan w:val="2"/>
            <w:shd w:val="clear" w:color="auto" w:fill="E0E0E0"/>
          </w:tcPr>
          <w:p w:rsidR="009422A3" w:rsidRDefault="006034ED">
            <w:r>
              <w:t>Precondiciones</w:t>
            </w:r>
          </w:p>
        </w:tc>
      </w:tr>
      <w:tr w:rsidR="009422A3" w:rsidTr="00744D4F">
        <w:trPr>
          <w:jc w:val="center"/>
        </w:trPr>
        <w:tc>
          <w:tcPr>
            <w:tcW w:w="9412" w:type="dxa"/>
            <w:gridSpan w:val="2"/>
          </w:tcPr>
          <w:p w:rsidR="009422A3" w:rsidRPr="00744D4F" w:rsidRDefault="006034ED" w:rsidP="006034ED">
            <w:pPr>
              <w:pStyle w:val="ListParagraph1"/>
              <w:numPr>
                <w:ilvl w:val="0"/>
                <w:numId w:val="13"/>
              </w:numPr>
              <w:jc w:val="both"/>
              <w:rPr>
                <w:sz w:val="20"/>
              </w:rPr>
            </w:pPr>
            <w:r w:rsidRPr="00744D4F">
              <w:rPr>
                <w:sz w:val="20"/>
              </w:rPr>
              <w:t>El usuario se autenticó con éxito en la aplicación.</w:t>
            </w:r>
          </w:p>
        </w:tc>
      </w:tr>
      <w:tr w:rsidR="009422A3" w:rsidTr="00744D4F">
        <w:trPr>
          <w:jc w:val="center"/>
        </w:trPr>
        <w:tc>
          <w:tcPr>
            <w:tcW w:w="9412" w:type="dxa"/>
            <w:gridSpan w:val="2"/>
            <w:shd w:val="clear" w:color="auto" w:fill="E0E0E0"/>
          </w:tcPr>
          <w:p w:rsidR="009422A3" w:rsidRDefault="006034ED">
            <w:r>
              <w:t>Flujo básico</w:t>
            </w:r>
          </w:p>
        </w:tc>
      </w:tr>
      <w:tr w:rsidR="009422A3" w:rsidTr="00744D4F">
        <w:trPr>
          <w:jc w:val="center"/>
        </w:trPr>
        <w:tc>
          <w:tcPr>
            <w:tcW w:w="9412" w:type="dxa"/>
            <w:gridSpan w:val="2"/>
          </w:tcPr>
          <w:p w:rsidR="009422A3" w:rsidRPr="00744D4F" w:rsidRDefault="006034ED" w:rsidP="00D74392">
            <w:pPr>
              <w:pStyle w:val="ListParagraph1"/>
              <w:numPr>
                <w:ilvl w:val="0"/>
                <w:numId w:val="30"/>
              </w:numPr>
              <w:tabs>
                <w:tab w:val="left" w:pos="425"/>
              </w:tabs>
              <w:rPr>
                <w:sz w:val="20"/>
              </w:rPr>
            </w:pPr>
            <w:r w:rsidRPr="00744D4F">
              <w:rPr>
                <w:sz w:val="20"/>
              </w:rPr>
              <w:t>El usuario ingresa al aplicativo</w:t>
            </w:r>
            <w:r w:rsidR="00EF1B37" w:rsidRPr="00744D4F">
              <w:rPr>
                <w:sz w:val="20"/>
              </w:rPr>
              <w:t xml:space="preserve"> </w:t>
            </w:r>
            <w:r w:rsidR="00EF1B37">
              <w:rPr>
                <w:sz w:val="20"/>
              </w:rPr>
              <w:t>y</w:t>
            </w:r>
            <w:r>
              <w:rPr>
                <w:sz w:val="20"/>
              </w:rPr>
              <w:t xml:space="preserve"> </w:t>
            </w:r>
            <w:r w:rsidRPr="00744D4F">
              <w:rPr>
                <w:sz w:val="20"/>
              </w:rPr>
              <w:t>selecciona la opción configuraciones.</w:t>
            </w:r>
          </w:p>
          <w:p w:rsidR="009422A3" w:rsidRDefault="00EF1B37" w:rsidP="00D74392">
            <w:pPr>
              <w:pStyle w:val="ListParagraph1"/>
              <w:numPr>
                <w:ilvl w:val="0"/>
                <w:numId w:val="30"/>
              </w:numPr>
              <w:tabs>
                <w:tab w:val="left" w:pos="425"/>
              </w:tabs>
              <w:rPr>
                <w:sz w:val="20"/>
              </w:rPr>
            </w:pPr>
            <w:r w:rsidRPr="00744D4F">
              <w:rPr>
                <w:sz w:val="20"/>
              </w:rPr>
              <w:t xml:space="preserve">El usuario </w:t>
            </w:r>
            <w:r>
              <w:rPr>
                <w:sz w:val="20"/>
              </w:rPr>
              <w:t xml:space="preserve">marca permitir </w:t>
            </w:r>
            <w:r w:rsidR="006034ED" w:rsidRPr="00744D4F">
              <w:rPr>
                <w:sz w:val="20"/>
              </w:rPr>
              <w:t xml:space="preserve">“descargar a través de la red móvil” para </w:t>
            </w:r>
            <w:r w:rsidR="006034ED">
              <w:rPr>
                <w:sz w:val="20"/>
              </w:rPr>
              <w:t>la descarga de archivos.</w:t>
            </w:r>
          </w:p>
          <w:p w:rsidR="00EF1B37" w:rsidRDefault="00EF1B37" w:rsidP="00D74392">
            <w:pPr>
              <w:pStyle w:val="ListParagraph1"/>
              <w:numPr>
                <w:ilvl w:val="0"/>
                <w:numId w:val="30"/>
              </w:numPr>
              <w:tabs>
                <w:tab w:val="left" w:pos="425"/>
              </w:tabs>
              <w:rPr>
                <w:sz w:val="20"/>
              </w:rPr>
            </w:pPr>
            <w:r>
              <w:rPr>
                <w:sz w:val="20"/>
              </w:rPr>
              <w:t xml:space="preserve">El sistema permitirá </w:t>
            </w:r>
            <w:r w:rsidRPr="00744D4F">
              <w:rPr>
                <w:sz w:val="20"/>
              </w:rPr>
              <w:t xml:space="preserve">el uso de </w:t>
            </w:r>
            <w:r>
              <w:rPr>
                <w:sz w:val="20"/>
              </w:rPr>
              <w:t>la</w:t>
            </w:r>
            <w:r w:rsidRPr="00744D4F">
              <w:rPr>
                <w:sz w:val="20"/>
              </w:rPr>
              <w:t xml:space="preserve"> red móvil en la </w:t>
            </w:r>
            <w:r>
              <w:rPr>
                <w:sz w:val="20"/>
              </w:rPr>
              <w:t>ejecución de los siguientes casos de uso:</w:t>
            </w:r>
          </w:p>
          <w:p w:rsidR="00EF1B37" w:rsidRDefault="00EF1B37" w:rsidP="00145E1F">
            <w:pPr>
              <w:pStyle w:val="ListParagraph1"/>
              <w:numPr>
                <w:ilvl w:val="0"/>
                <w:numId w:val="85"/>
              </w:numPr>
              <w:tabs>
                <w:tab w:val="left" w:pos="425"/>
              </w:tabs>
              <w:spacing w:after="120"/>
              <w:rPr>
                <w:sz w:val="20"/>
              </w:rPr>
            </w:pPr>
            <w:r>
              <w:rPr>
                <w:sz w:val="20"/>
              </w:rPr>
              <w:t>CUM-005: Ver Archivos</w:t>
            </w:r>
          </w:p>
          <w:p w:rsidR="00EF1B37" w:rsidRPr="00744D4F" w:rsidRDefault="00EF1B37" w:rsidP="00744D4F">
            <w:pPr>
              <w:pStyle w:val="ListParagraph1"/>
              <w:numPr>
                <w:ilvl w:val="0"/>
                <w:numId w:val="85"/>
              </w:numPr>
              <w:tabs>
                <w:tab w:val="left" w:pos="425"/>
              </w:tabs>
              <w:rPr>
                <w:sz w:val="20"/>
              </w:rPr>
            </w:pPr>
            <w:r>
              <w:rPr>
                <w:sz w:val="20"/>
              </w:rPr>
              <w:t>CUM-006: Descargar Archivos</w:t>
            </w:r>
          </w:p>
        </w:tc>
      </w:tr>
      <w:tr w:rsidR="009422A3" w:rsidTr="00744D4F">
        <w:trPr>
          <w:jc w:val="center"/>
        </w:trPr>
        <w:tc>
          <w:tcPr>
            <w:tcW w:w="9412" w:type="dxa"/>
            <w:gridSpan w:val="2"/>
            <w:tcBorders>
              <w:bottom w:val="single" w:sz="4" w:space="0" w:color="auto"/>
            </w:tcBorders>
            <w:shd w:val="clear" w:color="auto" w:fill="E0E0E0"/>
          </w:tcPr>
          <w:p w:rsidR="009422A3" w:rsidRDefault="006034ED">
            <w:r>
              <w:t>Subflujos</w:t>
            </w:r>
          </w:p>
        </w:tc>
      </w:tr>
      <w:tr w:rsidR="009422A3" w:rsidTr="00744D4F">
        <w:trPr>
          <w:jc w:val="center"/>
        </w:trPr>
        <w:tc>
          <w:tcPr>
            <w:tcW w:w="9412" w:type="dxa"/>
            <w:gridSpan w:val="2"/>
          </w:tcPr>
          <w:p w:rsidR="009422A3" w:rsidRDefault="006034ED">
            <w:pPr>
              <w:snapToGrid w:val="0"/>
              <w:spacing w:line="100" w:lineRule="atLeast"/>
              <w:rPr>
                <w:rFonts w:cs="Arial"/>
                <w:color w:val="000000"/>
                <w:sz w:val="20"/>
              </w:rPr>
            </w:pPr>
            <w:r>
              <w:rPr>
                <w:rFonts w:cs="Arial"/>
                <w:color w:val="000000"/>
                <w:sz w:val="20"/>
              </w:rPr>
              <w:t>No aplica</w:t>
            </w:r>
          </w:p>
        </w:tc>
      </w:tr>
      <w:tr w:rsidR="009422A3" w:rsidTr="00744D4F">
        <w:trPr>
          <w:jc w:val="center"/>
        </w:trPr>
        <w:tc>
          <w:tcPr>
            <w:tcW w:w="9412" w:type="dxa"/>
            <w:gridSpan w:val="2"/>
            <w:shd w:val="clear" w:color="auto" w:fill="E0E0E0"/>
          </w:tcPr>
          <w:p w:rsidR="009422A3" w:rsidRDefault="006034ED">
            <w:r>
              <w:t>Flujos alternos</w:t>
            </w:r>
          </w:p>
        </w:tc>
      </w:tr>
      <w:tr w:rsidR="009422A3" w:rsidTr="00744D4F">
        <w:trPr>
          <w:jc w:val="center"/>
        </w:trPr>
        <w:tc>
          <w:tcPr>
            <w:tcW w:w="9412" w:type="dxa"/>
            <w:gridSpan w:val="2"/>
          </w:tcPr>
          <w:p w:rsidR="00EF1B37" w:rsidRPr="00744D4F" w:rsidRDefault="006034ED" w:rsidP="00744D4F">
            <w:pPr>
              <w:snapToGrid w:val="0"/>
              <w:spacing w:line="100" w:lineRule="atLeast"/>
              <w:rPr>
                <w:sz w:val="20"/>
              </w:rPr>
            </w:pPr>
            <w:r w:rsidRPr="00744D4F">
              <w:rPr>
                <w:color w:val="000000"/>
                <w:sz w:val="20"/>
              </w:rPr>
              <w:t xml:space="preserve">Flujo alterno </w:t>
            </w:r>
            <w:r w:rsidR="00EF1B37" w:rsidRPr="00744D4F">
              <w:rPr>
                <w:color w:val="000000"/>
                <w:sz w:val="20"/>
              </w:rPr>
              <w:t xml:space="preserve">1: </w:t>
            </w:r>
            <w:proofErr w:type="gramStart"/>
            <w:r w:rsidR="00EF1B37" w:rsidRPr="00744D4F">
              <w:rPr>
                <w:color w:val="000000"/>
                <w:sz w:val="20"/>
              </w:rPr>
              <w:t>Paso</w:t>
            </w:r>
            <w:proofErr w:type="gramEnd"/>
            <w:r w:rsidR="00EF1B37" w:rsidRPr="00744D4F">
              <w:rPr>
                <w:color w:val="000000"/>
                <w:sz w:val="20"/>
              </w:rPr>
              <w:t xml:space="preserve"> </w:t>
            </w:r>
            <w:r w:rsidR="00EF1B37" w:rsidRPr="00EF1B37">
              <w:rPr>
                <w:rFonts w:cs="Arial"/>
                <w:color w:val="000000"/>
                <w:sz w:val="20"/>
              </w:rPr>
              <w:t>2 del flujo básico</w:t>
            </w:r>
            <w:r w:rsidR="00EF1B37">
              <w:rPr>
                <w:rFonts w:cs="Arial"/>
                <w:color w:val="000000"/>
                <w:sz w:val="20"/>
              </w:rPr>
              <w:t xml:space="preserve">: </w:t>
            </w:r>
            <w:r w:rsidR="00EF1B37" w:rsidRPr="00744D4F">
              <w:rPr>
                <w:color w:val="000000"/>
                <w:sz w:val="20"/>
              </w:rPr>
              <w:t xml:space="preserve">El </w:t>
            </w:r>
            <w:r w:rsidR="00EF1B37" w:rsidRPr="00744D4F">
              <w:rPr>
                <w:sz w:val="20"/>
              </w:rPr>
              <w:t xml:space="preserve">usuario </w:t>
            </w:r>
            <w:r w:rsidR="00EF1B37">
              <w:rPr>
                <w:sz w:val="20"/>
              </w:rPr>
              <w:t>no marca permitir “</w:t>
            </w:r>
            <w:r w:rsidR="00EF1B37" w:rsidRPr="00744D4F">
              <w:rPr>
                <w:sz w:val="20"/>
              </w:rPr>
              <w:t xml:space="preserve">descargar </w:t>
            </w:r>
            <w:r w:rsidR="00EF1B37">
              <w:rPr>
                <w:sz w:val="20"/>
              </w:rPr>
              <w:t>a través de la red móvil”.</w:t>
            </w:r>
          </w:p>
          <w:p w:rsidR="00EF1B37" w:rsidRPr="00744D4F" w:rsidRDefault="00EF1B37" w:rsidP="00744D4F">
            <w:pPr>
              <w:numPr>
                <w:ilvl w:val="0"/>
                <w:numId w:val="86"/>
              </w:numPr>
              <w:snapToGrid w:val="0"/>
              <w:spacing w:line="100" w:lineRule="atLeast"/>
            </w:pPr>
            <w:r w:rsidRPr="00744D4F">
              <w:rPr>
                <w:sz w:val="20"/>
              </w:rPr>
              <w:t xml:space="preserve">El sistema </w:t>
            </w:r>
            <w:r>
              <w:rPr>
                <w:sz w:val="20"/>
              </w:rPr>
              <w:t>estará realizará</w:t>
            </w:r>
            <w:r w:rsidRPr="00744D4F">
              <w:rPr>
                <w:sz w:val="20"/>
              </w:rPr>
              <w:t xml:space="preserve"> los casos de uso CUM-</w:t>
            </w:r>
            <w:r w:rsidRPr="00EF1B37">
              <w:rPr>
                <w:sz w:val="20"/>
              </w:rPr>
              <w:t>005 Ver Archivos y CUM-006 Descargar Archivos</w:t>
            </w:r>
            <w:r>
              <w:rPr>
                <w:sz w:val="20"/>
              </w:rPr>
              <w:t xml:space="preserve">, únicamente cuando tenga conexión a </w:t>
            </w:r>
            <w:proofErr w:type="spellStart"/>
            <w:r>
              <w:rPr>
                <w:sz w:val="20"/>
              </w:rPr>
              <w:t>Wi</w:t>
            </w:r>
            <w:proofErr w:type="spellEnd"/>
            <w:r>
              <w:rPr>
                <w:sz w:val="20"/>
              </w:rPr>
              <w:t>-Fi</w:t>
            </w:r>
            <w:r w:rsidRPr="00744D4F">
              <w:rPr>
                <w:sz w:val="20"/>
              </w:rPr>
              <w:t>.</w:t>
            </w:r>
          </w:p>
        </w:tc>
      </w:tr>
      <w:tr w:rsidR="009422A3" w:rsidTr="00744D4F">
        <w:trPr>
          <w:trHeight w:val="135"/>
          <w:jc w:val="center"/>
        </w:trPr>
        <w:tc>
          <w:tcPr>
            <w:tcW w:w="9412" w:type="dxa"/>
            <w:gridSpan w:val="2"/>
            <w:shd w:val="clear" w:color="auto" w:fill="E0E0E0"/>
          </w:tcPr>
          <w:p w:rsidR="009422A3" w:rsidRDefault="006034ED">
            <w:r>
              <w:t>Postcondiciones</w:t>
            </w:r>
          </w:p>
        </w:tc>
      </w:tr>
      <w:tr w:rsidR="009422A3" w:rsidTr="00744D4F">
        <w:trPr>
          <w:trHeight w:val="135"/>
          <w:jc w:val="center"/>
        </w:trPr>
        <w:tc>
          <w:tcPr>
            <w:tcW w:w="9412" w:type="dxa"/>
            <w:gridSpan w:val="2"/>
          </w:tcPr>
          <w:p w:rsidR="009422A3" w:rsidRPr="00744D4F" w:rsidRDefault="006034ED">
            <w:pPr>
              <w:rPr>
                <w:sz w:val="20"/>
              </w:rPr>
            </w:pPr>
            <w:r w:rsidRPr="00744D4F">
              <w:rPr>
                <w:sz w:val="20"/>
              </w:rPr>
              <w:t>El dispositivo móvil se configuró para permitir (o no) las descargas usando la red móvil.</w:t>
            </w:r>
          </w:p>
        </w:tc>
      </w:tr>
      <w:tr w:rsidR="009422A3" w:rsidTr="00744D4F">
        <w:trPr>
          <w:jc w:val="center"/>
        </w:trPr>
        <w:tc>
          <w:tcPr>
            <w:tcW w:w="9412" w:type="dxa"/>
            <w:gridSpan w:val="2"/>
            <w:tcBorders>
              <w:bottom w:val="single" w:sz="4" w:space="0" w:color="auto"/>
            </w:tcBorders>
            <w:shd w:val="clear" w:color="auto" w:fill="E0E0E0"/>
          </w:tcPr>
          <w:p w:rsidR="009422A3" w:rsidRPr="00744D4F" w:rsidRDefault="006034ED">
            <w:r w:rsidRPr="00744D4F">
              <w:t>Puntos de extensión (extend) o de inclusión (include)</w:t>
            </w:r>
          </w:p>
        </w:tc>
      </w:tr>
      <w:tr w:rsidR="009422A3" w:rsidTr="00744D4F">
        <w:trPr>
          <w:jc w:val="center"/>
        </w:trPr>
        <w:tc>
          <w:tcPr>
            <w:tcW w:w="9412" w:type="dxa"/>
            <w:gridSpan w:val="2"/>
          </w:tcPr>
          <w:p w:rsidR="009422A3" w:rsidRDefault="006034ED">
            <w:pPr>
              <w:jc w:val="both"/>
              <w:rPr>
                <w:sz w:val="20"/>
              </w:rPr>
            </w:pPr>
            <w:r>
              <w:rPr>
                <w:sz w:val="20"/>
              </w:rPr>
              <w:t>No aplica</w:t>
            </w:r>
          </w:p>
        </w:tc>
      </w:tr>
      <w:tr w:rsidR="009422A3" w:rsidTr="00744D4F">
        <w:trPr>
          <w:jc w:val="center"/>
        </w:trPr>
        <w:tc>
          <w:tcPr>
            <w:tcW w:w="9412" w:type="dxa"/>
            <w:gridSpan w:val="2"/>
            <w:shd w:val="clear" w:color="auto" w:fill="E0E0E0"/>
          </w:tcPr>
          <w:p w:rsidR="009422A3" w:rsidRDefault="006034ED">
            <w:r>
              <w:t>Observaciones</w:t>
            </w:r>
          </w:p>
        </w:tc>
      </w:tr>
      <w:tr w:rsidR="009422A3" w:rsidTr="00744D4F">
        <w:trPr>
          <w:jc w:val="center"/>
        </w:trPr>
        <w:tc>
          <w:tcPr>
            <w:tcW w:w="9412" w:type="dxa"/>
            <w:gridSpan w:val="2"/>
            <w:shd w:val="clear" w:color="auto" w:fill="FFFFFF"/>
          </w:tcPr>
          <w:p w:rsidR="009422A3" w:rsidRPr="00744D4F" w:rsidRDefault="006034ED" w:rsidP="00EF1B37">
            <w:pPr>
              <w:jc w:val="both"/>
              <w:rPr>
                <w:sz w:val="20"/>
              </w:rPr>
            </w:pPr>
            <w:r w:rsidRPr="00744D4F">
              <w:rPr>
                <w:sz w:val="20"/>
              </w:rPr>
              <w:t xml:space="preserve">Por defecto, el aplicativo viene </w:t>
            </w:r>
            <w:r w:rsidR="00EF1B37">
              <w:rPr>
                <w:sz w:val="20"/>
              </w:rPr>
              <w:t>configurado</w:t>
            </w:r>
            <w:r w:rsidRPr="00744D4F">
              <w:rPr>
                <w:sz w:val="20"/>
              </w:rPr>
              <w:t xml:space="preserve"> para efectuar descargas </w:t>
            </w:r>
            <w:r w:rsidR="00EF1B37">
              <w:rPr>
                <w:sz w:val="20"/>
              </w:rPr>
              <w:t>solamente</w:t>
            </w:r>
            <w:r w:rsidRPr="00744D4F">
              <w:rPr>
                <w:sz w:val="20"/>
              </w:rPr>
              <w:t xml:space="preserve"> por </w:t>
            </w:r>
            <w:proofErr w:type="spellStart"/>
            <w:r w:rsidRPr="00744D4F">
              <w:rPr>
                <w:sz w:val="20"/>
              </w:rPr>
              <w:t>Wi</w:t>
            </w:r>
            <w:proofErr w:type="spellEnd"/>
            <w:r w:rsidRPr="00744D4F">
              <w:rPr>
                <w:sz w:val="20"/>
              </w:rPr>
              <w:t>-Fi</w:t>
            </w:r>
            <w:r w:rsidR="00EF1B37">
              <w:rPr>
                <w:sz w:val="20"/>
              </w:rPr>
              <w:t>.</w:t>
            </w:r>
          </w:p>
        </w:tc>
      </w:tr>
      <w:tr w:rsidR="009422A3" w:rsidTr="00744D4F">
        <w:trPr>
          <w:jc w:val="center"/>
        </w:trPr>
        <w:tc>
          <w:tcPr>
            <w:tcW w:w="9412" w:type="dxa"/>
            <w:gridSpan w:val="2"/>
            <w:shd w:val="clear" w:color="auto" w:fill="E0E0E0"/>
          </w:tcPr>
          <w:p w:rsidR="009422A3" w:rsidRDefault="006034ED">
            <w:r>
              <w:t>Pantallas asociadas</w:t>
            </w:r>
          </w:p>
        </w:tc>
      </w:tr>
      <w:tr w:rsidR="009422A3" w:rsidTr="00744D4F">
        <w:trPr>
          <w:jc w:val="center"/>
        </w:trPr>
        <w:tc>
          <w:tcPr>
            <w:tcW w:w="9412" w:type="dxa"/>
            <w:gridSpan w:val="2"/>
          </w:tcPr>
          <w:p w:rsidR="009422A3" w:rsidRDefault="006034ED">
            <w:pPr>
              <w:numPr>
                <w:ilvl w:val="0"/>
                <w:numId w:val="4"/>
              </w:numPr>
              <w:jc w:val="both"/>
              <w:rPr>
                <w:sz w:val="20"/>
              </w:rPr>
            </w:pPr>
            <w:r>
              <w:rPr>
                <w:sz w:val="20"/>
              </w:rPr>
              <w:t>PM-005</w:t>
            </w:r>
          </w:p>
        </w:tc>
      </w:tr>
    </w:tbl>
    <w:p w:rsidR="009422A3" w:rsidRDefault="009B1314">
      <w:pPr>
        <w:jc w:val="center"/>
      </w:pPr>
      <w:r>
        <w:lastRenderedPageBreak/>
        <w:pict>
          <v:shape id="_x0000_i1032" type="#_x0000_t75" style="width:198.45pt;height:401.95pt;visibility:visible;mso-wrap-style:square">
            <v:imagedata r:id="rId10" o:title="" croptop="18124f" cropbottom="11424f" cropleft="32395f" cropright="23101f"/>
          </v:shape>
        </w:pict>
      </w:r>
    </w:p>
    <w:p w:rsidR="009422A3" w:rsidRDefault="006034ED">
      <w:pPr>
        <w:jc w:val="center"/>
      </w:pPr>
      <w:r>
        <w:t>Wireframe PM-005</w:t>
      </w:r>
    </w:p>
    <w:p w:rsidR="009422A3" w:rsidRDefault="009422A3">
      <w:pPr>
        <w:jc w:val="center"/>
      </w:pPr>
    </w:p>
    <w:p w:rsidR="009422A3" w:rsidRDefault="006034ED">
      <w:pPr>
        <w:pStyle w:val="Titulo2"/>
        <w:numPr>
          <w:ilvl w:val="2"/>
          <w:numId w:val="3"/>
        </w:numPr>
        <w:pBdr>
          <w:top w:val="none" w:sz="0" w:space="0" w:color="auto"/>
        </w:pBdr>
        <w:tabs>
          <w:tab w:val="clear" w:pos="3839"/>
          <w:tab w:val="left" w:pos="851"/>
        </w:tabs>
      </w:pPr>
      <w:r>
        <w:br w:type="page"/>
      </w:r>
      <w:bookmarkStart w:id="74" w:name="_Toc418608692"/>
      <w:bookmarkStart w:id="75" w:name="_Toc419107491"/>
      <w:r w:rsidR="00BB2E5D">
        <w:lastRenderedPageBreak/>
        <w:t>CUM-011</w:t>
      </w:r>
      <w:r w:rsidR="00B41A6F">
        <w:t xml:space="preserve"> Cerrar </w:t>
      </w:r>
      <w:bookmarkEnd w:id="74"/>
      <w:r w:rsidR="00B41A6F">
        <w:t>S</w:t>
      </w:r>
      <w:r>
        <w:t>esión</w:t>
      </w:r>
      <w:bookmarkEnd w:id="75"/>
    </w:p>
    <w:tbl>
      <w:tblPr>
        <w:tblW w:w="94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809"/>
        <w:gridCol w:w="7603"/>
      </w:tblGrid>
      <w:tr w:rsidR="009422A3" w:rsidTr="00744D4F">
        <w:trPr>
          <w:trHeight w:val="178"/>
          <w:jc w:val="center"/>
        </w:trPr>
        <w:tc>
          <w:tcPr>
            <w:tcW w:w="1809" w:type="dxa"/>
            <w:shd w:val="clear" w:color="auto" w:fill="E0E0E0"/>
            <w:vAlign w:val="center"/>
          </w:tcPr>
          <w:p w:rsidR="009422A3" w:rsidRPr="00744D4F" w:rsidRDefault="006034ED">
            <w:r w:rsidRPr="00744D4F">
              <w:t>Caso de Uso del Sistema</w:t>
            </w:r>
          </w:p>
        </w:tc>
        <w:tc>
          <w:tcPr>
            <w:tcW w:w="7603" w:type="dxa"/>
            <w:vAlign w:val="center"/>
          </w:tcPr>
          <w:p w:rsidR="009422A3" w:rsidRDefault="006034ED">
            <w:pPr>
              <w:rPr>
                <w:sz w:val="20"/>
                <w:szCs w:val="22"/>
                <w:lang w:eastAsia="en-US"/>
              </w:rPr>
            </w:pPr>
            <w:r>
              <w:rPr>
                <w:sz w:val="20"/>
              </w:rPr>
              <w:t>Cerrar sesión</w:t>
            </w:r>
          </w:p>
        </w:tc>
      </w:tr>
      <w:tr w:rsidR="009422A3" w:rsidTr="00744D4F">
        <w:trPr>
          <w:jc w:val="center"/>
        </w:trPr>
        <w:tc>
          <w:tcPr>
            <w:tcW w:w="1809" w:type="dxa"/>
            <w:shd w:val="clear" w:color="auto" w:fill="E0E0E0"/>
            <w:vAlign w:val="center"/>
          </w:tcPr>
          <w:p w:rsidR="009422A3" w:rsidRDefault="006034ED">
            <w:r>
              <w:t>Actores</w:t>
            </w:r>
          </w:p>
        </w:tc>
        <w:tc>
          <w:tcPr>
            <w:tcW w:w="7603" w:type="dxa"/>
            <w:vAlign w:val="center"/>
          </w:tcPr>
          <w:p w:rsidR="009422A3" w:rsidRDefault="006034ED">
            <w:pPr>
              <w:rPr>
                <w:sz w:val="20"/>
                <w:szCs w:val="22"/>
                <w:lang w:eastAsia="en-US"/>
              </w:rPr>
            </w:pPr>
            <w:r>
              <w:rPr>
                <w:rFonts w:cs="Arial"/>
                <w:sz w:val="20"/>
              </w:rPr>
              <w:t>Usuario móvil</w:t>
            </w:r>
          </w:p>
        </w:tc>
      </w:tr>
      <w:tr w:rsidR="009422A3" w:rsidTr="00744D4F">
        <w:trPr>
          <w:jc w:val="center"/>
        </w:trPr>
        <w:tc>
          <w:tcPr>
            <w:tcW w:w="1809" w:type="dxa"/>
            <w:shd w:val="clear" w:color="auto" w:fill="E0E0E0"/>
            <w:vAlign w:val="center"/>
          </w:tcPr>
          <w:p w:rsidR="009422A3" w:rsidRDefault="006034ED">
            <w:r>
              <w:t>Breve descripción</w:t>
            </w:r>
          </w:p>
        </w:tc>
        <w:tc>
          <w:tcPr>
            <w:tcW w:w="7603" w:type="dxa"/>
            <w:vAlign w:val="center"/>
          </w:tcPr>
          <w:p w:rsidR="009422A3" w:rsidRPr="00744D4F" w:rsidRDefault="006034ED">
            <w:pPr>
              <w:rPr>
                <w:sz w:val="20"/>
              </w:rPr>
            </w:pPr>
            <w:r w:rsidRPr="00744D4F">
              <w:rPr>
                <w:sz w:val="20"/>
              </w:rPr>
              <w:t>Permite al usuario terminar su sesión actual</w:t>
            </w:r>
            <w:r w:rsidR="004909A9">
              <w:rPr>
                <w:rFonts w:cs="Arial"/>
                <w:sz w:val="20"/>
              </w:rPr>
              <w:t>, con lo que se eliminan todos sus datos referente a la aplicación del dispositivo móvil</w:t>
            </w:r>
            <w:r w:rsidR="004909A9" w:rsidRPr="00744D4F">
              <w:rPr>
                <w:sz w:val="20"/>
              </w:rPr>
              <w:t>.</w:t>
            </w:r>
          </w:p>
        </w:tc>
      </w:tr>
      <w:tr w:rsidR="009422A3" w:rsidTr="00744D4F">
        <w:trPr>
          <w:jc w:val="center"/>
        </w:trPr>
        <w:tc>
          <w:tcPr>
            <w:tcW w:w="9412" w:type="dxa"/>
            <w:gridSpan w:val="2"/>
            <w:shd w:val="clear" w:color="auto" w:fill="E0E0E0"/>
          </w:tcPr>
          <w:p w:rsidR="009422A3" w:rsidRDefault="006034ED">
            <w:r>
              <w:t>Precondiciones</w:t>
            </w:r>
          </w:p>
        </w:tc>
      </w:tr>
      <w:tr w:rsidR="009422A3" w:rsidTr="00744D4F">
        <w:trPr>
          <w:jc w:val="center"/>
        </w:trPr>
        <w:tc>
          <w:tcPr>
            <w:tcW w:w="9412" w:type="dxa"/>
            <w:gridSpan w:val="2"/>
          </w:tcPr>
          <w:p w:rsidR="009422A3" w:rsidRPr="00744D4F" w:rsidRDefault="006034ED">
            <w:pPr>
              <w:numPr>
                <w:ilvl w:val="0"/>
                <w:numId w:val="4"/>
              </w:numPr>
              <w:jc w:val="both"/>
              <w:rPr>
                <w:sz w:val="20"/>
              </w:rPr>
            </w:pPr>
            <w:r w:rsidRPr="00744D4F">
              <w:rPr>
                <w:sz w:val="20"/>
              </w:rPr>
              <w:t>El usuario se autenticó con éxito en la aplicación.</w:t>
            </w:r>
          </w:p>
        </w:tc>
      </w:tr>
      <w:tr w:rsidR="009422A3" w:rsidTr="00744D4F">
        <w:trPr>
          <w:jc w:val="center"/>
        </w:trPr>
        <w:tc>
          <w:tcPr>
            <w:tcW w:w="9412" w:type="dxa"/>
            <w:gridSpan w:val="2"/>
            <w:shd w:val="clear" w:color="auto" w:fill="E0E0E0"/>
          </w:tcPr>
          <w:p w:rsidR="009422A3" w:rsidRDefault="006034ED">
            <w:r>
              <w:t>Flujo básico</w:t>
            </w:r>
          </w:p>
        </w:tc>
      </w:tr>
      <w:tr w:rsidR="009422A3" w:rsidTr="00744D4F">
        <w:trPr>
          <w:jc w:val="center"/>
        </w:trPr>
        <w:tc>
          <w:tcPr>
            <w:tcW w:w="9412" w:type="dxa"/>
            <w:gridSpan w:val="2"/>
          </w:tcPr>
          <w:p w:rsidR="009422A3" w:rsidRPr="00744D4F" w:rsidRDefault="006034ED" w:rsidP="00D74392">
            <w:pPr>
              <w:pStyle w:val="ListParagraph1"/>
              <w:numPr>
                <w:ilvl w:val="0"/>
                <w:numId w:val="31"/>
              </w:numPr>
              <w:tabs>
                <w:tab w:val="left" w:pos="360"/>
              </w:tabs>
              <w:rPr>
                <w:sz w:val="20"/>
              </w:rPr>
            </w:pPr>
            <w:r w:rsidRPr="00744D4F">
              <w:rPr>
                <w:sz w:val="20"/>
              </w:rPr>
              <w:t xml:space="preserve">El usuario selecciona la </w:t>
            </w:r>
            <w:r w:rsidR="004909A9">
              <w:rPr>
                <w:sz w:val="20"/>
              </w:rPr>
              <w:t>opción</w:t>
            </w:r>
            <w:r w:rsidRPr="00744D4F">
              <w:rPr>
                <w:sz w:val="20"/>
              </w:rPr>
              <w:t xml:space="preserve"> de cerrar sesión.</w:t>
            </w:r>
          </w:p>
          <w:p w:rsidR="009422A3" w:rsidRPr="00744D4F" w:rsidRDefault="006034ED" w:rsidP="00D74392">
            <w:pPr>
              <w:pStyle w:val="ListParagraph1"/>
              <w:numPr>
                <w:ilvl w:val="0"/>
                <w:numId w:val="31"/>
              </w:numPr>
              <w:tabs>
                <w:tab w:val="left" w:pos="360"/>
              </w:tabs>
              <w:rPr>
                <w:sz w:val="20"/>
              </w:rPr>
            </w:pPr>
            <w:r w:rsidRPr="00744D4F">
              <w:rPr>
                <w:sz w:val="20"/>
              </w:rPr>
              <w:t>El sistema termina la sesión.</w:t>
            </w:r>
            <w:ins w:id="76" w:author="Albatrino Aza, Giuseppe Martin" w:date="2015-05-14T09:40:00Z">
              <w:r w:rsidR="00F1165F">
                <w:rPr>
                  <w:sz w:val="20"/>
                </w:rPr>
                <w:t xml:space="preserve"> No debe borrar los archivos descargados.</w:t>
              </w:r>
            </w:ins>
          </w:p>
          <w:p w:rsidR="009422A3" w:rsidRPr="00744D4F" w:rsidRDefault="006034ED" w:rsidP="00D74392">
            <w:pPr>
              <w:pStyle w:val="ListParagraph1"/>
              <w:numPr>
                <w:ilvl w:val="0"/>
                <w:numId w:val="31"/>
              </w:numPr>
              <w:tabs>
                <w:tab w:val="left" w:pos="360"/>
              </w:tabs>
              <w:rPr>
                <w:sz w:val="20"/>
              </w:rPr>
            </w:pPr>
            <w:r w:rsidRPr="00744D4F">
              <w:rPr>
                <w:sz w:val="20"/>
              </w:rPr>
              <w:t>El sistema muestra la pantalla de login.</w:t>
            </w:r>
          </w:p>
        </w:tc>
      </w:tr>
      <w:tr w:rsidR="009422A3" w:rsidTr="00744D4F">
        <w:trPr>
          <w:jc w:val="center"/>
        </w:trPr>
        <w:tc>
          <w:tcPr>
            <w:tcW w:w="9412" w:type="dxa"/>
            <w:gridSpan w:val="2"/>
            <w:tcBorders>
              <w:bottom w:val="single" w:sz="4" w:space="0" w:color="auto"/>
            </w:tcBorders>
            <w:shd w:val="clear" w:color="auto" w:fill="E0E0E0"/>
          </w:tcPr>
          <w:p w:rsidR="009422A3" w:rsidRDefault="006034ED">
            <w:r>
              <w:t>Subflujos</w:t>
            </w:r>
          </w:p>
        </w:tc>
      </w:tr>
      <w:tr w:rsidR="009422A3" w:rsidTr="00744D4F">
        <w:trPr>
          <w:jc w:val="center"/>
        </w:trPr>
        <w:tc>
          <w:tcPr>
            <w:tcW w:w="9412" w:type="dxa"/>
            <w:gridSpan w:val="2"/>
          </w:tcPr>
          <w:p w:rsidR="009422A3" w:rsidRDefault="006034ED">
            <w:pPr>
              <w:jc w:val="both"/>
              <w:rPr>
                <w:sz w:val="20"/>
              </w:rPr>
            </w:pPr>
            <w:r>
              <w:rPr>
                <w:sz w:val="20"/>
              </w:rPr>
              <w:t>No aplica</w:t>
            </w:r>
          </w:p>
        </w:tc>
      </w:tr>
      <w:tr w:rsidR="009422A3" w:rsidTr="00744D4F">
        <w:trPr>
          <w:jc w:val="center"/>
        </w:trPr>
        <w:tc>
          <w:tcPr>
            <w:tcW w:w="9412" w:type="dxa"/>
            <w:gridSpan w:val="2"/>
            <w:shd w:val="clear" w:color="auto" w:fill="E0E0E0"/>
          </w:tcPr>
          <w:p w:rsidR="009422A3" w:rsidRDefault="006034ED">
            <w:r>
              <w:t>Flujos alternos</w:t>
            </w:r>
          </w:p>
        </w:tc>
      </w:tr>
      <w:tr w:rsidR="009422A3" w:rsidTr="00744D4F">
        <w:trPr>
          <w:jc w:val="center"/>
        </w:trPr>
        <w:tc>
          <w:tcPr>
            <w:tcW w:w="9412" w:type="dxa"/>
            <w:gridSpan w:val="2"/>
          </w:tcPr>
          <w:p w:rsidR="009422A3" w:rsidRDefault="006034ED">
            <w:pPr>
              <w:pStyle w:val="ListParagraph1"/>
              <w:ind w:left="0"/>
              <w:jc w:val="both"/>
            </w:pPr>
            <w:r>
              <w:rPr>
                <w:sz w:val="20"/>
              </w:rPr>
              <w:t>No aplica</w:t>
            </w:r>
          </w:p>
        </w:tc>
      </w:tr>
      <w:tr w:rsidR="009422A3" w:rsidTr="00744D4F">
        <w:trPr>
          <w:trHeight w:val="135"/>
          <w:jc w:val="center"/>
        </w:trPr>
        <w:tc>
          <w:tcPr>
            <w:tcW w:w="9412" w:type="dxa"/>
            <w:gridSpan w:val="2"/>
            <w:shd w:val="clear" w:color="auto" w:fill="E0E0E0"/>
          </w:tcPr>
          <w:p w:rsidR="009422A3" w:rsidRDefault="006034ED">
            <w:r>
              <w:t>Postcondiciones</w:t>
            </w:r>
          </w:p>
        </w:tc>
      </w:tr>
      <w:tr w:rsidR="009422A3" w:rsidTr="00744D4F">
        <w:trPr>
          <w:trHeight w:val="135"/>
          <w:jc w:val="center"/>
        </w:trPr>
        <w:tc>
          <w:tcPr>
            <w:tcW w:w="9412" w:type="dxa"/>
            <w:gridSpan w:val="2"/>
          </w:tcPr>
          <w:p w:rsidR="009422A3" w:rsidRPr="00744D4F" w:rsidRDefault="006034ED">
            <w:pPr>
              <w:pStyle w:val="ListParagraph1"/>
              <w:tabs>
                <w:tab w:val="left" w:pos="425"/>
              </w:tabs>
              <w:ind w:left="0"/>
              <w:jc w:val="both"/>
              <w:rPr>
                <w:sz w:val="20"/>
              </w:rPr>
            </w:pPr>
            <w:r w:rsidRPr="00744D4F">
              <w:rPr>
                <w:sz w:val="20"/>
              </w:rPr>
              <w:t>El usuario ha cerrado sesión satisfactoriamente.</w:t>
            </w:r>
          </w:p>
        </w:tc>
      </w:tr>
      <w:tr w:rsidR="009422A3" w:rsidTr="00744D4F">
        <w:trPr>
          <w:jc w:val="center"/>
        </w:trPr>
        <w:tc>
          <w:tcPr>
            <w:tcW w:w="9412" w:type="dxa"/>
            <w:gridSpan w:val="2"/>
            <w:tcBorders>
              <w:bottom w:val="single" w:sz="4" w:space="0" w:color="auto"/>
            </w:tcBorders>
            <w:shd w:val="clear" w:color="auto" w:fill="E0E0E0"/>
          </w:tcPr>
          <w:p w:rsidR="009422A3" w:rsidRPr="00744D4F" w:rsidRDefault="006034ED">
            <w:r w:rsidRPr="00744D4F">
              <w:t>Puntos de extensión (extend) o de inclusión (include)</w:t>
            </w:r>
          </w:p>
        </w:tc>
      </w:tr>
      <w:tr w:rsidR="009422A3" w:rsidTr="00744D4F">
        <w:trPr>
          <w:jc w:val="center"/>
        </w:trPr>
        <w:tc>
          <w:tcPr>
            <w:tcW w:w="9412" w:type="dxa"/>
            <w:gridSpan w:val="2"/>
          </w:tcPr>
          <w:p w:rsidR="009422A3" w:rsidRDefault="006034ED">
            <w:pPr>
              <w:jc w:val="both"/>
              <w:rPr>
                <w:sz w:val="20"/>
              </w:rPr>
            </w:pPr>
            <w:r>
              <w:rPr>
                <w:sz w:val="20"/>
              </w:rPr>
              <w:t>No aplica</w:t>
            </w:r>
          </w:p>
        </w:tc>
      </w:tr>
      <w:tr w:rsidR="009422A3" w:rsidTr="00744D4F">
        <w:trPr>
          <w:jc w:val="center"/>
        </w:trPr>
        <w:tc>
          <w:tcPr>
            <w:tcW w:w="9412" w:type="dxa"/>
            <w:gridSpan w:val="2"/>
            <w:shd w:val="clear" w:color="auto" w:fill="E0E0E0"/>
          </w:tcPr>
          <w:p w:rsidR="009422A3" w:rsidRDefault="006034ED">
            <w:r>
              <w:t>Observaciones</w:t>
            </w:r>
          </w:p>
        </w:tc>
      </w:tr>
      <w:tr w:rsidR="009422A3" w:rsidTr="00744D4F">
        <w:trPr>
          <w:jc w:val="center"/>
        </w:trPr>
        <w:tc>
          <w:tcPr>
            <w:tcW w:w="9412" w:type="dxa"/>
            <w:gridSpan w:val="2"/>
            <w:shd w:val="clear" w:color="auto" w:fill="FFFFFF"/>
          </w:tcPr>
          <w:p w:rsidR="009422A3" w:rsidRDefault="006034ED">
            <w:pPr>
              <w:jc w:val="both"/>
              <w:rPr>
                <w:sz w:val="20"/>
              </w:rPr>
            </w:pPr>
            <w:r>
              <w:rPr>
                <w:sz w:val="20"/>
              </w:rPr>
              <w:t>No aplica</w:t>
            </w:r>
          </w:p>
        </w:tc>
      </w:tr>
      <w:tr w:rsidR="009422A3" w:rsidTr="00744D4F">
        <w:trPr>
          <w:jc w:val="center"/>
        </w:trPr>
        <w:tc>
          <w:tcPr>
            <w:tcW w:w="9412" w:type="dxa"/>
            <w:gridSpan w:val="2"/>
            <w:shd w:val="clear" w:color="auto" w:fill="E0E0E0"/>
          </w:tcPr>
          <w:p w:rsidR="009422A3" w:rsidRDefault="006034ED">
            <w:r>
              <w:t>Pantallas asociadas</w:t>
            </w:r>
          </w:p>
        </w:tc>
      </w:tr>
      <w:tr w:rsidR="009422A3" w:rsidTr="00744D4F">
        <w:trPr>
          <w:jc w:val="center"/>
        </w:trPr>
        <w:tc>
          <w:tcPr>
            <w:tcW w:w="9412" w:type="dxa"/>
            <w:gridSpan w:val="2"/>
          </w:tcPr>
          <w:p w:rsidR="009422A3" w:rsidRDefault="006034ED">
            <w:pPr>
              <w:jc w:val="both"/>
              <w:rPr>
                <w:sz w:val="20"/>
              </w:rPr>
            </w:pPr>
            <w:r>
              <w:rPr>
                <w:sz w:val="20"/>
              </w:rPr>
              <w:t>No aplica</w:t>
            </w:r>
          </w:p>
        </w:tc>
      </w:tr>
    </w:tbl>
    <w:p w:rsidR="009422A3" w:rsidRDefault="009422A3">
      <w:pPr>
        <w:jc w:val="center"/>
      </w:pPr>
    </w:p>
    <w:p w:rsidR="009422A3" w:rsidRDefault="00F125AD">
      <w:pPr>
        <w:pStyle w:val="Titulo2"/>
        <w:pBdr>
          <w:top w:val="none" w:sz="0" w:space="0" w:color="auto"/>
        </w:pBdr>
        <w:tabs>
          <w:tab w:val="clear" w:pos="3839"/>
        </w:tabs>
        <w:ind w:left="1416" w:hanging="1416"/>
      </w:pPr>
      <w:bookmarkStart w:id="77" w:name="_Toc418009837"/>
      <w:r>
        <w:br w:type="page"/>
      </w:r>
      <w:bookmarkStart w:id="78" w:name="_Toc419107492"/>
      <w:bookmarkStart w:id="79" w:name="_Toc418608693"/>
      <w:r w:rsidR="006034ED">
        <w:lastRenderedPageBreak/>
        <w:t>Administrador Web</w:t>
      </w:r>
      <w:bookmarkEnd w:id="77"/>
      <w:bookmarkEnd w:id="78"/>
      <w:bookmarkEnd w:id="79"/>
    </w:p>
    <w:p w:rsidR="009422A3" w:rsidRDefault="006034ED" w:rsidP="00D74392">
      <w:pPr>
        <w:pStyle w:val="Titulo2"/>
        <w:numPr>
          <w:ilvl w:val="2"/>
          <w:numId w:val="32"/>
        </w:numPr>
        <w:pBdr>
          <w:top w:val="none" w:sz="0" w:space="0" w:color="auto"/>
        </w:pBdr>
        <w:tabs>
          <w:tab w:val="clear" w:pos="3839"/>
          <w:tab w:val="left" w:pos="851"/>
        </w:tabs>
      </w:pPr>
      <w:bookmarkStart w:id="80" w:name="_Toc418070785"/>
      <w:bookmarkStart w:id="81" w:name="_Toc419107493"/>
      <w:bookmarkStart w:id="82" w:name="_Toc418608694"/>
      <w:r>
        <w:t>CUW-001 Iniciar sesión</w:t>
      </w:r>
      <w:bookmarkEnd w:id="80"/>
      <w:bookmarkEnd w:id="81"/>
      <w:bookmarkEnd w:id="82"/>
    </w:p>
    <w:tbl>
      <w:tblPr>
        <w:tblW w:w="94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809"/>
        <w:gridCol w:w="7603"/>
      </w:tblGrid>
      <w:tr w:rsidR="009422A3" w:rsidTr="00744D4F">
        <w:trPr>
          <w:trHeight w:val="178"/>
          <w:jc w:val="center"/>
        </w:trPr>
        <w:tc>
          <w:tcPr>
            <w:tcW w:w="1809" w:type="dxa"/>
            <w:shd w:val="clear" w:color="auto" w:fill="E0E0E0"/>
            <w:vAlign w:val="center"/>
          </w:tcPr>
          <w:p w:rsidR="009422A3" w:rsidRPr="00744D4F" w:rsidRDefault="006034ED">
            <w:r w:rsidRPr="00744D4F">
              <w:t>Caso de Uso del Sistema</w:t>
            </w:r>
          </w:p>
        </w:tc>
        <w:tc>
          <w:tcPr>
            <w:tcW w:w="7603" w:type="dxa"/>
            <w:vAlign w:val="center"/>
          </w:tcPr>
          <w:p w:rsidR="009422A3" w:rsidRDefault="006034ED">
            <w:pPr>
              <w:rPr>
                <w:sz w:val="20"/>
                <w:szCs w:val="22"/>
                <w:lang w:eastAsia="en-US"/>
              </w:rPr>
            </w:pPr>
            <w:r>
              <w:rPr>
                <w:sz w:val="20"/>
                <w:szCs w:val="22"/>
                <w:lang w:eastAsia="en-US"/>
              </w:rPr>
              <w:t>Iniciar Sesión</w:t>
            </w:r>
          </w:p>
        </w:tc>
      </w:tr>
      <w:tr w:rsidR="009422A3" w:rsidTr="00744D4F">
        <w:trPr>
          <w:jc w:val="center"/>
        </w:trPr>
        <w:tc>
          <w:tcPr>
            <w:tcW w:w="1809" w:type="dxa"/>
            <w:shd w:val="clear" w:color="auto" w:fill="E0E0E0"/>
            <w:vAlign w:val="center"/>
          </w:tcPr>
          <w:p w:rsidR="009422A3" w:rsidRDefault="006034ED">
            <w:r>
              <w:t>Actores</w:t>
            </w:r>
          </w:p>
        </w:tc>
        <w:tc>
          <w:tcPr>
            <w:tcW w:w="7603" w:type="dxa"/>
            <w:vAlign w:val="center"/>
          </w:tcPr>
          <w:p w:rsidR="009422A3" w:rsidRPr="00744D4F" w:rsidRDefault="006034ED">
            <w:pPr>
              <w:rPr>
                <w:sz w:val="20"/>
              </w:rPr>
            </w:pPr>
            <w:r w:rsidRPr="00744D4F">
              <w:rPr>
                <w:sz w:val="20"/>
              </w:rPr>
              <w:t xml:space="preserve">Administrador (Administrador </w:t>
            </w:r>
            <w:proofErr w:type="spellStart"/>
            <w:r w:rsidRPr="00744D4F">
              <w:rPr>
                <w:sz w:val="20"/>
              </w:rPr>
              <w:t>Corp</w:t>
            </w:r>
            <w:proofErr w:type="spellEnd"/>
            <w:r w:rsidRPr="00744D4F">
              <w:rPr>
                <w:sz w:val="20"/>
              </w:rPr>
              <w:t>, Administrador UN)</w:t>
            </w:r>
          </w:p>
        </w:tc>
      </w:tr>
      <w:tr w:rsidR="009422A3" w:rsidTr="00744D4F">
        <w:trPr>
          <w:jc w:val="center"/>
        </w:trPr>
        <w:tc>
          <w:tcPr>
            <w:tcW w:w="1809" w:type="dxa"/>
            <w:shd w:val="clear" w:color="auto" w:fill="E0E0E0"/>
            <w:vAlign w:val="center"/>
          </w:tcPr>
          <w:p w:rsidR="009422A3" w:rsidRDefault="006034ED">
            <w:r>
              <w:t>Breve descripción</w:t>
            </w:r>
          </w:p>
        </w:tc>
        <w:tc>
          <w:tcPr>
            <w:tcW w:w="7603" w:type="dxa"/>
            <w:vAlign w:val="center"/>
          </w:tcPr>
          <w:p w:rsidR="009422A3" w:rsidRPr="00744D4F" w:rsidRDefault="006034ED">
            <w:pPr>
              <w:rPr>
                <w:sz w:val="20"/>
              </w:rPr>
            </w:pPr>
            <w:r w:rsidRPr="00744D4F">
              <w:rPr>
                <w:sz w:val="20"/>
              </w:rPr>
              <w:t>Permite al usuario ingresar al sistema de administración web.</w:t>
            </w:r>
          </w:p>
        </w:tc>
      </w:tr>
      <w:tr w:rsidR="009422A3" w:rsidTr="00744D4F">
        <w:trPr>
          <w:jc w:val="center"/>
        </w:trPr>
        <w:tc>
          <w:tcPr>
            <w:tcW w:w="9412" w:type="dxa"/>
            <w:gridSpan w:val="2"/>
            <w:shd w:val="clear" w:color="auto" w:fill="E0E0E0"/>
          </w:tcPr>
          <w:p w:rsidR="009422A3" w:rsidRDefault="006034ED">
            <w:r>
              <w:t>Precondiciones</w:t>
            </w:r>
          </w:p>
        </w:tc>
      </w:tr>
      <w:tr w:rsidR="009422A3" w:rsidTr="00744D4F">
        <w:trPr>
          <w:jc w:val="center"/>
        </w:trPr>
        <w:tc>
          <w:tcPr>
            <w:tcW w:w="9412" w:type="dxa"/>
            <w:gridSpan w:val="2"/>
          </w:tcPr>
          <w:p w:rsidR="009422A3" w:rsidRPr="00744D4F" w:rsidRDefault="006034ED" w:rsidP="006034ED">
            <w:pPr>
              <w:pStyle w:val="ListParagraph11"/>
              <w:numPr>
                <w:ilvl w:val="0"/>
                <w:numId w:val="13"/>
              </w:numPr>
              <w:jc w:val="both"/>
              <w:rPr>
                <w:sz w:val="20"/>
              </w:rPr>
            </w:pPr>
            <w:r w:rsidRPr="00744D4F">
              <w:rPr>
                <w:sz w:val="20"/>
              </w:rPr>
              <w:t xml:space="preserve">El usuario debe estar previamente registrado en el Active </w:t>
            </w:r>
            <w:proofErr w:type="spellStart"/>
            <w:r w:rsidRPr="00744D4F">
              <w:rPr>
                <w:sz w:val="20"/>
              </w:rPr>
              <w:t>Directory</w:t>
            </w:r>
            <w:proofErr w:type="spellEnd"/>
            <w:r w:rsidRPr="00744D4F">
              <w:rPr>
                <w:sz w:val="20"/>
              </w:rPr>
              <w:t xml:space="preserve"> de la organización.</w:t>
            </w:r>
          </w:p>
          <w:p w:rsidR="009422A3" w:rsidRPr="00744D4F" w:rsidRDefault="006034ED" w:rsidP="006034ED">
            <w:pPr>
              <w:pStyle w:val="ListParagraph11"/>
              <w:numPr>
                <w:ilvl w:val="0"/>
                <w:numId w:val="13"/>
              </w:numPr>
              <w:jc w:val="both"/>
              <w:rPr>
                <w:sz w:val="20"/>
              </w:rPr>
            </w:pPr>
            <w:r w:rsidRPr="00744D4F">
              <w:rPr>
                <w:sz w:val="20"/>
              </w:rPr>
              <w:t>El sistema debe tener acceso al Servicio Web expuesto para realizar la validación.</w:t>
            </w:r>
          </w:p>
        </w:tc>
      </w:tr>
      <w:tr w:rsidR="009422A3" w:rsidTr="00744D4F">
        <w:trPr>
          <w:jc w:val="center"/>
        </w:trPr>
        <w:tc>
          <w:tcPr>
            <w:tcW w:w="9412" w:type="dxa"/>
            <w:gridSpan w:val="2"/>
            <w:shd w:val="clear" w:color="auto" w:fill="E0E0E0"/>
          </w:tcPr>
          <w:p w:rsidR="009422A3" w:rsidRDefault="006034ED">
            <w:r>
              <w:t>Flujo básico</w:t>
            </w:r>
          </w:p>
        </w:tc>
      </w:tr>
      <w:tr w:rsidR="009422A3" w:rsidTr="00744D4F">
        <w:trPr>
          <w:jc w:val="center"/>
        </w:trPr>
        <w:tc>
          <w:tcPr>
            <w:tcW w:w="9412" w:type="dxa"/>
            <w:gridSpan w:val="2"/>
          </w:tcPr>
          <w:p w:rsidR="009422A3" w:rsidRPr="00744D4F" w:rsidRDefault="006034ED" w:rsidP="00D74392">
            <w:pPr>
              <w:numPr>
                <w:ilvl w:val="0"/>
                <w:numId w:val="33"/>
              </w:numPr>
              <w:rPr>
                <w:sz w:val="20"/>
              </w:rPr>
            </w:pPr>
            <w:r w:rsidRPr="00744D4F">
              <w:rPr>
                <w:sz w:val="20"/>
              </w:rPr>
              <w:t>El sistema muestra el formulario “Iniciar Sesión”</w:t>
            </w:r>
            <w:r w:rsidRPr="00744D4F">
              <w:rPr>
                <w:b/>
                <w:sz w:val="20"/>
              </w:rPr>
              <w:t xml:space="preserve"> </w:t>
            </w:r>
            <w:r w:rsidRPr="00744D4F">
              <w:rPr>
                <w:sz w:val="20"/>
              </w:rPr>
              <w:t xml:space="preserve">con los campos “Usuario”, “Clave”, “País” y </w:t>
            </w:r>
            <w:r w:rsidR="00DF4BCA">
              <w:rPr>
                <w:sz w:val="20"/>
              </w:rPr>
              <w:t>la opción</w:t>
            </w:r>
            <w:r w:rsidRPr="00744D4F">
              <w:rPr>
                <w:sz w:val="20"/>
              </w:rPr>
              <w:t xml:space="preserve"> “Ingresar</w:t>
            </w:r>
            <w:r>
              <w:rPr>
                <w:sz w:val="20"/>
              </w:rPr>
              <w:t>”.</w:t>
            </w:r>
            <w:r w:rsidR="00DF4BCA">
              <w:rPr>
                <w:sz w:val="20"/>
              </w:rPr>
              <w:t xml:space="preserve"> </w:t>
            </w:r>
            <w:r w:rsidR="00DF4BCA">
              <w:rPr>
                <w:b/>
                <w:bCs/>
                <w:sz w:val="20"/>
              </w:rPr>
              <w:t>(PW-001)</w:t>
            </w:r>
          </w:p>
          <w:p w:rsidR="009422A3" w:rsidRPr="00744D4F" w:rsidRDefault="006034ED" w:rsidP="00D74392">
            <w:pPr>
              <w:numPr>
                <w:ilvl w:val="0"/>
                <w:numId w:val="33"/>
              </w:numPr>
              <w:rPr>
                <w:sz w:val="20"/>
              </w:rPr>
            </w:pPr>
            <w:r w:rsidRPr="00744D4F">
              <w:rPr>
                <w:sz w:val="20"/>
              </w:rPr>
              <w:t>El usuario ingresa los campos “Usuario”, “Clave” y “País” (entre los países listados</w:t>
            </w:r>
            <w:r w:rsidR="00F101C1">
              <w:rPr>
                <w:sz w:val="20"/>
              </w:rPr>
              <w:t>,</w:t>
            </w:r>
            <w:r w:rsidRPr="00744D4F">
              <w:rPr>
                <w:sz w:val="20"/>
              </w:rPr>
              <w:t xml:space="preserve"> debe haber </w:t>
            </w:r>
            <w:proofErr w:type="spellStart"/>
            <w:r w:rsidRPr="00744D4F">
              <w:rPr>
                <w:sz w:val="20"/>
              </w:rPr>
              <w:t>uno</w:t>
            </w:r>
            <w:proofErr w:type="spellEnd"/>
            <w:r w:rsidRPr="00744D4F">
              <w:rPr>
                <w:sz w:val="20"/>
              </w:rPr>
              <w:t xml:space="preserve"> llamado “</w:t>
            </w:r>
            <w:proofErr w:type="spellStart"/>
            <w:r w:rsidRPr="00744D4F">
              <w:rPr>
                <w:sz w:val="20"/>
              </w:rPr>
              <w:t>Corp</w:t>
            </w:r>
            <w:proofErr w:type="spellEnd"/>
            <w:r w:rsidRPr="00744D4F">
              <w:rPr>
                <w:sz w:val="20"/>
              </w:rPr>
              <w:t xml:space="preserve">”, el </w:t>
            </w:r>
            <w:r w:rsidR="00DF4BCA" w:rsidRPr="00744D4F">
              <w:rPr>
                <w:sz w:val="20"/>
              </w:rPr>
              <w:t xml:space="preserve">cual </w:t>
            </w:r>
            <w:r w:rsidR="00DF4BCA">
              <w:rPr>
                <w:sz w:val="20"/>
              </w:rPr>
              <w:t>será</w:t>
            </w:r>
            <w:r w:rsidRPr="00744D4F">
              <w:rPr>
                <w:sz w:val="20"/>
              </w:rPr>
              <w:t xml:space="preserve"> usado para el caso del </w:t>
            </w:r>
            <w:r>
              <w:rPr>
                <w:sz w:val="20"/>
              </w:rPr>
              <w:t>Adm</w:t>
            </w:r>
            <w:r w:rsidR="00DF4BCA">
              <w:rPr>
                <w:sz w:val="20"/>
              </w:rPr>
              <w:t>inistrador</w:t>
            </w:r>
            <w:r w:rsidRPr="00744D4F">
              <w:rPr>
                <w:sz w:val="20"/>
              </w:rPr>
              <w:t xml:space="preserve"> </w:t>
            </w:r>
            <w:proofErr w:type="spellStart"/>
            <w:r w:rsidRPr="00744D4F">
              <w:rPr>
                <w:sz w:val="20"/>
              </w:rPr>
              <w:t>Corp</w:t>
            </w:r>
            <w:proofErr w:type="spellEnd"/>
            <w:r>
              <w:rPr>
                <w:sz w:val="20"/>
              </w:rPr>
              <w:t>)</w:t>
            </w:r>
            <w:r w:rsidR="00DF4BCA">
              <w:rPr>
                <w:sz w:val="20"/>
              </w:rPr>
              <w:t>.</w:t>
            </w:r>
          </w:p>
          <w:p w:rsidR="009422A3" w:rsidRPr="00744D4F" w:rsidRDefault="006034ED" w:rsidP="00D74392">
            <w:pPr>
              <w:numPr>
                <w:ilvl w:val="0"/>
                <w:numId w:val="33"/>
              </w:numPr>
              <w:rPr>
                <w:sz w:val="20"/>
              </w:rPr>
            </w:pPr>
            <w:r w:rsidRPr="00744D4F">
              <w:rPr>
                <w:sz w:val="20"/>
              </w:rPr>
              <w:t>El usuario selecciona la opción “Ingresar”.</w:t>
            </w:r>
          </w:p>
          <w:p w:rsidR="009422A3" w:rsidRPr="00744D4F" w:rsidRDefault="006034ED" w:rsidP="00D74392">
            <w:pPr>
              <w:numPr>
                <w:ilvl w:val="0"/>
                <w:numId w:val="33"/>
              </w:numPr>
              <w:rPr>
                <w:sz w:val="20"/>
              </w:rPr>
            </w:pPr>
            <w:r w:rsidRPr="00744D4F">
              <w:rPr>
                <w:sz w:val="20"/>
              </w:rPr>
              <w:t>El sistema valida las credenciales del usuario (“Usuario”, “Clave” y “País”).</w:t>
            </w:r>
          </w:p>
          <w:p w:rsidR="009422A3" w:rsidRPr="00744D4F" w:rsidRDefault="006034ED" w:rsidP="00DF4BCA">
            <w:pPr>
              <w:numPr>
                <w:ilvl w:val="0"/>
                <w:numId w:val="33"/>
              </w:numPr>
              <w:rPr>
                <w:sz w:val="20"/>
              </w:rPr>
            </w:pPr>
            <w:r w:rsidRPr="00744D4F">
              <w:rPr>
                <w:sz w:val="20"/>
              </w:rPr>
              <w:t>El sistema muestra el formulario principal del sistema</w:t>
            </w:r>
            <w:r>
              <w:rPr>
                <w:sz w:val="20"/>
              </w:rPr>
              <w:t>.</w:t>
            </w:r>
          </w:p>
        </w:tc>
      </w:tr>
      <w:tr w:rsidR="009422A3" w:rsidTr="00744D4F">
        <w:trPr>
          <w:jc w:val="center"/>
        </w:trPr>
        <w:tc>
          <w:tcPr>
            <w:tcW w:w="9412" w:type="dxa"/>
            <w:gridSpan w:val="2"/>
            <w:tcBorders>
              <w:bottom w:val="single" w:sz="4" w:space="0" w:color="auto"/>
            </w:tcBorders>
            <w:shd w:val="clear" w:color="auto" w:fill="E0E0E0"/>
          </w:tcPr>
          <w:p w:rsidR="009422A3" w:rsidRDefault="006034ED">
            <w:r>
              <w:t>Subflujos</w:t>
            </w:r>
          </w:p>
        </w:tc>
      </w:tr>
      <w:tr w:rsidR="009422A3" w:rsidTr="00744D4F">
        <w:trPr>
          <w:jc w:val="center"/>
        </w:trPr>
        <w:tc>
          <w:tcPr>
            <w:tcW w:w="9412" w:type="dxa"/>
            <w:gridSpan w:val="2"/>
          </w:tcPr>
          <w:p w:rsidR="00F101C1" w:rsidRDefault="00F101C1">
            <w:pPr>
              <w:tabs>
                <w:tab w:val="left" w:pos="425"/>
              </w:tabs>
              <w:rPr>
                <w:sz w:val="20"/>
              </w:rPr>
            </w:pPr>
            <w:r>
              <w:rPr>
                <w:sz w:val="20"/>
              </w:rPr>
              <w:t xml:space="preserve">Administrador </w:t>
            </w:r>
            <w:proofErr w:type="spellStart"/>
            <w:r>
              <w:rPr>
                <w:sz w:val="20"/>
              </w:rPr>
              <w:t>Corp</w:t>
            </w:r>
            <w:proofErr w:type="spellEnd"/>
            <w:r>
              <w:rPr>
                <w:sz w:val="20"/>
              </w:rPr>
              <w:t xml:space="preserve">: </w:t>
            </w:r>
            <w:proofErr w:type="gramStart"/>
            <w:r>
              <w:rPr>
                <w:sz w:val="20"/>
              </w:rPr>
              <w:t>Paso</w:t>
            </w:r>
            <w:proofErr w:type="gramEnd"/>
            <w:r>
              <w:rPr>
                <w:sz w:val="20"/>
              </w:rPr>
              <w:t xml:space="preserve"> 5 del flujo básico: Selección de país.</w:t>
            </w:r>
          </w:p>
          <w:p w:rsidR="00F101C1" w:rsidRDefault="00F101C1" w:rsidP="00145E1F">
            <w:pPr>
              <w:numPr>
                <w:ilvl w:val="0"/>
                <w:numId w:val="89"/>
              </w:numPr>
              <w:tabs>
                <w:tab w:val="left" w:pos="425"/>
              </w:tabs>
              <w:rPr>
                <w:sz w:val="20"/>
              </w:rPr>
            </w:pPr>
            <w:r>
              <w:rPr>
                <w:sz w:val="20"/>
              </w:rPr>
              <w:t>El sistema muestra un combo de países en la parte superior del formulario principal del sistema.</w:t>
            </w:r>
          </w:p>
          <w:p w:rsidR="00F101C1" w:rsidRDefault="00F101C1" w:rsidP="00145E1F">
            <w:pPr>
              <w:numPr>
                <w:ilvl w:val="0"/>
                <w:numId w:val="89"/>
              </w:numPr>
              <w:tabs>
                <w:tab w:val="left" w:pos="425"/>
              </w:tabs>
              <w:rPr>
                <w:sz w:val="20"/>
              </w:rPr>
            </w:pPr>
            <w:r>
              <w:rPr>
                <w:sz w:val="20"/>
              </w:rPr>
              <w:t>El usuario selecciona un país.</w:t>
            </w:r>
          </w:p>
          <w:p w:rsidR="00F101C1" w:rsidRDefault="00F101C1" w:rsidP="00145E1F">
            <w:pPr>
              <w:numPr>
                <w:ilvl w:val="0"/>
                <w:numId w:val="89"/>
              </w:numPr>
              <w:tabs>
                <w:tab w:val="left" w:pos="425"/>
              </w:tabs>
              <w:rPr>
                <w:sz w:val="20"/>
              </w:rPr>
            </w:pPr>
            <w:r>
              <w:rPr>
                <w:sz w:val="20"/>
              </w:rPr>
              <w:t>El sistema registra todas las acciones que realice el usuario para el país seleccionado.</w:t>
            </w:r>
          </w:p>
          <w:p w:rsidR="00F101C1" w:rsidRDefault="00F101C1" w:rsidP="00744D4F">
            <w:pPr>
              <w:numPr>
                <w:ilvl w:val="0"/>
                <w:numId w:val="89"/>
              </w:numPr>
              <w:tabs>
                <w:tab w:val="left" w:pos="425"/>
              </w:tabs>
              <w:rPr>
                <w:sz w:val="20"/>
              </w:rPr>
            </w:pPr>
            <w:r>
              <w:rPr>
                <w:sz w:val="20"/>
              </w:rPr>
              <w:t>Se repiten los pasos 2 y 3.</w:t>
            </w:r>
          </w:p>
        </w:tc>
      </w:tr>
      <w:tr w:rsidR="009422A3" w:rsidTr="00744D4F">
        <w:trPr>
          <w:jc w:val="center"/>
        </w:trPr>
        <w:tc>
          <w:tcPr>
            <w:tcW w:w="9412" w:type="dxa"/>
            <w:gridSpan w:val="2"/>
            <w:shd w:val="clear" w:color="auto" w:fill="E0E0E0"/>
          </w:tcPr>
          <w:p w:rsidR="009422A3" w:rsidRDefault="006034ED">
            <w:r>
              <w:t>Flujos alternos</w:t>
            </w:r>
          </w:p>
        </w:tc>
      </w:tr>
      <w:tr w:rsidR="009422A3" w:rsidTr="00744D4F">
        <w:trPr>
          <w:jc w:val="center"/>
        </w:trPr>
        <w:tc>
          <w:tcPr>
            <w:tcW w:w="9412" w:type="dxa"/>
            <w:gridSpan w:val="2"/>
          </w:tcPr>
          <w:p w:rsidR="009422A3" w:rsidRPr="00744D4F" w:rsidRDefault="006034ED">
            <w:pPr>
              <w:jc w:val="both"/>
              <w:rPr>
                <w:sz w:val="20"/>
              </w:rPr>
            </w:pPr>
            <w:r w:rsidRPr="00744D4F">
              <w:rPr>
                <w:b/>
                <w:sz w:val="20"/>
              </w:rPr>
              <w:t xml:space="preserve">Flujo alterno 1: </w:t>
            </w:r>
            <w:proofErr w:type="gramStart"/>
            <w:r w:rsidRPr="00744D4F">
              <w:rPr>
                <w:b/>
                <w:sz w:val="20"/>
              </w:rPr>
              <w:t>Paso</w:t>
            </w:r>
            <w:proofErr w:type="gramEnd"/>
            <w:r w:rsidRPr="00744D4F">
              <w:rPr>
                <w:b/>
                <w:sz w:val="20"/>
              </w:rPr>
              <w:t xml:space="preserve"> 4 del Flujo básico (Usuario, Contraseña</w:t>
            </w:r>
            <w:r w:rsidR="00DF4BCA">
              <w:rPr>
                <w:b/>
                <w:bCs/>
                <w:sz w:val="20"/>
              </w:rPr>
              <w:t>,</w:t>
            </w:r>
            <w:r w:rsidRPr="00744D4F">
              <w:rPr>
                <w:b/>
                <w:sz w:val="20"/>
              </w:rPr>
              <w:t xml:space="preserve"> País incorrectos</w:t>
            </w:r>
            <w:r w:rsidR="00DF4BCA">
              <w:rPr>
                <w:b/>
                <w:bCs/>
                <w:sz w:val="20"/>
              </w:rPr>
              <w:t xml:space="preserve"> o vacíos</w:t>
            </w:r>
            <w:r w:rsidRPr="00744D4F">
              <w:rPr>
                <w:b/>
                <w:sz w:val="20"/>
              </w:rPr>
              <w:t>).</w:t>
            </w:r>
          </w:p>
          <w:p w:rsidR="009422A3" w:rsidRPr="00744D4F" w:rsidRDefault="006034ED" w:rsidP="00744D4F">
            <w:pPr>
              <w:numPr>
                <w:ilvl w:val="0"/>
                <w:numId w:val="34"/>
              </w:numPr>
              <w:rPr>
                <w:sz w:val="20"/>
              </w:rPr>
            </w:pPr>
            <w:r w:rsidRPr="00744D4F">
              <w:rPr>
                <w:sz w:val="20"/>
              </w:rPr>
              <w:t xml:space="preserve">El sistema muestra el mensaje “Usuario, Clave o País incorrectos, por favor intente de nuevo” </w:t>
            </w:r>
            <w:r w:rsidRPr="00744D4F">
              <w:rPr>
                <w:b/>
                <w:sz w:val="20"/>
              </w:rPr>
              <w:t>(PW-003)</w:t>
            </w:r>
            <w:r w:rsidRPr="00744D4F">
              <w:rPr>
                <w:sz w:val="20"/>
              </w:rPr>
              <w:t>.</w:t>
            </w:r>
          </w:p>
          <w:p w:rsidR="009422A3" w:rsidRPr="00744D4F" w:rsidRDefault="006034ED" w:rsidP="00145E1F">
            <w:pPr>
              <w:numPr>
                <w:ilvl w:val="0"/>
                <w:numId w:val="34"/>
              </w:numPr>
            </w:pPr>
            <w:r w:rsidRPr="00744D4F">
              <w:rPr>
                <w:sz w:val="20"/>
              </w:rPr>
              <w:t>El caso de uso continúa en el punto 2 del flujo básico.</w:t>
            </w:r>
          </w:p>
        </w:tc>
      </w:tr>
      <w:tr w:rsidR="009422A3" w:rsidTr="00744D4F">
        <w:trPr>
          <w:trHeight w:val="135"/>
          <w:jc w:val="center"/>
        </w:trPr>
        <w:tc>
          <w:tcPr>
            <w:tcW w:w="9412" w:type="dxa"/>
            <w:gridSpan w:val="2"/>
            <w:shd w:val="clear" w:color="auto" w:fill="E0E0E0"/>
          </w:tcPr>
          <w:p w:rsidR="009422A3" w:rsidRDefault="006034ED">
            <w:r>
              <w:lastRenderedPageBreak/>
              <w:t>Postcondiciones</w:t>
            </w:r>
          </w:p>
        </w:tc>
      </w:tr>
      <w:tr w:rsidR="009422A3" w:rsidTr="00744D4F">
        <w:trPr>
          <w:trHeight w:val="135"/>
          <w:jc w:val="center"/>
        </w:trPr>
        <w:tc>
          <w:tcPr>
            <w:tcW w:w="9412" w:type="dxa"/>
            <w:gridSpan w:val="2"/>
          </w:tcPr>
          <w:p w:rsidR="009422A3" w:rsidRPr="00744D4F" w:rsidRDefault="006034ED" w:rsidP="00145E1F">
            <w:pPr>
              <w:numPr>
                <w:ilvl w:val="0"/>
                <w:numId w:val="35"/>
              </w:numPr>
              <w:rPr>
                <w:sz w:val="20"/>
              </w:rPr>
            </w:pPr>
            <w:r w:rsidRPr="00744D4F">
              <w:rPr>
                <w:sz w:val="20"/>
              </w:rPr>
              <w:t>El usuario ingresa al sistema con sus credenciales.</w:t>
            </w:r>
          </w:p>
        </w:tc>
      </w:tr>
      <w:tr w:rsidR="009422A3" w:rsidTr="00744D4F">
        <w:trPr>
          <w:jc w:val="center"/>
        </w:trPr>
        <w:tc>
          <w:tcPr>
            <w:tcW w:w="9412" w:type="dxa"/>
            <w:gridSpan w:val="2"/>
            <w:tcBorders>
              <w:bottom w:val="single" w:sz="4" w:space="0" w:color="auto"/>
            </w:tcBorders>
            <w:shd w:val="clear" w:color="auto" w:fill="E0E0E0"/>
          </w:tcPr>
          <w:p w:rsidR="009422A3" w:rsidRPr="00744D4F" w:rsidRDefault="006034ED">
            <w:r w:rsidRPr="00744D4F">
              <w:t>Puntos de extensión (extend) o de inclusión (include)</w:t>
            </w:r>
          </w:p>
        </w:tc>
      </w:tr>
      <w:tr w:rsidR="009422A3" w:rsidTr="00744D4F">
        <w:trPr>
          <w:jc w:val="center"/>
        </w:trPr>
        <w:tc>
          <w:tcPr>
            <w:tcW w:w="9412" w:type="dxa"/>
            <w:gridSpan w:val="2"/>
          </w:tcPr>
          <w:p w:rsidR="009422A3" w:rsidRDefault="006034ED">
            <w:pPr>
              <w:pStyle w:val="ListParagraph1"/>
              <w:ind w:left="0"/>
              <w:jc w:val="both"/>
              <w:rPr>
                <w:sz w:val="20"/>
              </w:rPr>
            </w:pPr>
            <w:r>
              <w:rPr>
                <w:rFonts w:cs="Arial"/>
                <w:sz w:val="20"/>
              </w:rPr>
              <w:t>No aplica.</w:t>
            </w:r>
          </w:p>
        </w:tc>
      </w:tr>
      <w:tr w:rsidR="009422A3" w:rsidTr="00744D4F">
        <w:trPr>
          <w:jc w:val="center"/>
        </w:trPr>
        <w:tc>
          <w:tcPr>
            <w:tcW w:w="9412" w:type="dxa"/>
            <w:gridSpan w:val="2"/>
            <w:shd w:val="clear" w:color="auto" w:fill="E0E0E0"/>
          </w:tcPr>
          <w:p w:rsidR="009422A3" w:rsidRDefault="006034ED">
            <w:r>
              <w:t>Observaciones</w:t>
            </w:r>
          </w:p>
        </w:tc>
      </w:tr>
      <w:tr w:rsidR="009422A3" w:rsidTr="00744D4F">
        <w:trPr>
          <w:jc w:val="center"/>
        </w:trPr>
        <w:tc>
          <w:tcPr>
            <w:tcW w:w="9412" w:type="dxa"/>
            <w:gridSpan w:val="2"/>
            <w:shd w:val="clear" w:color="auto" w:fill="FFFFFF"/>
          </w:tcPr>
          <w:p w:rsidR="009422A3" w:rsidRPr="00744D4F" w:rsidRDefault="006034ED" w:rsidP="00145E1F">
            <w:pPr>
              <w:numPr>
                <w:ilvl w:val="0"/>
                <w:numId w:val="36"/>
              </w:numPr>
              <w:rPr>
                <w:sz w:val="20"/>
              </w:rPr>
            </w:pPr>
            <w:r w:rsidRPr="00744D4F">
              <w:rPr>
                <w:sz w:val="20"/>
              </w:rPr>
              <w:t xml:space="preserve">La validación de las credenciales se realiza mediante un servicio web existente provisto por Yanbal que lee los datos del Active </w:t>
            </w:r>
            <w:proofErr w:type="spellStart"/>
            <w:r w:rsidRPr="00744D4F">
              <w:rPr>
                <w:sz w:val="20"/>
              </w:rPr>
              <w:t>Directory</w:t>
            </w:r>
            <w:proofErr w:type="spellEnd"/>
            <w:r w:rsidRPr="00744D4F">
              <w:rPr>
                <w:sz w:val="20"/>
              </w:rPr>
              <w:t>. Este servicio retorna una trama de respuesta con: rol de usuario, nombre, y otros campos más por definir</w:t>
            </w:r>
          </w:p>
          <w:p w:rsidR="009422A3" w:rsidRPr="00744D4F" w:rsidRDefault="006034ED" w:rsidP="00145E1F">
            <w:pPr>
              <w:numPr>
                <w:ilvl w:val="0"/>
                <w:numId w:val="36"/>
              </w:numPr>
              <w:jc w:val="both"/>
              <w:rPr>
                <w:sz w:val="20"/>
              </w:rPr>
            </w:pPr>
            <w:r w:rsidRPr="00744D4F">
              <w:rPr>
                <w:sz w:val="20"/>
              </w:rPr>
              <w:t xml:space="preserve">Dentro </w:t>
            </w:r>
            <w:r w:rsidR="00DF4BCA">
              <w:rPr>
                <w:sz w:val="20"/>
              </w:rPr>
              <w:t>de la</w:t>
            </w:r>
            <w:r w:rsidRPr="00744D4F">
              <w:rPr>
                <w:sz w:val="20"/>
              </w:rPr>
              <w:t xml:space="preserve"> lista desplegable de Países, se permitirá seleccionar el elemento “</w:t>
            </w:r>
            <w:proofErr w:type="spellStart"/>
            <w:r w:rsidRPr="00744D4F">
              <w:rPr>
                <w:sz w:val="20"/>
              </w:rPr>
              <w:t>Corp</w:t>
            </w:r>
            <w:proofErr w:type="spellEnd"/>
            <w:r w:rsidRPr="00744D4F">
              <w:rPr>
                <w:sz w:val="20"/>
              </w:rPr>
              <w:t xml:space="preserve">”, la </w:t>
            </w:r>
            <w:r w:rsidR="00DF4BCA">
              <w:rPr>
                <w:sz w:val="20"/>
              </w:rPr>
              <w:t>aparición</w:t>
            </w:r>
            <w:r w:rsidRPr="00744D4F">
              <w:rPr>
                <w:sz w:val="20"/>
              </w:rPr>
              <w:t xml:space="preserve"> inicial no se podrá restringir solo para los “Administradores </w:t>
            </w:r>
            <w:proofErr w:type="spellStart"/>
            <w:r w:rsidRPr="00744D4F">
              <w:rPr>
                <w:sz w:val="20"/>
              </w:rPr>
              <w:t>Corp</w:t>
            </w:r>
            <w:proofErr w:type="spellEnd"/>
            <w:r w:rsidRPr="00744D4F">
              <w:rPr>
                <w:sz w:val="20"/>
              </w:rPr>
              <w:t>”, pues se desconoce el tipo de Rol que posee hasta que seleccione ingresar.</w:t>
            </w:r>
          </w:p>
        </w:tc>
      </w:tr>
      <w:tr w:rsidR="009422A3" w:rsidTr="00744D4F">
        <w:trPr>
          <w:jc w:val="center"/>
        </w:trPr>
        <w:tc>
          <w:tcPr>
            <w:tcW w:w="9412" w:type="dxa"/>
            <w:gridSpan w:val="2"/>
            <w:shd w:val="clear" w:color="auto" w:fill="E0E0E0"/>
          </w:tcPr>
          <w:p w:rsidR="009422A3" w:rsidRDefault="006034ED">
            <w:r>
              <w:t>Pantallas asociadas</w:t>
            </w:r>
          </w:p>
        </w:tc>
      </w:tr>
      <w:tr w:rsidR="009422A3" w:rsidTr="00744D4F">
        <w:trPr>
          <w:jc w:val="center"/>
        </w:trPr>
        <w:tc>
          <w:tcPr>
            <w:tcW w:w="9412" w:type="dxa"/>
            <w:gridSpan w:val="2"/>
          </w:tcPr>
          <w:p w:rsidR="009422A3" w:rsidRDefault="006034ED">
            <w:pPr>
              <w:numPr>
                <w:ilvl w:val="0"/>
                <w:numId w:val="4"/>
              </w:numPr>
              <w:jc w:val="both"/>
              <w:rPr>
                <w:rFonts w:cs="Arial"/>
                <w:sz w:val="20"/>
              </w:rPr>
            </w:pPr>
            <w:r>
              <w:rPr>
                <w:rFonts w:cs="Arial"/>
                <w:sz w:val="20"/>
              </w:rPr>
              <w:t>PW-001</w:t>
            </w:r>
          </w:p>
          <w:p w:rsidR="009422A3" w:rsidRDefault="006034ED">
            <w:pPr>
              <w:numPr>
                <w:ilvl w:val="0"/>
                <w:numId w:val="4"/>
              </w:numPr>
              <w:jc w:val="both"/>
              <w:rPr>
                <w:rFonts w:cs="Arial"/>
                <w:sz w:val="20"/>
              </w:rPr>
            </w:pPr>
            <w:r>
              <w:rPr>
                <w:rFonts w:cs="Arial"/>
                <w:sz w:val="20"/>
              </w:rPr>
              <w:t>PW-003</w:t>
            </w:r>
          </w:p>
        </w:tc>
      </w:tr>
    </w:tbl>
    <w:p w:rsidR="009422A3" w:rsidRDefault="009422A3"/>
    <w:p w:rsidR="009422A3" w:rsidRDefault="009B1314">
      <w:pPr>
        <w:jc w:val="center"/>
      </w:pPr>
      <w:r>
        <w:pict>
          <v:shape id="Picture 51" o:spid="_x0000_i1033" type="#_x0000_t75" style="width:330.55pt;height:231.05pt">
            <v:imagedata r:id="rId15" o:title=""/>
          </v:shape>
        </w:pict>
      </w:r>
    </w:p>
    <w:p w:rsidR="009422A3" w:rsidRDefault="006034ED">
      <w:pPr>
        <w:jc w:val="center"/>
      </w:pPr>
      <w:r>
        <w:t>Wireframe PW-001</w:t>
      </w:r>
    </w:p>
    <w:p w:rsidR="009422A3" w:rsidRDefault="009422A3" w:rsidP="00744D4F">
      <w:pPr>
        <w:jc w:val="center"/>
      </w:pPr>
    </w:p>
    <w:p w:rsidR="009422A3" w:rsidRDefault="009B1314">
      <w:pPr>
        <w:jc w:val="center"/>
      </w:pPr>
      <w:r>
        <w:lastRenderedPageBreak/>
        <w:pict>
          <v:shape id="Picture Frame 1036" o:spid="_x0000_i1034" type="#_x0000_t75" style="width:287.35pt;height:114.55pt">
            <v:imagedata r:id="rId16" o:title=""/>
          </v:shape>
        </w:pict>
      </w:r>
    </w:p>
    <w:p w:rsidR="009422A3" w:rsidRDefault="006034ED">
      <w:pPr>
        <w:jc w:val="center"/>
      </w:pPr>
      <w:r>
        <w:t>Wireframe PW-003</w:t>
      </w:r>
    </w:p>
    <w:p w:rsidR="009422A3" w:rsidRDefault="009422A3">
      <w:pPr>
        <w:jc w:val="center"/>
      </w:pPr>
    </w:p>
    <w:p w:rsidR="009422A3" w:rsidRPr="00744D4F" w:rsidRDefault="006034ED" w:rsidP="00D74392">
      <w:pPr>
        <w:pStyle w:val="Titulo2"/>
        <w:numPr>
          <w:ilvl w:val="2"/>
          <w:numId w:val="32"/>
        </w:numPr>
        <w:pBdr>
          <w:top w:val="none" w:sz="0" w:space="0" w:color="auto"/>
        </w:pBdr>
        <w:tabs>
          <w:tab w:val="clear" w:pos="3839"/>
          <w:tab w:val="left" w:pos="851"/>
        </w:tabs>
      </w:pPr>
      <w:r w:rsidRPr="00744D4F">
        <w:br w:type="page"/>
      </w:r>
      <w:bookmarkStart w:id="83" w:name="_Toc417482985"/>
      <w:bookmarkStart w:id="84" w:name="_Toc417483074"/>
      <w:bookmarkStart w:id="85" w:name="_Toc417483442"/>
      <w:bookmarkStart w:id="86" w:name="_Toc417488026"/>
      <w:bookmarkStart w:id="87" w:name="_Toc417488066"/>
      <w:bookmarkStart w:id="88" w:name="_Toc417488967"/>
      <w:bookmarkStart w:id="89" w:name="_Toc417489061"/>
      <w:bookmarkStart w:id="90" w:name="_Toc417489100"/>
      <w:bookmarkStart w:id="91" w:name="_Toc417489307"/>
      <w:bookmarkStart w:id="92" w:name="_Toc417551826"/>
      <w:bookmarkStart w:id="93" w:name="_Toc417551872"/>
      <w:bookmarkStart w:id="94" w:name="_Toc417551944"/>
      <w:bookmarkStart w:id="95" w:name="_Toc417552322"/>
      <w:bookmarkStart w:id="96" w:name="_Toc417684402"/>
      <w:bookmarkStart w:id="97" w:name="_Toc417684628"/>
      <w:bookmarkStart w:id="98" w:name="_Toc417685011"/>
      <w:bookmarkStart w:id="99" w:name="_Toc417685053"/>
      <w:bookmarkStart w:id="100" w:name="_Toc418009838"/>
      <w:bookmarkStart w:id="101" w:name="_Toc418070786"/>
      <w:bookmarkStart w:id="102" w:name="_Toc419107494"/>
      <w:bookmarkStart w:id="103" w:name="_Toc418608695"/>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r w:rsidRPr="00744D4F">
        <w:lastRenderedPageBreak/>
        <w:t>CUW-002 Configurar tamaño de Carga y Descarga</w:t>
      </w:r>
      <w:bookmarkEnd w:id="100"/>
      <w:bookmarkEnd w:id="101"/>
      <w:bookmarkEnd w:id="102"/>
      <w:bookmarkEnd w:id="103"/>
    </w:p>
    <w:tbl>
      <w:tblPr>
        <w:tblW w:w="94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809"/>
        <w:gridCol w:w="7603"/>
      </w:tblGrid>
      <w:tr w:rsidR="009422A3" w:rsidTr="00744D4F">
        <w:trPr>
          <w:trHeight w:val="178"/>
          <w:jc w:val="center"/>
        </w:trPr>
        <w:tc>
          <w:tcPr>
            <w:tcW w:w="1809" w:type="dxa"/>
            <w:shd w:val="clear" w:color="auto" w:fill="E0E0E0"/>
            <w:vAlign w:val="center"/>
          </w:tcPr>
          <w:p w:rsidR="009422A3" w:rsidRPr="00744D4F" w:rsidRDefault="006034ED">
            <w:r w:rsidRPr="00744D4F">
              <w:t>Caso de Uso del Sistema</w:t>
            </w:r>
          </w:p>
        </w:tc>
        <w:tc>
          <w:tcPr>
            <w:tcW w:w="7603" w:type="dxa"/>
            <w:vAlign w:val="center"/>
          </w:tcPr>
          <w:p w:rsidR="009422A3" w:rsidRPr="00744D4F" w:rsidRDefault="006034ED">
            <w:pPr>
              <w:rPr>
                <w:sz w:val="20"/>
              </w:rPr>
            </w:pPr>
            <w:r w:rsidRPr="00744D4F">
              <w:rPr>
                <w:sz w:val="20"/>
              </w:rPr>
              <w:t>Configurar Tamaño de Carga y Descarga</w:t>
            </w:r>
          </w:p>
        </w:tc>
      </w:tr>
      <w:tr w:rsidR="009422A3" w:rsidTr="00744D4F">
        <w:trPr>
          <w:jc w:val="center"/>
        </w:trPr>
        <w:tc>
          <w:tcPr>
            <w:tcW w:w="1809" w:type="dxa"/>
            <w:shd w:val="clear" w:color="auto" w:fill="E0E0E0"/>
            <w:vAlign w:val="center"/>
          </w:tcPr>
          <w:p w:rsidR="009422A3" w:rsidRDefault="006034ED">
            <w:r>
              <w:t>Actores</w:t>
            </w:r>
          </w:p>
        </w:tc>
        <w:tc>
          <w:tcPr>
            <w:tcW w:w="7603" w:type="dxa"/>
            <w:vAlign w:val="center"/>
          </w:tcPr>
          <w:p w:rsidR="009422A3" w:rsidRDefault="006034ED">
            <w:pPr>
              <w:rPr>
                <w:sz w:val="20"/>
                <w:szCs w:val="22"/>
                <w:lang w:eastAsia="en-US"/>
              </w:rPr>
            </w:pPr>
            <w:r>
              <w:rPr>
                <w:sz w:val="20"/>
                <w:szCs w:val="22"/>
                <w:lang w:eastAsia="en-US"/>
              </w:rPr>
              <w:t xml:space="preserve">Administrador (Administrador </w:t>
            </w:r>
            <w:proofErr w:type="spellStart"/>
            <w:r>
              <w:rPr>
                <w:sz w:val="20"/>
                <w:szCs w:val="22"/>
                <w:lang w:eastAsia="en-US"/>
              </w:rPr>
              <w:t>Corp</w:t>
            </w:r>
            <w:proofErr w:type="spellEnd"/>
            <w:r>
              <w:rPr>
                <w:sz w:val="20"/>
                <w:szCs w:val="22"/>
                <w:lang w:eastAsia="en-US"/>
              </w:rPr>
              <w:t>)</w:t>
            </w:r>
          </w:p>
        </w:tc>
      </w:tr>
      <w:tr w:rsidR="009422A3" w:rsidTr="00744D4F">
        <w:trPr>
          <w:jc w:val="center"/>
        </w:trPr>
        <w:tc>
          <w:tcPr>
            <w:tcW w:w="1809" w:type="dxa"/>
            <w:shd w:val="clear" w:color="auto" w:fill="E0E0E0"/>
            <w:vAlign w:val="center"/>
          </w:tcPr>
          <w:p w:rsidR="009422A3" w:rsidRDefault="006034ED">
            <w:r>
              <w:t>Breve descripción</w:t>
            </w:r>
          </w:p>
        </w:tc>
        <w:tc>
          <w:tcPr>
            <w:tcW w:w="7603" w:type="dxa"/>
            <w:vAlign w:val="center"/>
          </w:tcPr>
          <w:p w:rsidR="009422A3" w:rsidRPr="00744D4F" w:rsidRDefault="006034ED">
            <w:pPr>
              <w:jc w:val="both"/>
              <w:rPr>
                <w:sz w:val="20"/>
              </w:rPr>
            </w:pPr>
            <w:r w:rsidRPr="00744D4F">
              <w:rPr>
                <w:sz w:val="20"/>
              </w:rPr>
              <w:t>Permite</w:t>
            </w:r>
            <w:r w:rsidR="00E75459" w:rsidRPr="00744D4F">
              <w:rPr>
                <w:sz w:val="20"/>
              </w:rPr>
              <w:t xml:space="preserve"> configurar</w:t>
            </w:r>
            <w:r w:rsidR="00E75459">
              <w:rPr>
                <w:sz w:val="20"/>
                <w:szCs w:val="22"/>
                <w:lang w:eastAsia="en-US"/>
              </w:rPr>
              <w:t xml:space="preserve"> los umbrales de carga y descarga de archivos</w:t>
            </w:r>
            <w:r w:rsidRPr="00744D4F">
              <w:rPr>
                <w:sz w:val="20"/>
              </w:rPr>
              <w:t>:</w:t>
            </w:r>
          </w:p>
          <w:p w:rsidR="009422A3" w:rsidRPr="00744D4F" w:rsidRDefault="006034ED" w:rsidP="00744D4F">
            <w:pPr>
              <w:numPr>
                <w:ilvl w:val="0"/>
                <w:numId w:val="36"/>
              </w:numPr>
              <w:jc w:val="both"/>
              <w:rPr>
                <w:sz w:val="20"/>
              </w:rPr>
            </w:pPr>
            <w:r w:rsidRPr="00744D4F">
              <w:rPr>
                <w:sz w:val="20"/>
              </w:rPr>
              <w:t>Umbral máximo de descarga. Para alertar a los dispositivos móviles que el tamaño del archivo supera el</w:t>
            </w:r>
            <w:r w:rsidR="00795682" w:rsidRPr="00744D4F">
              <w:rPr>
                <w:sz w:val="20"/>
              </w:rPr>
              <w:t xml:space="preserve"> umbral permitido</w:t>
            </w:r>
            <w:r w:rsidR="00795682" w:rsidRPr="00795682">
              <w:rPr>
                <w:sz w:val="20"/>
                <w:szCs w:val="22"/>
                <w:lang w:eastAsia="en-US"/>
              </w:rPr>
              <w:t>. Esto</w:t>
            </w:r>
            <w:r w:rsidR="001C5939" w:rsidRPr="00795682">
              <w:rPr>
                <w:sz w:val="20"/>
                <w:szCs w:val="22"/>
                <w:lang w:eastAsia="en-US"/>
              </w:rPr>
              <w:t xml:space="preserve"> alertará</w:t>
            </w:r>
            <w:r w:rsidRPr="00744D4F">
              <w:rPr>
                <w:sz w:val="20"/>
              </w:rPr>
              <w:t xml:space="preserve"> al usuario</w:t>
            </w:r>
            <w:r w:rsidRPr="00795682">
              <w:rPr>
                <w:sz w:val="20"/>
                <w:szCs w:val="22"/>
                <w:lang w:eastAsia="en-US"/>
              </w:rPr>
              <w:t xml:space="preserve"> </w:t>
            </w:r>
            <w:r w:rsidR="00795682" w:rsidRPr="00795682">
              <w:rPr>
                <w:sz w:val="20"/>
                <w:szCs w:val="22"/>
                <w:lang w:eastAsia="en-US"/>
              </w:rPr>
              <w:t>móvil tal</w:t>
            </w:r>
            <w:r w:rsidR="00795682" w:rsidRPr="00744D4F">
              <w:rPr>
                <w:sz w:val="20"/>
              </w:rPr>
              <w:t xml:space="preserve"> como se especifica en </w:t>
            </w:r>
            <w:r w:rsidR="00795682" w:rsidRPr="00795682">
              <w:rPr>
                <w:sz w:val="20"/>
                <w:szCs w:val="22"/>
                <w:lang w:eastAsia="en-US"/>
              </w:rPr>
              <w:t>los</w:t>
            </w:r>
            <w:r w:rsidRPr="00795682">
              <w:rPr>
                <w:sz w:val="20"/>
                <w:szCs w:val="22"/>
                <w:lang w:eastAsia="en-US"/>
              </w:rPr>
              <w:t xml:space="preserve"> Caso</w:t>
            </w:r>
            <w:r w:rsidR="00E916F7">
              <w:rPr>
                <w:sz w:val="20"/>
                <w:szCs w:val="22"/>
                <w:lang w:eastAsia="en-US"/>
              </w:rPr>
              <w:t>s</w:t>
            </w:r>
            <w:r w:rsidRPr="00744D4F">
              <w:rPr>
                <w:sz w:val="20"/>
              </w:rPr>
              <w:t xml:space="preserve"> de Uso</w:t>
            </w:r>
            <w:r w:rsidR="00795682" w:rsidRPr="00795682">
              <w:rPr>
                <w:b/>
                <w:bCs/>
                <w:sz w:val="20"/>
                <w:szCs w:val="22"/>
                <w:lang w:eastAsia="en-US"/>
              </w:rPr>
              <w:t xml:space="preserve">: </w:t>
            </w:r>
            <w:r w:rsidR="00795682" w:rsidRPr="00744D4F">
              <w:rPr>
                <w:sz w:val="20"/>
              </w:rPr>
              <w:t>CUM-</w:t>
            </w:r>
            <w:r w:rsidR="00795682" w:rsidRPr="00795682">
              <w:rPr>
                <w:bCs/>
                <w:sz w:val="20"/>
                <w:szCs w:val="22"/>
                <w:lang w:eastAsia="en-US"/>
              </w:rPr>
              <w:t>005 Ver Archivos</w:t>
            </w:r>
            <w:r w:rsidR="00795682" w:rsidRPr="00744D4F">
              <w:rPr>
                <w:sz w:val="20"/>
              </w:rPr>
              <w:t xml:space="preserve"> y </w:t>
            </w:r>
            <w:r w:rsidR="00795682" w:rsidRPr="00795682">
              <w:rPr>
                <w:bCs/>
                <w:sz w:val="20"/>
                <w:szCs w:val="22"/>
                <w:lang w:eastAsia="en-US"/>
              </w:rPr>
              <w:t>CUM-006 Descargar Archivos.</w:t>
            </w:r>
            <w:r w:rsidR="00795682">
              <w:rPr>
                <w:bCs/>
                <w:sz w:val="20"/>
                <w:szCs w:val="22"/>
                <w:lang w:eastAsia="en-US"/>
              </w:rPr>
              <w:t xml:space="preserve"> </w:t>
            </w:r>
          </w:p>
          <w:p w:rsidR="009422A3" w:rsidRPr="00744D4F" w:rsidRDefault="001C5939" w:rsidP="00145E1F">
            <w:pPr>
              <w:numPr>
                <w:ilvl w:val="0"/>
                <w:numId w:val="36"/>
              </w:numPr>
              <w:jc w:val="both"/>
              <w:rPr>
                <w:sz w:val="20"/>
              </w:rPr>
            </w:pPr>
            <w:r>
              <w:rPr>
                <w:sz w:val="20"/>
                <w:szCs w:val="22"/>
                <w:lang w:eastAsia="en-US"/>
              </w:rPr>
              <w:t>Umbral</w:t>
            </w:r>
            <w:r w:rsidR="006034ED" w:rsidRPr="00744D4F">
              <w:rPr>
                <w:sz w:val="20"/>
              </w:rPr>
              <w:t xml:space="preserve"> máximo de carga </w:t>
            </w:r>
            <w:r w:rsidR="00795682">
              <w:rPr>
                <w:sz w:val="20"/>
                <w:szCs w:val="22"/>
                <w:lang w:eastAsia="en-US"/>
              </w:rPr>
              <w:t>por</w:t>
            </w:r>
            <w:r w:rsidR="006034ED" w:rsidRPr="00744D4F">
              <w:rPr>
                <w:sz w:val="20"/>
              </w:rPr>
              <w:t xml:space="preserve"> tipo de archivo. Para tener un control del límite de tamaño de archivo que el usuario puede cargar en el sistema para la publicación.</w:t>
            </w:r>
          </w:p>
        </w:tc>
      </w:tr>
      <w:tr w:rsidR="009422A3" w:rsidTr="00744D4F">
        <w:trPr>
          <w:jc w:val="center"/>
        </w:trPr>
        <w:tc>
          <w:tcPr>
            <w:tcW w:w="9412" w:type="dxa"/>
            <w:gridSpan w:val="2"/>
            <w:shd w:val="clear" w:color="auto" w:fill="E0E0E0"/>
          </w:tcPr>
          <w:p w:rsidR="009422A3" w:rsidRDefault="006034ED">
            <w:r>
              <w:t>Precondiciones</w:t>
            </w:r>
          </w:p>
        </w:tc>
      </w:tr>
      <w:tr w:rsidR="009422A3" w:rsidTr="00744D4F">
        <w:trPr>
          <w:jc w:val="center"/>
        </w:trPr>
        <w:tc>
          <w:tcPr>
            <w:tcW w:w="9412" w:type="dxa"/>
            <w:gridSpan w:val="2"/>
          </w:tcPr>
          <w:p w:rsidR="009422A3" w:rsidRPr="00744D4F" w:rsidRDefault="006034ED" w:rsidP="00145E1F">
            <w:pPr>
              <w:numPr>
                <w:ilvl w:val="0"/>
                <w:numId w:val="36"/>
              </w:numPr>
              <w:jc w:val="both"/>
              <w:rPr>
                <w:sz w:val="20"/>
              </w:rPr>
            </w:pPr>
            <w:r w:rsidRPr="00744D4F">
              <w:rPr>
                <w:sz w:val="20"/>
              </w:rPr>
              <w:t>El usuario debe haber iniciado se</w:t>
            </w:r>
            <w:r w:rsidR="00795682" w:rsidRPr="00744D4F">
              <w:rPr>
                <w:sz w:val="20"/>
              </w:rPr>
              <w:t>sión</w:t>
            </w:r>
            <w:r w:rsidRPr="00744D4F">
              <w:rPr>
                <w:sz w:val="20"/>
              </w:rPr>
              <w:t>.</w:t>
            </w:r>
          </w:p>
          <w:p w:rsidR="009422A3" w:rsidRPr="00744D4F" w:rsidRDefault="006034ED" w:rsidP="00145E1F">
            <w:pPr>
              <w:numPr>
                <w:ilvl w:val="0"/>
                <w:numId w:val="36"/>
              </w:numPr>
              <w:jc w:val="both"/>
              <w:rPr>
                <w:sz w:val="20"/>
              </w:rPr>
            </w:pPr>
            <w:r w:rsidRPr="00744D4F">
              <w:rPr>
                <w:sz w:val="20"/>
              </w:rPr>
              <w:t>Las extensiones de los archivos soportados han sido precargadas en el sistema.</w:t>
            </w:r>
          </w:p>
        </w:tc>
      </w:tr>
      <w:tr w:rsidR="009422A3" w:rsidTr="00744D4F">
        <w:trPr>
          <w:jc w:val="center"/>
        </w:trPr>
        <w:tc>
          <w:tcPr>
            <w:tcW w:w="9412" w:type="dxa"/>
            <w:gridSpan w:val="2"/>
            <w:shd w:val="clear" w:color="auto" w:fill="E0E0E0"/>
          </w:tcPr>
          <w:p w:rsidR="009422A3" w:rsidRDefault="006034ED">
            <w:r>
              <w:t>Flujo básico</w:t>
            </w:r>
          </w:p>
        </w:tc>
      </w:tr>
      <w:tr w:rsidR="009422A3" w:rsidTr="00744D4F">
        <w:trPr>
          <w:jc w:val="center"/>
        </w:trPr>
        <w:tc>
          <w:tcPr>
            <w:tcW w:w="9412" w:type="dxa"/>
            <w:gridSpan w:val="2"/>
          </w:tcPr>
          <w:p w:rsidR="009422A3" w:rsidRPr="00744D4F" w:rsidRDefault="006034ED" w:rsidP="00145E1F">
            <w:pPr>
              <w:numPr>
                <w:ilvl w:val="0"/>
                <w:numId w:val="37"/>
              </w:numPr>
              <w:tabs>
                <w:tab w:val="clear" w:pos="425"/>
              </w:tabs>
              <w:ind w:left="360" w:hanging="360"/>
              <w:jc w:val="both"/>
              <w:rPr>
                <w:sz w:val="20"/>
              </w:rPr>
            </w:pPr>
            <w:r w:rsidRPr="00744D4F">
              <w:rPr>
                <w:sz w:val="20"/>
              </w:rPr>
              <w:t>El sistema muestra el formulario</w:t>
            </w:r>
            <w:r w:rsidRPr="00744D4F">
              <w:rPr>
                <w:b/>
                <w:sz w:val="20"/>
              </w:rPr>
              <w:t xml:space="preserve"> </w:t>
            </w:r>
            <w:r w:rsidRPr="00744D4F">
              <w:rPr>
                <w:sz w:val="20"/>
              </w:rPr>
              <w:t xml:space="preserve">con el listado de tipos de archivo soportados, con las siguientes columnas: Extensión, Descripción, </w:t>
            </w:r>
            <w:r w:rsidR="00795682">
              <w:rPr>
                <w:sz w:val="20"/>
              </w:rPr>
              <w:t>Umbral</w:t>
            </w:r>
            <w:r w:rsidRPr="00744D4F">
              <w:rPr>
                <w:sz w:val="20"/>
              </w:rPr>
              <w:t xml:space="preserve"> Máximo de Descarga, </w:t>
            </w:r>
            <w:r w:rsidR="00795682">
              <w:rPr>
                <w:sz w:val="20"/>
              </w:rPr>
              <w:t>Umbral</w:t>
            </w:r>
            <w:r w:rsidR="00795682" w:rsidRPr="00744D4F">
              <w:rPr>
                <w:sz w:val="20"/>
              </w:rPr>
              <w:t xml:space="preserve"> </w:t>
            </w:r>
            <w:r w:rsidRPr="00744D4F">
              <w:rPr>
                <w:sz w:val="20"/>
              </w:rPr>
              <w:t>Máximo de Carga y la opción de Editar.</w:t>
            </w:r>
            <w:r w:rsidR="00795682">
              <w:rPr>
                <w:sz w:val="20"/>
              </w:rPr>
              <w:t xml:space="preserve"> </w:t>
            </w:r>
            <w:r w:rsidR="00795682">
              <w:rPr>
                <w:b/>
                <w:bCs/>
                <w:sz w:val="20"/>
              </w:rPr>
              <w:t>(PW-028)</w:t>
            </w:r>
          </w:p>
          <w:p w:rsidR="009422A3" w:rsidRPr="00744D4F" w:rsidRDefault="006034ED" w:rsidP="00145E1F">
            <w:pPr>
              <w:numPr>
                <w:ilvl w:val="0"/>
                <w:numId w:val="38"/>
              </w:numPr>
              <w:jc w:val="both"/>
              <w:rPr>
                <w:sz w:val="20"/>
              </w:rPr>
            </w:pPr>
            <w:r w:rsidRPr="00744D4F">
              <w:rPr>
                <w:sz w:val="20"/>
              </w:rPr>
              <w:t>El usuario selecciona la opción de Editar de una de las filas del listado.</w:t>
            </w:r>
          </w:p>
          <w:p w:rsidR="009422A3" w:rsidRDefault="006034ED" w:rsidP="00145E1F">
            <w:pPr>
              <w:numPr>
                <w:ilvl w:val="0"/>
                <w:numId w:val="38"/>
              </w:numPr>
              <w:jc w:val="both"/>
              <w:rPr>
                <w:sz w:val="20"/>
              </w:rPr>
            </w:pPr>
            <w:r w:rsidRPr="00744D4F">
              <w:rPr>
                <w:sz w:val="20"/>
              </w:rPr>
              <w:t xml:space="preserve">El sistema muestra un </w:t>
            </w:r>
            <w:r w:rsidR="00795682">
              <w:rPr>
                <w:sz w:val="20"/>
              </w:rPr>
              <w:t>popup</w:t>
            </w:r>
            <w:r w:rsidRPr="00744D4F">
              <w:rPr>
                <w:sz w:val="20"/>
              </w:rPr>
              <w:t xml:space="preserve"> con los datos cargados correspondientes a la fila seleccionada. Los campos editables son: Descripción, Umbral Máximo de Descarga y </w:t>
            </w:r>
            <w:r w:rsidR="00795682">
              <w:rPr>
                <w:sz w:val="20"/>
              </w:rPr>
              <w:t>Umbral</w:t>
            </w:r>
            <w:r w:rsidRPr="00744D4F">
              <w:rPr>
                <w:sz w:val="20"/>
              </w:rPr>
              <w:t xml:space="preserve"> Máximo de Carga. </w:t>
            </w:r>
            <w:r>
              <w:rPr>
                <w:sz w:val="20"/>
              </w:rPr>
              <w:t>El campo Extensión está en modo de solo lectura.</w:t>
            </w:r>
            <w:r w:rsidR="00795682">
              <w:rPr>
                <w:sz w:val="20"/>
              </w:rPr>
              <w:t xml:space="preserve"> </w:t>
            </w:r>
            <w:r w:rsidR="00795682">
              <w:rPr>
                <w:b/>
                <w:sz w:val="20"/>
              </w:rPr>
              <w:t>(PW-029)</w:t>
            </w:r>
          </w:p>
          <w:p w:rsidR="009422A3" w:rsidRPr="00744D4F" w:rsidRDefault="006034ED" w:rsidP="00145E1F">
            <w:pPr>
              <w:numPr>
                <w:ilvl w:val="0"/>
                <w:numId w:val="39"/>
              </w:numPr>
              <w:jc w:val="both"/>
              <w:rPr>
                <w:sz w:val="20"/>
              </w:rPr>
            </w:pPr>
            <w:r w:rsidRPr="00744D4F">
              <w:rPr>
                <w:sz w:val="20"/>
              </w:rPr>
              <w:t>El usuario edita los datos y selecciona Guardar.</w:t>
            </w:r>
          </w:p>
          <w:p w:rsidR="009422A3" w:rsidRDefault="006034ED" w:rsidP="00145E1F">
            <w:pPr>
              <w:numPr>
                <w:ilvl w:val="0"/>
                <w:numId w:val="40"/>
              </w:numPr>
              <w:jc w:val="both"/>
              <w:rPr>
                <w:sz w:val="20"/>
              </w:rPr>
            </w:pPr>
            <w:r w:rsidRPr="00744D4F">
              <w:rPr>
                <w:sz w:val="20"/>
              </w:rPr>
              <w:t xml:space="preserve">El sistema actualiza los datos y muestra el mensaje “Se ha editado la configuración seleccionada con éxito.” </w:t>
            </w:r>
            <w:r>
              <w:rPr>
                <w:b/>
                <w:bCs/>
                <w:sz w:val="20"/>
              </w:rPr>
              <w:t>(PW-030</w:t>
            </w:r>
            <w:r>
              <w:rPr>
                <w:sz w:val="20"/>
              </w:rPr>
              <w:t xml:space="preserve">). </w:t>
            </w:r>
          </w:p>
          <w:p w:rsidR="009422A3" w:rsidRPr="00744D4F" w:rsidRDefault="006034ED" w:rsidP="00145E1F">
            <w:pPr>
              <w:numPr>
                <w:ilvl w:val="0"/>
                <w:numId w:val="40"/>
              </w:numPr>
              <w:jc w:val="both"/>
              <w:rPr>
                <w:sz w:val="20"/>
              </w:rPr>
            </w:pPr>
            <w:r w:rsidRPr="00744D4F">
              <w:rPr>
                <w:sz w:val="20"/>
              </w:rPr>
              <w:t>El usuario selecciona aceptar en el formulario mostrado.</w:t>
            </w:r>
          </w:p>
          <w:p w:rsidR="009422A3" w:rsidRPr="00744D4F" w:rsidRDefault="006034ED" w:rsidP="00145E1F">
            <w:pPr>
              <w:numPr>
                <w:ilvl w:val="0"/>
                <w:numId w:val="40"/>
              </w:numPr>
              <w:jc w:val="both"/>
              <w:rPr>
                <w:sz w:val="20"/>
              </w:rPr>
            </w:pPr>
            <w:r w:rsidRPr="00744D4F">
              <w:rPr>
                <w:sz w:val="20"/>
              </w:rPr>
              <w:t xml:space="preserve">El sistema muestra el formulario </w:t>
            </w:r>
            <w:r w:rsidR="00E75459">
              <w:rPr>
                <w:bCs/>
                <w:sz w:val="20"/>
              </w:rPr>
              <w:t>con el listado de tipos de archivo soportados</w:t>
            </w:r>
            <w:r w:rsidR="00E75459" w:rsidRPr="00744D4F">
              <w:rPr>
                <w:sz w:val="20"/>
              </w:rPr>
              <w:t xml:space="preserve"> </w:t>
            </w:r>
            <w:r w:rsidRPr="00744D4F">
              <w:rPr>
                <w:sz w:val="20"/>
              </w:rPr>
              <w:t>con los datos actualizados</w:t>
            </w:r>
            <w:r>
              <w:rPr>
                <w:sz w:val="20"/>
              </w:rPr>
              <w:t>.</w:t>
            </w:r>
            <w:r w:rsidR="00E75459">
              <w:rPr>
                <w:sz w:val="20"/>
              </w:rPr>
              <w:t xml:space="preserve"> </w:t>
            </w:r>
            <w:r w:rsidR="00E75459">
              <w:rPr>
                <w:b/>
                <w:sz w:val="20"/>
              </w:rPr>
              <w:t>(PW-028)</w:t>
            </w:r>
          </w:p>
        </w:tc>
      </w:tr>
      <w:tr w:rsidR="009422A3" w:rsidTr="00744D4F">
        <w:trPr>
          <w:jc w:val="center"/>
        </w:trPr>
        <w:tc>
          <w:tcPr>
            <w:tcW w:w="9412" w:type="dxa"/>
            <w:gridSpan w:val="2"/>
            <w:tcBorders>
              <w:bottom w:val="single" w:sz="4" w:space="0" w:color="auto"/>
            </w:tcBorders>
            <w:shd w:val="clear" w:color="auto" w:fill="E0E0E0"/>
          </w:tcPr>
          <w:p w:rsidR="009422A3" w:rsidRDefault="006034ED">
            <w:r>
              <w:t>Subflujos</w:t>
            </w:r>
          </w:p>
        </w:tc>
      </w:tr>
      <w:tr w:rsidR="009422A3" w:rsidTr="00744D4F">
        <w:trPr>
          <w:jc w:val="center"/>
        </w:trPr>
        <w:tc>
          <w:tcPr>
            <w:tcW w:w="9412" w:type="dxa"/>
            <w:gridSpan w:val="2"/>
          </w:tcPr>
          <w:p w:rsidR="009422A3" w:rsidRDefault="006034ED">
            <w:pPr>
              <w:jc w:val="both"/>
              <w:rPr>
                <w:sz w:val="20"/>
              </w:rPr>
            </w:pPr>
            <w:r>
              <w:rPr>
                <w:sz w:val="20"/>
              </w:rPr>
              <w:t>No aplica.</w:t>
            </w:r>
          </w:p>
        </w:tc>
      </w:tr>
      <w:tr w:rsidR="009422A3" w:rsidTr="00744D4F">
        <w:trPr>
          <w:jc w:val="center"/>
        </w:trPr>
        <w:tc>
          <w:tcPr>
            <w:tcW w:w="9412" w:type="dxa"/>
            <w:gridSpan w:val="2"/>
            <w:shd w:val="clear" w:color="auto" w:fill="E0E0E0"/>
          </w:tcPr>
          <w:p w:rsidR="009422A3" w:rsidRDefault="006034ED">
            <w:r>
              <w:t>Flujos alternos</w:t>
            </w:r>
          </w:p>
        </w:tc>
      </w:tr>
      <w:tr w:rsidR="009422A3" w:rsidTr="00744D4F">
        <w:trPr>
          <w:jc w:val="center"/>
        </w:trPr>
        <w:tc>
          <w:tcPr>
            <w:tcW w:w="9412" w:type="dxa"/>
            <w:gridSpan w:val="2"/>
          </w:tcPr>
          <w:p w:rsidR="009422A3" w:rsidRDefault="006034ED">
            <w:pPr>
              <w:tabs>
                <w:tab w:val="left" w:pos="425"/>
              </w:tabs>
              <w:jc w:val="both"/>
            </w:pPr>
            <w:r>
              <w:rPr>
                <w:bCs/>
                <w:sz w:val="20"/>
              </w:rPr>
              <w:t>No aplica.</w:t>
            </w:r>
          </w:p>
        </w:tc>
      </w:tr>
      <w:tr w:rsidR="009422A3" w:rsidTr="00744D4F">
        <w:trPr>
          <w:trHeight w:val="135"/>
          <w:jc w:val="center"/>
        </w:trPr>
        <w:tc>
          <w:tcPr>
            <w:tcW w:w="9412" w:type="dxa"/>
            <w:gridSpan w:val="2"/>
            <w:shd w:val="clear" w:color="auto" w:fill="E0E0E0"/>
          </w:tcPr>
          <w:p w:rsidR="009422A3" w:rsidRDefault="006034ED">
            <w:r>
              <w:lastRenderedPageBreak/>
              <w:t>Postcondiciones</w:t>
            </w:r>
          </w:p>
        </w:tc>
      </w:tr>
      <w:tr w:rsidR="009422A3" w:rsidTr="00744D4F">
        <w:trPr>
          <w:trHeight w:val="135"/>
          <w:jc w:val="center"/>
        </w:trPr>
        <w:tc>
          <w:tcPr>
            <w:tcW w:w="9412" w:type="dxa"/>
            <w:gridSpan w:val="2"/>
          </w:tcPr>
          <w:p w:rsidR="009422A3" w:rsidRPr="00744D4F" w:rsidRDefault="006034ED" w:rsidP="00145E1F">
            <w:pPr>
              <w:numPr>
                <w:ilvl w:val="0"/>
                <w:numId w:val="41"/>
              </w:numPr>
              <w:tabs>
                <w:tab w:val="left" w:pos="360"/>
              </w:tabs>
              <w:rPr>
                <w:sz w:val="20"/>
              </w:rPr>
            </w:pPr>
            <w:r w:rsidRPr="00744D4F">
              <w:rPr>
                <w:sz w:val="20"/>
              </w:rPr>
              <w:t xml:space="preserve">Se </w:t>
            </w:r>
            <w:r w:rsidR="00E75459">
              <w:rPr>
                <w:sz w:val="20"/>
              </w:rPr>
              <w:t>editaron los</w:t>
            </w:r>
            <w:r>
              <w:rPr>
                <w:sz w:val="20"/>
              </w:rPr>
              <w:t xml:space="preserve"> </w:t>
            </w:r>
            <w:r w:rsidR="00E75459">
              <w:rPr>
                <w:sz w:val="20"/>
              </w:rPr>
              <w:t>umbrales</w:t>
            </w:r>
            <w:r w:rsidR="00E75459" w:rsidRPr="00744D4F">
              <w:rPr>
                <w:sz w:val="20"/>
              </w:rPr>
              <w:t xml:space="preserve"> </w:t>
            </w:r>
            <w:r w:rsidRPr="00744D4F">
              <w:rPr>
                <w:sz w:val="20"/>
              </w:rPr>
              <w:t xml:space="preserve">de </w:t>
            </w:r>
            <w:r>
              <w:rPr>
                <w:sz w:val="20"/>
              </w:rPr>
              <w:t>carga</w:t>
            </w:r>
            <w:r w:rsidR="00E75459">
              <w:rPr>
                <w:sz w:val="20"/>
              </w:rPr>
              <w:t xml:space="preserve"> y </w:t>
            </w:r>
            <w:r w:rsidR="00E75459" w:rsidRPr="00744D4F">
              <w:rPr>
                <w:sz w:val="20"/>
              </w:rPr>
              <w:t>descarga</w:t>
            </w:r>
            <w:r w:rsidRPr="00744D4F">
              <w:rPr>
                <w:sz w:val="20"/>
              </w:rPr>
              <w:t xml:space="preserve"> por cada tipo de archivo</w:t>
            </w:r>
            <w:r w:rsidR="00E75459">
              <w:rPr>
                <w:sz w:val="20"/>
              </w:rPr>
              <w:t>, así como si descripción</w:t>
            </w:r>
            <w:r w:rsidRPr="00744D4F">
              <w:rPr>
                <w:sz w:val="20"/>
              </w:rPr>
              <w:t>.</w:t>
            </w:r>
          </w:p>
        </w:tc>
      </w:tr>
      <w:tr w:rsidR="009422A3" w:rsidTr="00744D4F">
        <w:trPr>
          <w:jc w:val="center"/>
        </w:trPr>
        <w:tc>
          <w:tcPr>
            <w:tcW w:w="9412" w:type="dxa"/>
            <w:gridSpan w:val="2"/>
            <w:tcBorders>
              <w:bottom w:val="single" w:sz="4" w:space="0" w:color="auto"/>
            </w:tcBorders>
            <w:shd w:val="clear" w:color="auto" w:fill="E0E0E0"/>
          </w:tcPr>
          <w:p w:rsidR="009422A3" w:rsidRPr="00744D4F" w:rsidRDefault="006034ED">
            <w:r w:rsidRPr="00744D4F">
              <w:t>Puntos de extensión (extend) o de inclusión (include)</w:t>
            </w:r>
          </w:p>
        </w:tc>
      </w:tr>
      <w:tr w:rsidR="009422A3" w:rsidTr="00744D4F">
        <w:trPr>
          <w:jc w:val="center"/>
        </w:trPr>
        <w:tc>
          <w:tcPr>
            <w:tcW w:w="9412" w:type="dxa"/>
            <w:gridSpan w:val="2"/>
          </w:tcPr>
          <w:p w:rsidR="009422A3" w:rsidRDefault="006034ED">
            <w:pPr>
              <w:jc w:val="both"/>
              <w:rPr>
                <w:sz w:val="20"/>
              </w:rPr>
            </w:pPr>
            <w:r>
              <w:rPr>
                <w:sz w:val="20"/>
              </w:rPr>
              <w:t>No Aplica.</w:t>
            </w:r>
          </w:p>
        </w:tc>
      </w:tr>
      <w:tr w:rsidR="009422A3" w:rsidTr="00744D4F">
        <w:trPr>
          <w:jc w:val="center"/>
        </w:trPr>
        <w:tc>
          <w:tcPr>
            <w:tcW w:w="9412" w:type="dxa"/>
            <w:gridSpan w:val="2"/>
            <w:shd w:val="clear" w:color="auto" w:fill="E0E0E0"/>
          </w:tcPr>
          <w:p w:rsidR="009422A3" w:rsidRDefault="006034ED">
            <w:r>
              <w:t>Observaciones</w:t>
            </w:r>
          </w:p>
        </w:tc>
      </w:tr>
      <w:tr w:rsidR="009422A3" w:rsidTr="00744D4F">
        <w:trPr>
          <w:jc w:val="center"/>
        </w:trPr>
        <w:tc>
          <w:tcPr>
            <w:tcW w:w="9412" w:type="dxa"/>
            <w:gridSpan w:val="2"/>
            <w:shd w:val="clear" w:color="auto" w:fill="FFFFFF"/>
          </w:tcPr>
          <w:p w:rsidR="009422A3" w:rsidRDefault="006034ED" w:rsidP="00145E1F">
            <w:pPr>
              <w:numPr>
                <w:ilvl w:val="0"/>
                <w:numId w:val="42"/>
              </w:numPr>
              <w:jc w:val="both"/>
              <w:rPr>
                <w:sz w:val="20"/>
              </w:rPr>
            </w:pPr>
            <w:r w:rsidRPr="00744D4F">
              <w:rPr>
                <w:sz w:val="20"/>
              </w:rPr>
              <w:t xml:space="preserve">Si el usuario no ingresa </w:t>
            </w:r>
            <w:r w:rsidR="00E75459">
              <w:rPr>
                <w:sz w:val="20"/>
              </w:rPr>
              <w:t>Umbral</w:t>
            </w:r>
            <w:r w:rsidRPr="00744D4F">
              <w:rPr>
                <w:sz w:val="20"/>
              </w:rPr>
              <w:t xml:space="preserve"> Máximo de Descarga y </w:t>
            </w:r>
            <w:r w:rsidR="00E75459">
              <w:rPr>
                <w:sz w:val="20"/>
              </w:rPr>
              <w:t>Umbral</w:t>
            </w:r>
            <w:r w:rsidR="00E75459" w:rsidRPr="00744D4F">
              <w:rPr>
                <w:sz w:val="20"/>
              </w:rPr>
              <w:t xml:space="preserve"> </w:t>
            </w:r>
            <w:r w:rsidRPr="00744D4F">
              <w:rPr>
                <w:sz w:val="20"/>
              </w:rPr>
              <w:t xml:space="preserve">Máximo de Carga, </w:t>
            </w:r>
            <w:r w:rsidR="00E75459">
              <w:rPr>
                <w:sz w:val="20"/>
              </w:rPr>
              <w:t>el sistema</w:t>
            </w:r>
            <w:r w:rsidRPr="00744D4F">
              <w:rPr>
                <w:sz w:val="20"/>
              </w:rPr>
              <w:t xml:space="preserve"> asume que no hay límite.</w:t>
            </w:r>
          </w:p>
          <w:p w:rsidR="00E916F7" w:rsidRPr="00744D4F" w:rsidRDefault="00E916F7" w:rsidP="00145E1F">
            <w:pPr>
              <w:numPr>
                <w:ilvl w:val="0"/>
                <w:numId w:val="42"/>
              </w:numPr>
              <w:jc w:val="both"/>
              <w:rPr>
                <w:sz w:val="20"/>
              </w:rPr>
            </w:pPr>
            <w:r>
              <w:rPr>
                <w:sz w:val="20"/>
              </w:rPr>
              <w:t xml:space="preserve">Cuando el usuario móvil  quiera ver/descargar un archivo que exceda el umbral máximo de descarga configurado, se le mostrará </w:t>
            </w:r>
            <w:r w:rsidRPr="00E916F7">
              <w:rPr>
                <w:sz w:val="20"/>
              </w:rPr>
              <w:t>una “Alerta de Descarga Pesada”, es decir, la idea es que cuando la FFVV está en el kiosco móvil, con plan de datos, y el archivo pasa este umbral, le sale un mensaje que dice algo como “¿Este archivo es pesado y se en</w:t>
            </w:r>
            <w:r>
              <w:rPr>
                <w:sz w:val="20"/>
              </w:rPr>
              <w:t>cuentra usando su plan de datos móvil</w:t>
            </w:r>
            <w:r w:rsidRPr="00E916F7">
              <w:rPr>
                <w:sz w:val="20"/>
              </w:rPr>
              <w:t>, desea continuar?”</w:t>
            </w:r>
          </w:p>
        </w:tc>
      </w:tr>
      <w:tr w:rsidR="009422A3" w:rsidTr="00744D4F">
        <w:trPr>
          <w:jc w:val="center"/>
        </w:trPr>
        <w:tc>
          <w:tcPr>
            <w:tcW w:w="9412" w:type="dxa"/>
            <w:gridSpan w:val="2"/>
            <w:shd w:val="clear" w:color="auto" w:fill="E0E0E0"/>
          </w:tcPr>
          <w:p w:rsidR="009422A3" w:rsidRDefault="006034ED">
            <w:r>
              <w:t>Pantallas asociadas</w:t>
            </w:r>
          </w:p>
        </w:tc>
      </w:tr>
      <w:tr w:rsidR="009422A3" w:rsidTr="00744D4F">
        <w:trPr>
          <w:trHeight w:val="1332"/>
          <w:jc w:val="center"/>
        </w:trPr>
        <w:tc>
          <w:tcPr>
            <w:tcW w:w="9412" w:type="dxa"/>
            <w:gridSpan w:val="2"/>
          </w:tcPr>
          <w:p w:rsidR="009422A3" w:rsidRDefault="006034ED">
            <w:pPr>
              <w:numPr>
                <w:ilvl w:val="0"/>
                <w:numId w:val="4"/>
              </w:numPr>
              <w:jc w:val="both"/>
              <w:rPr>
                <w:sz w:val="20"/>
              </w:rPr>
            </w:pPr>
            <w:r>
              <w:rPr>
                <w:sz w:val="20"/>
              </w:rPr>
              <w:t>PW-028</w:t>
            </w:r>
          </w:p>
          <w:p w:rsidR="009422A3" w:rsidRDefault="006034ED">
            <w:pPr>
              <w:numPr>
                <w:ilvl w:val="0"/>
                <w:numId w:val="4"/>
              </w:numPr>
              <w:jc w:val="both"/>
              <w:rPr>
                <w:sz w:val="20"/>
              </w:rPr>
            </w:pPr>
            <w:r>
              <w:rPr>
                <w:sz w:val="20"/>
              </w:rPr>
              <w:t>PW-029</w:t>
            </w:r>
          </w:p>
          <w:p w:rsidR="009422A3" w:rsidRDefault="006034ED">
            <w:pPr>
              <w:numPr>
                <w:ilvl w:val="0"/>
                <w:numId w:val="4"/>
              </w:numPr>
              <w:jc w:val="both"/>
              <w:rPr>
                <w:sz w:val="20"/>
              </w:rPr>
            </w:pPr>
            <w:r>
              <w:rPr>
                <w:sz w:val="20"/>
              </w:rPr>
              <w:t>PW-030</w:t>
            </w:r>
          </w:p>
        </w:tc>
      </w:tr>
    </w:tbl>
    <w:p w:rsidR="009422A3" w:rsidRDefault="009422A3"/>
    <w:p w:rsidR="009422A3" w:rsidRDefault="009B1314" w:rsidP="00E75459">
      <w:pPr>
        <w:jc w:val="center"/>
      </w:pPr>
      <w:r>
        <w:pict>
          <v:shape id="_x0000_i1035" type="#_x0000_t75" style="width:6in;height:262.95pt">
            <v:imagedata r:id="rId17" o:title=""/>
          </v:shape>
        </w:pict>
      </w:r>
    </w:p>
    <w:p w:rsidR="009422A3" w:rsidRDefault="006034ED">
      <w:pPr>
        <w:jc w:val="center"/>
      </w:pPr>
      <w:r>
        <w:t>Wireframe PW-028</w:t>
      </w:r>
    </w:p>
    <w:p w:rsidR="009422A3" w:rsidRDefault="009B1314">
      <w:pPr>
        <w:jc w:val="center"/>
      </w:pPr>
      <w:r>
        <w:lastRenderedPageBreak/>
        <w:pict>
          <v:shape id="_x0000_i1036" type="#_x0000_t75" style="width:278pt;height:170.9pt;visibility:visible;mso-wrap-style:square">
            <v:imagedata r:id="rId18" o:title=""/>
          </v:shape>
        </w:pict>
      </w:r>
    </w:p>
    <w:p w:rsidR="009422A3" w:rsidRDefault="006034ED">
      <w:pPr>
        <w:jc w:val="center"/>
      </w:pPr>
      <w:r>
        <w:t>Wireframe PW-029</w:t>
      </w:r>
    </w:p>
    <w:p w:rsidR="009422A3" w:rsidRDefault="009B1314">
      <w:pPr>
        <w:jc w:val="center"/>
      </w:pPr>
      <w:r>
        <w:pict>
          <v:shape id="Picture Frame 1039" o:spid="_x0000_i1037" type="#_x0000_t75" style="width:276.1pt;height:122.7pt">
            <v:imagedata r:id="rId19" o:title=""/>
          </v:shape>
        </w:pict>
      </w:r>
    </w:p>
    <w:p w:rsidR="009422A3" w:rsidRDefault="006034ED">
      <w:pPr>
        <w:jc w:val="center"/>
      </w:pPr>
      <w:r>
        <w:t>Wireframe PW-030</w:t>
      </w:r>
    </w:p>
    <w:p w:rsidR="009422A3" w:rsidRDefault="006034ED" w:rsidP="00D74392">
      <w:pPr>
        <w:pStyle w:val="Titulo2"/>
        <w:numPr>
          <w:ilvl w:val="2"/>
          <w:numId w:val="32"/>
        </w:numPr>
        <w:pBdr>
          <w:top w:val="none" w:sz="0" w:space="0" w:color="auto"/>
        </w:pBdr>
        <w:tabs>
          <w:tab w:val="clear" w:pos="3839"/>
          <w:tab w:val="left" w:pos="851"/>
        </w:tabs>
      </w:pPr>
      <w:r>
        <w:br w:type="page"/>
      </w:r>
      <w:bookmarkStart w:id="104" w:name="_Toc418009839"/>
      <w:bookmarkStart w:id="105" w:name="_Toc418070787"/>
      <w:bookmarkStart w:id="106" w:name="_Toc419107495"/>
      <w:bookmarkStart w:id="107" w:name="_Toc418608696"/>
      <w:r>
        <w:lastRenderedPageBreak/>
        <w:t xml:space="preserve">CUW-003 </w:t>
      </w:r>
      <w:bookmarkEnd w:id="104"/>
      <w:bookmarkEnd w:id="105"/>
      <w:r>
        <w:t>Gestionar Colecciones</w:t>
      </w:r>
      <w:bookmarkEnd w:id="106"/>
      <w:bookmarkEnd w:id="107"/>
    </w:p>
    <w:tbl>
      <w:tblPr>
        <w:tblW w:w="94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809"/>
        <w:gridCol w:w="7603"/>
      </w:tblGrid>
      <w:tr w:rsidR="009422A3" w:rsidTr="00744D4F">
        <w:trPr>
          <w:trHeight w:val="178"/>
          <w:jc w:val="center"/>
        </w:trPr>
        <w:tc>
          <w:tcPr>
            <w:tcW w:w="1809" w:type="dxa"/>
            <w:shd w:val="clear" w:color="auto" w:fill="E0E0E0"/>
            <w:vAlign w:val="center"/>
          </w:tcPr>
          <w:p w:rsidR="009422A3" w:rsidRPr="00744D4F" w:rsidRDefault="006034ED">
            <w:r w:rsidRPr="00744D4F">
              <w:t>Caso de Uso del Sistema</w:t>
            </w:r>
          </w:p>
        </w:tc>
        <w:tc>
          <w:tcPr>
            <w:tcW w:w="7603" w:type="dxa"/>
            <w:vAlign w:val="center"/>
          </w:tcPr>
          <w:p w:rsidR="009422A3" w:rsidRDefault="006034ED" w:rsidP="0003790D">
            <w:pPr>
              <w:rPr>
                <w:sz w:val="20"/>
                <w:szCs w:val="22"/>
                <w:lang w:eastAsia="en-US"/>
              </w:rPr>
            </w:pPr>
            <w:r>
              <w:rPr>
                <w:sz w:val="20"/>
                <w:szCs w:val="22"/>
                <w:lang w:eastAsia="en-US"/>
              </w:rPr>
              <w:t>Gestionar Colecciones</w:t>
            </w:r>
          </w:p>
        </w:tc>
      </w:tr>
      <w:tr w:rsidR="009422A3" w:rsidTr="00744D4F">
        <w:trPr>
          <w:jc w:val="center"/>
        </w:trPr>
        <w:tc>
          <w:tcPr>
            <w:tcW w:w="1809" w:type="dxa"/>
            <w:shd w:val="clear" w:color="auto" w:fill="E0E0E0"/>
            <w:vAlign w:val="center"/>
          </w:tcPr>
          <w:p w:rsidR="009422A3" w:rsidRDefault="006034ED">
            <w:r>
              <w:t>Actores</w:t>
            </w:r>
          </w:p>
        </w:tc>
        <w:tc>
          <w:tcPr>
            <w:tcW w:w="7603" w:type="dxa"/>
            <w:vAlign w:val="center"/>
          </w:tcPr>
          <w:p w:rsidR="009422A3" w:rsidRPr="00744D4F" w:rsidRDefault="006034ED">
            <w:pPr>
              <w:rPr>
                <w:sz w:val="20"/>
              </w:rPr>
            </w:pPr>
            <w:r w:rsidRPr="00744D4F">
              <w:rPr>
                <w:sz w:val="20"/>
              </w:rPr>
              <w:t xml:space="preserve">Administrador (Administrador </w:t>
            </w:r>
            <w:proofErr w:type="spellStart"/>
            <w:r w:rsidRPr="00744D4F">
              <w:rPr>
                <w:sz w:val="20"/>
              </w:rPr>
              <w:t>Corp</w:t>
            </w:r>
            <w:proofErr w:type="spellEnd"/>
            <w:r w:rsidRPr="00744D4F">
              <w:rPr>
                <w:sz w:val="20"/>
              </w:rPr>
              <w:t>, Administrador UN)</w:t>
            </w:r>
            <w:ins w:id="108" w:author="Albatrino Aza, Giuseppe Martin" w:date="2015-05-14T09:42:00Z">
              <w:r w:rsidR="00F1165F">
                <w:rPr>
                  <w:sz w:val="20"/>
                </w:rPr>
                <w:t xml:space="preserve"> </w:t>
              </w:r>
            </w:ins>
          </w:p>
        </w:tc>
      </w:tr>
      <w:tr w:rsidR="009422A3" w:rsidTr="00744D4F">
        <w:trPr>
          <w:jc w:val="center"/>
        </w:trPr>
        <w:tc>
          <w:tcPr>
            <w:tcW w:w="1809" w:type="dxa"/>
            <w:shd w:val="clear" w:color="auto" w:fill="E0E0E0"/>
            <w:vAlign w:val="center"/>
          </w:tcPr>
          <w:p w:rsidR="009422A3" w:rsidRDefault="006034ED">
            <w:r>
              <w:t>Breve descripción</w:t>
            </w:r>
          </w:p>
        </w:tc>
        <w:tc>
          <w:tcPr>
            <w:tcW w:w="7603" w:type="dxa"/>
            <w:vAlign w:val="center"/>
          </w:tcPr>
          <w:p w:rsidR="009422A3" w:rsidRPr="00744D4F" w:rsidRDefault="006034ED">
            <w:pPr>
              <w:jc w:val="both"/>
              <w:rPr>
                <w:sz w:val="20"/>
              </w:rPr>
            </w:pPr>
            <w:r w:rsidRPr="00744D4F">
              <w:rPr>
                <w:sz w:val="20"/>
              </w:rPr>
              <w:t>Permite al usuario crear, editar y eliminar las Colecciones. Las Colecciones tendrán un nivel de anidamiento de hasta cuatro niveles.</w:t>
            </w:r>
          </w:p>
        </w:tc>
      </w:tr>
      <w:tr w:rsidR="009422A3" w:rsidTr="00744D4F">
        <w:trPr>
          <w:jc w:val="center"/>
        </w:trPr>
        <w:tc>
          <w:tcPr>
            <w:tcW w:w="9412" w:type="dxa"/>
            <w:gridSpan w:val="2"/>
            <w:shd w:val="clear" w:color="auto" w:fill="E0E0E0"/>
          </w:tcPr>
          <w:p w:rsidR="009422A3" w:rsidRDefault="006034ED">
            <w:r>
              <w:t>Precondiciones</w:t>
            </w:r>
          </w:p>
        </w:tc>
      </w:tr>
      <w:tr w:rsidR="009422A3" w:rsidTr="00744D4F">
        <w:trPr>
          <w:jc w:val="center"/>
        </w:trPr>
        <w:tc>
          <w:tcPr>
            <w:tcW w:w="9412" w:type="dxa"/>
            <w:gridSpan w:val="2"/>
          </w:tcPr>
          <w:p w:rsidR="009422A3" w:rsidRPr="00744D4F" w:rsidRDefault="006034ED" w:rsidP="006034ED">
            <w:pPr>
              <w:pStyle w:val="ListParagraph11"/>
              <w:numPr>
                <w:ilvl w:val="0"/>
                <w:numId w:val="13"/>
              </w:numPr>
              <w:spacing w:after="0"/>
              <w:jc w:val="both"/>
              <w:rPr>
                <w:sz w:val="20"/>
              </w:rPr>
            </w:pPr>
            <w:r w:rsidRPr="00744D4F">
              <w:rPr>
                <w:sz w:val="20"/>
              </w:rPr>
              <w:t>El usuario debe haber iniciado sesión en el sistema web.</w:t>
            </w:r>
          </w:p>
        </w:tc>
      </w:tr>
      <w:tr w:rsidR="009422A3" w:rsidTr="00744D4F">
        <w:trPr>
          <w:jc w:val="center"/>
        </w:trPr>
        <w:tc>
          <w:tcPr>
            <w:tcW w:w="9412" w:type="dxa"/>
            <w:gridSpan w:val="2"/>
            <w:shd w:val="clear" w:color="auto" w:fill="E0E0E0"/>
          </w:tcPr>
          <w:p w:rsidR="009422A3" w:rsidRDefault="006034ED">
            <w:r>
              <w:t>Flujo básico</w:t>
            </w:r>
          </w:p>
        </w:tc>
      </w:tr>
      <w:tr w:rsidR="009422A3" w:rsidTr="00744D4F">
        <w:trPr>
          <w:jc w:val="center"/>
        </w:trPr>
        <w:tc>
          <w:tcPr>
            <w:tcW w:w="9412" w:type="dxa"/>
            <w:gridSpan w:val="2"/>
          </w:tcPr>
          <w:p w:rsidR="00E85426" w:rsidRDefault="00E85426" w:rsidP="00145E1F">
            <w:pPr>
              <w:numPr>
                <w:ilvl w:val="0"/>
                <w:numId w:val="43"/>
              </w:numPr>
              <w:spacing w:before="120"/>
              <w:ind w:left="357" w:hanging="357"/>
              <w:jc w:val="both"/>
              <w:rPr>
                <w:sz w:val="20"/>
              </w:rPr>
            </w:pPr>
            <w:r>
              <w:rPr>
                <w:sz w:val="20"/>
              </w:rPr>
              <w:t>El usuario selecciona el menú Administrar Colecciones.</w:t>
            </w:r>
          </w:p>
          <w:p w:rsidR="009422A3" w:rsidRPr="00744D4F" w:rsidRDefault="006034ED" w:rsidP="00145E1F">
            <w:pPr>
              <w:numPr>
                <w:ilvl w:val="0"/>
                <w:numId w:val="43"/>
              </w:numPr>
              <w:spacing w:before="120"/>
              <w:ind w:left="357" w:hanging="357"/>
              <w:jc w:val="both"/>
              <w:rPr>
                <w:sz w:val="20"/>
              </w:rPr>
            </w:pPr>
            <w:r w:rsidRPr="00744D4F">
              <w:rPr>
                <w:sz w:val="20"/>
              </w:rPr>
              <w:t xml:space="preserve">El sistema muestra el formulario para la </w:t>
            </w:r>
            <w:r w:rsidR="00E85426">
              <w:rPr>
                <w:sz w:val="20"/>
              </w:rPr>
              <w:t>administración</w:t>
            </w:r>
            <w:r w:rsidRPr="00744D4F">
              <w:rPr>
                <w:sz w:val="20"/>
              </w:rPr>
              <w:t xml:space="preserve"> de colecciones</w:t>
            </w:r>
            <w:r w:rsidR="00E85426">
              <w:rPr>
                <w:sz w:val="20"/>
              </w:rPr>
              <w:t>,</w:t>
            </w:r>
            <w:r>
              <w:rPr>
                <w:b/>
                <w:bCs/>
                <w:sz w:val="20"/>
              </w:rPr>
              <w:t xml:space="preserve"> </w:t>
            </w:r>
            <w:r w:rsidR="00E85426">
              <w:rPr>
                <w:sz w:val="20"/>
              </w:rPr>
              <w:t xml:space="preserve">el cual tiene </w:t>
            </w:r>
            <w:r w:rsidRPr="00744D4F">
              <w:rPr>
                <w:sz w:val="20"/>
              </w:rPr>
              <w:t xml:space="preserve">las siguientes secciones: </w:t>
            </w:r>
            <w:r w:rsidR="00E85426">
              <w:rPr>
                <w:b/>
                <w:bCs/>
                <w:sz w:val="20"/>
              </w:rPr>
              <w:t>(PW-005)</w:t>
            </w:r>
          </w:p>
          <w:p w:rsidR="009422A3" w:rsidRPr="00744D4F" w:rsidRDefault="006034ED" w:rsidP="00744D4F">
            <w:pPr>
              <w:numPr>
                <w:ilvl w:val="0"/>
                <w:numId w:val="88"/>
              </w:numPr>
              <w:jc w:val="both"/>
              <w:rPr>
                <w:sz w:val="20"/>
              </w:rPr>
            </w:pPr>
            <w:r w:rsidRPr="00744D4F">
              <w:rPr>
                <w:b/>
                <w:sz w:val="20"/>
              </w:rPr>
              <w:t>Colecciones</w:t>
            </w:r>
            <w:r w:rsidRPr="00744D4F">
              <w:rPr>
                <w:sz w:val="20"/>
              </w:rPr>
              <w:t xml:space="preserve">, muestra una lista con las colecciones existentes, se mostrarán por defecto desde el nivel </w:t>
            </w:r>
            <w:r w:rsidR="00E916F7" w:rsidRPr="00737CBC">
              <w:rPr>
                <w:bCs/>
                <w:sz w:val="20"/>
              </w:rPr>
              <w:t>jerárquico</w:t>
            </w:r>
            <w:r w:rsidR="00E916F7" w:rsidRPr="00744D4F">
              <w:rPr>
                <w:sz w:val="20"/>
              </w:rPr>
              <w:t xml:space="preserve"> inicial</w:t>
            </w:r>
            <w:r w:rsidRPr="00737CBC">
              <w:rPr>
                <w:bCs/>
                <w:sz w:val="20"/>
              </w:rPr>
              <w:t>,</w:t>
            </w:r>
            <w:r w:rsidR="00E916F7" w:rsidRPr="00737CBC">
              <w:rPr>
                <w:bCs/>
                <w:sz w:val="20"/>
              </w:rPr>
              <w:t xml:space="preserve"> es decir, se</w:t>
            </w:r>
            <w:r w:rsidRPr="00744D4F">
              <w:rPr>
                <w:sz w:val="20"/>
              </w:rPr>
              <w:t xml:space="preserve"> muestra el listado de las colecciones del primer nivel</w:t>
            </w:r>
            <w:r w:rsidRPr="00737CBC">
              <w:rPr>
                <w:bCs/>
                <w:sz w:val="20"/>
              </w:rPr>
              <w:t>.</w:t>
            </w:r>
            <w:r w:rsidR="00E916F7" w:rsidRPr="00737CBC">
              <w:rPr>
                <w:bCs/>
                <w:sz w:val="20"/>
              </w:rPr>
              <w:t xml:space="preserve"> </w:t>
            </w:r>
            <w:ins w:id="109" w:author="Albatrino Aza, Giuseppe Martin" w:date="2015-05-14T12:28:00Z">
              <w:r w:rsidR="007008AD">
                <w:rPr>
                  <w:bCs/>
                  <w:sz w:val="20"/>
                </w:rPr>
                <w:t xml:space="preserve">Si una colección tiene más colecciones en su interior, debe mostrar un indicador. </w:t>
              </w:r>
            </w:ins>
            <w:r w:rsidR="00E916F7" w:rsidRPr="00737CBC">
              <w:rPr>
                <w:bCs/>
                <w:sz w:val="20"/>
              </w:rPr>
              <w:t>Presenta las opciones Nuevo, Editar, Eliminar, Ver.</w:t>
            </w:r>
            <w:r w:rsidR="008401CB">
              <w:rPr>
                <w:bCs/>
                <w:sz w:val="20"/>
              </w:rPr>
              <w:t xml:space="preserve"> Además, cuenta con un “</w:t>
            </w:r>
            <w:proofErr w:type="spellStart"/>
            <w:r w:rsidR="008401CB" w:rsidRPr="008401CB">
              <w:rPr>
                <w:bCs/>
                <w:sz w:val="20"/>
              </w:rPr>
              <w:t>breadcrumb</w:t>
            </w:r>
            <w:proofErr w:type="spellEnd"/>
            <w:r w:rsidR="008401CB">
              <w:rPr>
                <w:bCs/>
                <w:sz w:val="20"/>
              </w:rPr>
              <w:t>” el cual permite al usuario la navegación hacia atrás cuando navega por varios niveles de las colecciones</w:t>
            </w:r>
            <w:r w:rsidR="008401CB" w:rsidRPr="00744D4F">
              <w:rPr>
                <w:sz w:val="20"/>
              </w:rPr>
              <w:t>.</w:t>
            </w:r>
          </w:p>
          <w:p w:rsidR="009422A3" w:rsidRPr="00744D4F" w:rsidRDefault="00E916F7" w:rsidP="00744D4F">
            <w:pPr>
              <w:pStyle w:val="ListParagraph1"/>
              <w:numPr>
                <w:ilvl w:val="0"/>
                <w:numId w:val="88"/>
              </w:numPr>
              <w:jc w:val="both"/>
              <w:rPr>
                <w:sz w:val="20"/>
              </w:rPr>
            </w:pPr>
            <w:r w:rsidRPr="00737CBC">
              <w:rPr>
                <w:b/>
                <w:bCs/>
                <w:sz w:val="20"/>
              </w:rPr>
              <w:t>Listado</w:t>
            </w:r>
            <w:r w:rsidR="006034ED" w:rsidRPr="00744D4F">
              <w:rPr>
                <w:b/>
                <w:sz w:val="20"/>
              </w:rPr>
              <w:t xml:space="preserve"> de </w:t>
            </w:r>
            <w:r w:rsidRPr="00737CBC">
              <w:rPr>
                <w:b/>
                <w:bCs/>
                <w:sz w:val="20"/>
              </w:rPr>
              <w:t>Archivos</w:t>
            </w:r>
            <w:r w:rsidR="006034ED" w:rsidRPr="00744D4F">
              <w:rPr>
                <w:sz w:val="20"/>
              </w:rPr>
              <w:t xml:space="preserve">, </w:t>
            </w:r>
            <w:r w:rsidRPr="00744D4F">
              <w:rPr>
                <w:sz w:val="20"/>
              </w:rPr>
              <w:t>muestra</w:t>
            </w:r>
            <w:r w:rsidR="006034ED" w:rsidRPr="00744D4F">
              <w:rPr>
                <w:sz w:val="20"/>
              </w:rPr>
              <w:t xml:space="preserve"> </w:t>
            </w:r>
            <w:r w:rsidR="006034ED" w:rsidRPr="00737CBC">
              <w:rPr>
                <w:sz w:val="20"/>
              </w:rPr>
              <w:t>un listado con archivos</w:t>
            </w:r>
            <w:r w:rsidR="006034ED" w:rsidRPr="00744D4F">
              <w:rPr>
                <w:sz w:val="20"/>
              </w:rPr>
              <w:t xml:space="preserve"> de la </w:t>
            </w:r>
            <w:r w:rsidR="006034ED" w:rsidRPr="00737CBC">
              <w:rPr>
                <w:sz w:val="20"/>
              </w:rPr>
              <w:t>Colección</w:t>
            </w:r>
            <w:r w:rsidR="006034ED" w:rsidRPr="00744D4F">
              <w:rPr>
                <w:sz w:val="20"/>
              </w:rPr>
              <w:t xml:space="preserve"> seleccionada</w:t>
            </w:r>
            <w:r w:rsidR="006034ED" w:rsidRPr="00737CBC">
              <w:rPr>
                <w:sz w:val="20"/>
              </w:rPr>
              <w:t xml:space="preserve">. Esta lista contiene las columnas: </w:t>
            </w:r>
            <w:proofErr w:type="spellStart"/>
            <w:r w:rsidR="006034ED" w:rsidRPr="00737CBC">
              <w:rPr>
                <w:sz w:val="20"/>
              </w:rPr>
              <w:t>Sel</w:t>
            </w:r>
            <w:proofErr w:type="spellEnd"/>
            <w:r w:rsidRPr="00737CBC">
              <w:rPr>
                <w:sz w:val="20"/>
              </w:rPr>
              <w:t xml:space="preserve"> (p</w:t>
            </w:r>
            <w:r w:rsidR="006034ED" w:rsidRPr="00737CBC">
              <w:rPr>
                <w:sz w:val="20"/>
              </w:rPr>
              <w:t>ara seleccionar archivos de la lista),</w:t>
            </w:r>
            <w:r w:rsidR="006034ED" w:rsidRPr="00744D4F">
              <w:rPr>
                <w:sz w:val="20"/>
              </w:rPr>
              <w:t xml:space="preserve"> Nombre,</w:t>
            </w:r>
            <w:r w:rsidR="006034ED" w:rsidRPr="00737CBC">
              <w:rPr>
                <w:sz w:val="20"/>
              </w:rPr>
              <w:t xml:space="preserve"> Tamaño, Extensión, Descargable</w:t>
            </w:r>
            <w:r w:rsidRPr="00737CBC">
              <w:rPr>
                <w:sz w:val="20"/>
              </w:rPr>
              <w:t>, Destacado, Caducidad, Estado,</w:t>
            </w:r>
            <w:r w:rsidRPr="00744D4F">
              <w:rPr>
                <w:sz w:val="20"/>
              </w:rPr>
              <w:t xml:space="preserve"> Orden y </w:t>
            </w:r>
            <w:r w:rsidRPr="00737CBC">
              <w:rPr>
                <w:sz w:val="20"/>
              </w:rPr>
              <w:t>Roles.</w:t>
            </w:r>
            <w:r w:rsidR="00737CBC">
              <w:rPr>
                <w:sz w:val="20"/>
              </w:rPr>
              <w:t xml:space="preserve"> </w:t>
            </w:r>
            <w:r w:rsidRPr="00737CBC">
              <w:rPr>
                <w:sz w:val="20"/>
              </w:rPr>
              <w:t>Presenta</w:t>
            </w:r>
            <w:r w:rsidRPr="00744D4F">
              <w:rPr>
                <w:sz w:val="20"/>
              </w:rPr>
              <w:t xml:space="preserve"> las opciones: Nuevo, Editar, Eliminar, Mover (</w:t>
            </w:r>
            <w:r w:rsidRPr="00737CBC">
              <w:rPr>
                <w:sz w:val="20"/>
              </w:rPr>
              <w:t>estas</w:t>
            </w:r>
            <w:r w:rsidRPr="00744D4F">
              <w:rPr>
                <w:sz w:val="20"/>
              </w:rPr>
              <w:t xml:space="preserve"> opciones son para la gestión de los archivos dentro de las Colecciones) y el campo indicador de “Seleccionar todos” (</w:t>
            </w:r>
            <w:r w:rsidRPr="00737CBC">
              <w:rPr>
                <w:sz w:val="20"/>
              </w:rPr>
              <w:t>solo funcionará para eliminación).</w:t>
            </w:r>
          </w:p>
        </w:tc>
      </w:tr>
      <w:tr w:rsidR="009422A3" w:rsidTr="00744D4F">
        <w:trPr>
          <w:jc w:val="center"/>
        </w:trPr>
        <w:tc>
          <w:tcPr>
            <w:tcW w:w="9412" w:type="dxa"/>
            <w:gridSpan w:val="2"/>
            <w:tcBorders>
              <w:bottom w:val="single" w:sz="4" w:space="0" w:color="auto"/>
            </w:tcBorders>
            <w:shd w:val="clear" w:color="auto" w:fill="E0E0E0"/>
          </w:tcPr>
          <w:p w:rsidR="009422A3" w:rsidRDefault="006034ED">
            <w:r>
              <w:t>Subflujos</w:t>
            </w:r>
          </w:p>
        </w:tc>
      </w:tr>
      <w:tr w:rsidR="009422A3" w:rsidTr="00744D4F">
        <w:trPr>
          <w:jc w:val="center"/>
        </w:trPr>
        <w:tc>
          <w:tcPr>
            <w:tcW w:w="9412" w:type="dxa"/>
            <w:gridSpan w:val="2"/>
          </w:tcPr>
          <w:p w:rsidR="009422A3" w:rsidRDefault="006034ED">
            <w:pPr>
              <w:jc w:val="both"/>
              <w:rPr>
                <w:sz w:val="20"/>
              </w:rPr>
            </w:pPr>
            <w:r>
              <w:rPr>
                <w:b/>
                <w:bCs/>
                <w:sz w:val="20"/>
              </w:rPr>
              <w:t>Subflujo 1: (Nueva Colección)</w:t>
            </w:r>
          </w:p>
          <w:p w:rsidR="009422A3" w:rsidRPr="00744D4F" w:rsidRDefault="006034ED" w:rsidP="00145E1F">
            <w:pPr>
              <w:numPr>
                <w:ilvl w:val="0"/>
                <w:numId w:val="44"/>
              </w:numPr>
              <w:jc w:val="both"/>
              <w:rPr>
                <w:sz w:val="20"/>
              </w:rPr>
            </w:pPr>
            <w:r w:rsidRPr="00744D4F">
              <w:rPr>
                <w:sz w:val="20"/>
              </w:rPr>
              <w:t xml:space="preserve">El usuario selecciona una </w:t>
            </w:r>
            <w:r w:rsidR="008031C2">
              <w:rPr>
                <w:sz w:val="20"/>
              </w:rPr>
              <w:t>c</w:t>
            </w:r>
            <w:r>
              <w:rPr>
                <w:sz w:val="20"/>
              </w:rPr>
              <w:t>olección</w:t>
            </w:r>
            <w:r w:rsidRPr="00744D4F">
              <w:rPr>
                <w:sz w:val="20"/>
              </w:rPr>
              <w:t xml:space="preserve"> del listado de la sección “Colecciones</w:t>
            </w:r>
            <w:r>
              <w:rPr>
                <w:sz w:val="20"/>
              </w:rPr>
              <w:t>”</w:t>
            </w:r>
            <w:r w:rsidR="008031C2">
              <w:rPr>
                <w:sz w:val="20"/>
              </w:rPr>
              <w:t>,</w:t>
            </w:r>
            <w:r w:rsidRPr="00744D4F">
              <w:rPr>
                <w:sz w:val="20"/>
              </w:rPr>
              <w:t xml:space="preserve"> donde </w:t>
            </w:r>
            <w:r w:rsidR="008031C2" w:rsidRPr="00744D4F">
              <w:rPr>
                <w:sz w:val="20"/>
              </w:rPr>
              <w:t xml:space="preserve">desea crear la nueva </w:t>
            </w:r>
            <w:r w:rsidR="008031C2">
              <w:rPr>
                <w:sz w:val="20"/>
              </w:rPr>
              <w:t>colección</w:t>
            </w:r>
            <w:r>
              <w:rPr>
                <w:sz w:val="20"/>
              </w:rPr>
              <w:t>,</w:t>
            </w:r>
            <w:r w:rsidRPr="00744D4F">
              <w:rPr>
                <w:sz w:val="20"/>
              </w:rPr>
              <w:t xml:space="preserve"> o puede no seleccionar ninguna, con lo que la nueva colección se crearía en el primer nivel.</w:t>
            </w:r>
            <w:r w:rsidR="00E85426">
              <w:rPr>
                <w:sz w:val="20"/>
              </w:rPr>
              <w:t xml:space="preserve"> </w:t>
            </w:r>
            <w:r w:rsidR="00E85426">
              <w:rPr>
                <w:b/>
                <w:bCs/>
                <w:sz w:val="20"/>
              </w:rPr>
              <w:t>(PW-005</w:t>
            </w:r>
            <w:r w:rsidR="00E85426">
              <w:rPr>
                <w:sz w:val="20"/>
              </w:rPr>
              <w:t>)</w:t>
            </w:r>
          </w:p>
          <w:p w:rsidR="009422A3" w:rsidRPr="00744D4F" w:rsidRDefault="006034ED" w:rsidP="00145E1F">
            <w:pPr>
              <w:numPr>
                <w:ilvl w:val="0"/>
                <w:numId w:val="45"/>
              </w:numPr>
              <w:jc w:val="both"/>
              <w:rPr>
                <w:sz w:val="20"/>
              </w:rPr>
            </w:pPr>
            <w:r w:rsidRPr="00744D4F">
              <w:rPr>
                <w:sz w:val="20"/>
              </w:rPr>
              <w:t>El usuario selecciona la opción “Nuevo”.</w:t>
            </w:r>
          </w:p>
          <w:p w:rsidR="009422A3" w:rsidRDefault="006034ED" w:rsidP="00145E1F">
            <w:pPr>
              <w:numPr>
                <w:ilvl w:val="0"/>
                <w:numId w:val="46"/>
              </w:numPr>
              <w:jc w:val="both"/>
              <w:rPr>
                <w:sz w:val="20"/>
              </w:rPr>
            </w:pPr>
            <w:r w:rsidRPr="00744D4F">
              <w:rPr>
                <w:sz w:val="20"/>
              </w:rPr>
              <w:t xml:space="preserve">El sistema muestra </w:t>
            </w:r>
            <w:r w:rsidR="00E85426">
              <w:rPr>
                <w:sz w:val="20"/>
              </w:rPr>
              <w:t>un popup</w:t>
            </w:r>
            <w:r w:rsidRPr="00744D4F">
              <w:rPr>
                <w:sz w:val="20"/>
              </w:rPr>
              <w:t xml:space="preserve"> con los campos</w:t>
            </w:r>
            <w:r w:rsidR="00E85426">
              <w:rPr>
                <w:sz w:val="20"/>
              </w:rPr>
              <w:t>:</w:t>
            </w:r>
            <w:r w:rsidRPr="00744D4F">
              <w:rPr>
                <w:sz w:val="20"/>
              </w:rPr>
              <w:t xml:space="preserve"> “Nombre”, “Nro</w:t>
            </w:r>
            <w:r w:rsidR="00E85426">
              <w:rPr>
                <w:sz w:val="20"/>
              </w:rPr>
              <w:t>.</w:t>
            </w:r>
            <w:r w:rsidR="00E85426" w:rsidRPr="00744D4F">
              <w:rPr>
                <w:sz w:val="20"/>
              </w:rPr>
              <w:t xml:space="preserve"> de Orden” (</w:t>
            </w:r>
            <w:r w:rsidR="00E85426">
              <w:rPr>
                <w:sz w:val="20"/>
              </w:rPr>
              <w:t>s</w:t>
            </w:r>
            <w:r>
              <w:rPr>
                <w:sz w:val="20"/>
              </w:rPr>
              <w:t>u</w:t>
            </w:r>
            <w:r w:rsidRPr="00744D4F">
              <w:rPr>
                <w:sz w:val="20"/>
              </w:rPr>
              <w:t xml:space="preserve"> valor por defecto </w:t>
            </w:r>
            <w:r w:rsidR="00E85426">
              <w:rPr>
                <w:sz w:val="20"/>
              </w:rPr>
              <w:t>será</w:t>
            </w:r>
            <w:r w:rsidRPr="00744D4F">
              <w:rPr>
                <w:sz w:val="20"/>
              </w:rPr>
              <w:t xml:space="preserve"> un el último número </w:t>
            </w:r>
            <w:r w:rsidR="00E85426">
              <w:rPr>
                <w:sz w:val="20"/>
              </w:rPr>
              <w:t>más</w:t>
            </w:r>
            <w:r w:rsidRPr="00744D4F">
              <w:rPr>
                <w:sz w:val="20"/>
              </w:rPr>
              <w:t xml:space="preserve"> uno) y “Descripción” editables y limpios, mientras que los campos “Colección Padre” y “Nivel” aparecen precargados y no editables. </w:t>
            </w:r>
            <w:r w:rsidR="008031C2">
              <w:rPr>
                <w:sz w:val="20"/>
              </w:rPr>
              <w:t>Además</w:t>
            </w:r>
            <w:r>
              <w:rPr>
                <w:sz w:val="20"/>
              </w:rPr>
              <w:t>, las opciones “Guardar”, “Cancelar”.</w:t>
            </w:r>
            <w:r w:rsidR="00E85426">
              <w:rPr>
                <w:sz w:val="20"/>
              </w:rPr>
              <w:t xml:space="preserve"> (</w:t>
            </w:r>
            <w:r w:rsidR="00E85426">
              <w:rPr>
                <w:b/>
                <w:bCs/>
                <w:sz w:val="20"/>
              </w:rPr>
              <w:t>PW-013</w:t>
            </w:r>
            <w:r w:rsidR="00E85426">
              <w:rPr>
                <w:sz w:val="20"/>
              </w:rPr>
              <w:t>)</w:t>
            </w:r>
          </w:p>
          <w:p w:rsidR="009422A3" w:rsidRPr="00744D4F" w:rsidRDefault="006034ED" w:rsidP="00145E1F">
            <w:pPr>
              <w:numPr>
                <w:ilvl w:val="0"/>
                <w:numId w:val="46"/>
              </w:numPr>
              <w:jc w:val="both"/>
              <w:rPr>
                <w:sz w:val="20"/>
              </w:rPr>
            </w:pPr>
            <w:r w:rsidRPr="00744D4F">
              <w:rPr>
                <w:sz w:val="20"/>
              </w:rPr>
              <w:t>El usuario ingresa los campos “Nombre”, “Nro</w:t>
            </w:r>
            <w:r w:rsidR="008031C2">
              <w:rPr>
                <w:sz w:val="20"/>
              </w:rPr>
              <w:t>.</w:t>
            </w:r>
            <w:r w:rsidRPr="00744D4F">
              <w:rPr>
                <w:sz w:val="20"/>
              </w:rPr>
              <w:t xml:space="preserve"> de Orden” y “Descripción”.</w:t>
            </w:r>
            <w:ins w:id="110" w:author="Albatrino Aza, Giuseppe Martin" w:date="2015-05-14T09:50:00Z">
              <w:r w:rsidR="00092582">
                <w:rPr>
                  <w:sz w:val="20"/>
                </w:rPr>
                <w:t xml:space="preserve"> De tratarse de una colecci</w:t>
              </w:r>
            </w:ins>
            <w:ins w:id="111" w:author="Albatrino Aza, Giuseppe Martin" w:date="2015-05-14T09:51:00Z">
              <w:r w:rsidR="00092582">
                <w:rPr>
                  <w:sz w:val="20"/>
                </w:rPr>
                <w:t xml:space="preserve">ón </w:t>
              </w:r>
              <w:r w:rsidR="004C65AF">
                <w:rPr>
                  <w:sz w:val="20"/>
                </w:rPr>
                <w:t>de nivel 1, el usuario selecci</w:t>
              </w:r>
            </w:ins>
            <w:ins w:id="112" w:author="Albatrino Aza, Giuseppe Martin" w:date="2015-05-14T12:22:00Z">
              <w:r w:rsidR="004C65AF">
                <w:rPr>
                  <w:sz w:val="20"/>
                </w:rPr>
                <w:t>ona</w:t>
              </w:r>
            </w:ins>
            <w:ins w:id="113" w:author="Albatrino Aza, Giuseppe Martin" w:date="2015-05-14T09:51:00Z">
              <w:r w:rsidR="00092582">
                <w:rPr>
                  <w:sz w:val="20"/>
                </w:rPr>
                <w:t xml:space="preserve"> un color.</w:t>
              </w:r>
            </w:ins>
          </w:p>
          <w:p w:rsidR="009422A3" w:rsidRPr="00744D4F" w:rsidRDefault="006034ED" w:rsidP="00145E1F">
            <w:pPr>
              <w:numPr>
                <w:ilvl w:val="0"/>
                <w:numId w:val="46"/>
              </w:numPr>
              <w:jc w:val="both"/>
              <w:rPr>
                <w:sz w:val="20"/>
              </w:rPr>
            </w:pPr>
            <w:r w:rsidRPr="00744D4F">
              <w:rPr>
                <w:sz w:val="20"/>
              </w:rPr>
              <w:lastRenderedPageBreak/>
              <w:t>El usuario selecciona la opción “Guardar”.</w:t>
            </w:r>
          </w:p>
          <w:p w:rsidR="009422A3" w:rsidRPr="00744D4F" w:rsidRDefault="006034ED" w:rsidP="00145E1F">
            <w:pPr>
              <w:numPr>
                <w:ilvl w:val="0"/>
                <w:numId w:val="46"/>
              </w:numPr>
              <w:jc w:val="both"/>
              <w:rPr>
                <w:sz w:val="20"/>
              </w:rPr>
            </w:pPr>
            <w:r w:rsidRPr="00744D4F">
              <w:rPr>
                <w:sz w:val="20"/>
              </w:rPr>
              <w:t xml:space="preserve">El sistema registra la nueva colección y muestra el </w:t>
            </w:r>
            <w:r w:rsidR="008401CB" w:rsidRPr="00744D4F">
              <w:rPr>
                <w:sz w:val="20"/>
              </w:rPr>
              <w:t xml:space="preserve">mensaje “Se ha creado la nueva </w:t>
            </w:r>
            <w:r w:rsidR="008401CB">
              <w:rPr>
                <w:sz w:val="20"/>
              </w:rPr>
              <w:t>c</w:t>
            </w:r>
            <w:r>
              <w:rPr>
                <w:sz w:val="20"/>
              </w:rPr>
              <w:t>olección</w:t>
            </w:r>
            <w:r w:rsidRPr="00744D4F">
              <w:rPr>
                <w:sz w:val="20"/>
              </w:rPr>
              <w:t xml:space="preserve"> con éxito</w:t>
            </w:r>
            <w:r>
              <w:rPr>
                <w:sz w:val="20"/>
              </w:rPr>
              <w:t>”</w:t>
            </w:r>
            <w:r w:rsidR="008401CB">
              <w:rPr>
                <w:sz w:val="20"/>
              </w:rPr>
              <w:t>.</w:t>
            </w:r>
            <w:r w:rsidRPr="00744D4F">
              <w:rPr>
                <w:sz w:val="20"/>
              </w:rPr>
              <w:t xml:space="preserve"> </w:t>
            </w:r>
            <w:r w:rsidRPr="00744D4F">
              <w:rPr>
                <w:b/>
                <w:sz w:val="20"/>
              </w:rPr>
              <w:t>(PW-006</w:t>
            </w:r>
            <w:r w:rsidR="008401CB">
              <w:rPr>
                <w:sz w:val="20"/>
              </w:rPr>
              <w:t>)</w:t>
            </w:r>
          </w:p>
          <w:p w:rsidR="009422A3" w:rsidRPr="00744D4F" w:rsidRDefault="006034ED" w:rsidP="00145E1F">
            <w:pPr>
              <w:numPr>
                <w:ilvl w:val="0"/>
                <w:numId w:val="46"/>
              </w:numPr>
              <w:jc w:val="both"/>
              <w:rPr>
                <w:sz w:val="20"/>
              </w:rPr>
            </w:pPr>
            <w:r w:rsidRPr="00744D4F">
              <w:rPr>
                <w:sz w:val="20"/>
              </w:rPr>
              <w:t>El usuario selecciona aceptar en el mensaje de confirmación.</w:t>
            </w:r>
          </w:p>
          <w:p w:rsidR="009422A3" w:rsidRPr="00744D4F" w:rsidRDefault="006034ED" w:rsidP="00145E1F">
            <w:pPr>
              <w:numPr>
                <w:ilvl w:val="0"/>
                <w:numId w:val="46"/>
              </w:numPr>
              <w:jc w:val="both"/>
              <w:rPr>
                <w:sz w:val="20"/>
              </w:rPr>
            </w:pPr>
            <w:r w:rsidRPr="00744D4F">
              <w:rPr>
                <w:sz w:val="20"/>
              </w:rPr>
              <w:t>El sistema muestra el formulario con el listado de colecciones</w:t>
            </w:r>
            <w:r w:rsidRPr="00744D4F">
              <w:rPr>
                <w:b/>
                <w:sz w:val="20"/>
              </w:rPr>
              <w:t xml:space="preserve"> </w:t>
            </w:r>
            <w:r w:rsidRPr="00744D4F">
              <w:rPr>
                <w:sz w:val="20"/>
              </w:rPr>
              <w:t>actualizado, teniendo seleccionada la nueva colección</w:t>
            </w:r>
            <w:r>
              <w:rPr>
                <w:bCs/>
                <w:sz w:val="20"/>
              </w:rPr>
              <w:t>.</w:t>
            </w:r>
            <w:r w:rsidR="008031C2">
              <w:rPr>
                <w:bCs/>
                <w:sz w:val="20"/>
              </w:rPr>
              <w:t xml:space="preserve"> </w:t>
            </w:r>
            <w:r w:rsidR="008031C2">
              <w:rPr>
                <w:b/>
                <w:sz w:val="20"/>
              </w:rPr>
              <w:t>(</w:t>
            </w:r>
            <w:r w:rsidR="008031C2">
              <w:rPr>
                <w:b/>
                <w:bCs/>
                <w:sz w:val="20"/>
              </w:rPr>
              <w:t>PW-005)</w:t>
            </w:r>
          </w:p>
          <w:p w:rsidR="009422A3" w:rsidRDefault="006034ED">
            <w:pPr>
              <w:jc w:val="both"/>
              <w:rPr>
                <w:b/>
                <w:bCs/>
                <w:sz w:val="20"/>
              </w:rPr>
            </w:pPr>
            <w:r>
              <w:rPr>
                <w:b/>
                <w:bCs/>
                <w:sz w:val="20"/>
              </w:rPr>
              <w:t>Subflujo 2: (Editar Colección)</w:t>
            </w:r>
          </w:p>
          <w:p w:rsidR="009422A3" w:rsidRPr="00744D4F" w:rsidRDefault="008401CB" w:rsidP="00145E1F">
            <w:pPr>
              <w:numPr>
                <w:ilvl w:val="0"/>
                <w:numId w:val="47"/>
              </w:numPr>
              <w:jc w:val="both"/>
              <w:rPr>
                <w:sz w:val="20"/>
              </w:rPr>
            </w:pPr>
            <w:r w:rsidRPr="00744D4F">
              <w:rPr>
                <w:sz w:val="20"/>
              </w:rPr>
              <w:t xml:space="preserve">El usuario selecciona una colección del </w:t>
            </w:r>
            <w:r>
              <w:rPr>
                <w:sz w:val="20"/>
              </w:rPr>
              <w:t>listado</w:t>
            </w:r>
            <w:r w:rsidRPr="00744D4F">
              <w:rPr>
                <w:sz w:val="20"/>
              </w:rPr>
              <w:t xml:space="preserve"> de </w:t>
            </w:r>
            <w:r>
              <w:rPr>
                <w:sz w:val="20"/>
              </w:rPr>
              <w:t>la sección “</w:t>
            </w:r>
            <w:r w:rsidRPr="00744D4F">
              <w:rPr>
                <w:sz w:val="20"/>
              </w:rPr>
              <w:t>Colecciones</w:t>
            </w:r>
            <w:r>
              <w:rPr>
                <w:sz w:val="20"/>
              </w:rPr>
              <w:t>”.</w:t>
            </w:r>
            <w:r w:rsidR="006034ED" w:rsidRPr="00744D4F">
              <w:rPr>
                <w:sz w:val="20"/>
              </w:rPr>
              <w:t xml:space="preserve"> (</w:t>
            </w:r>
            <w:r w:rsidR="006034ED" w:rsidRPr="00744D4F">
              <w:rPr>
                <w:b/>
                <w:sz w:val="20"/>
              </w:rPr>
              <w:t>PW-005</w:t>
            </w:r>
            <w:r w:rsidR="006034ED" w:rsidRPr="00744D4F">
              <w:rPr>
                <w:sz w:val="20"/>
              </w:rPr>
              <w:t>)</w:t>
            </w:r>
          </w:p>
          <w:p w:rsidR="009422A3" w:rsidRPr="00744D4F" w:rsidRDefault="006034ED" w:rsidP="00145E1F">
            <w:pPr>
              <w:numPr>
                <w:ilvl w:val="0"/>
                <w:numId w:val="48"/>
              </w:numPr>
              <w:jc w:val="both"/>
              <w:rPr>
                <w:sz w:val="20"/>
              </w:rPr>
            </w:pPr>
            <w:r w:rsidRPr="00744D4F">
              <w:rPr>
                <w:sz w:val="20"/>
              </w:rPr>
              <w:t>El usuario selecciona la opción “Editar”.</w:t>
            </w:r>
          </w:p>
          <w:p w:rsidR="009422A3" w:rsidRDefault="006034ED" w:rsidP="00145E1F">
            <w:pPr>
              <w:numPr>
                <w:ilvl w:val="0"/>
                <w:numId w:val="49"/>
              </w:numPr>
              <w:jc w:val="both"/>
              <w:rPr>
                <w:sz w:val="20"/>
              </w:rPr>
            </w:pPr>
            <w:r w:rsidRPr="00744D4F">
              <w:rPr>
                <w:sz w:val="20"/>
              </w:rPr>
              <w:t xml:space="preserve">El sistema muestra </w:t>
            </w:r>
            <w:r w:rsidR="008401CB">
              <w:rPr>
                <w:sz w:val="20"/>
              </w:rPr>
              <w:t>un popup</w:t>
            </w:r>
            <w:r w:rsidRPr="00744D4F">
              <w:rPr>
                <w:sz w:val="20"/>
              </w:rPr>
              <w:t xml:space="preserve"> con los campos precargados “Nombre”, “</w:t>
            </w:r>
            <w:proofErr w:type="spellStart"/>
            <w:r w:rsidRPr="00744D4F">
              <w:rPr>
                <w:sz w:val="20"/>
              </w:rPr>
              <w:t>Nro</w:t>
            </w:r>
            <w:proofErr w:type="spellEnd"/>
            <w:r w:rsidRPr="00744D4F">
              <w:rPr>
                <w:sz w:val="20"/>
              </w:rPr>
              <w:t xml:space="preserve"> de Orden” y “Descripción” editables, y los campos “Colección Padre” y “Nivel” no editables. </w:t>
            </w:r>
            <w:r>
              <w:rPr>
                <w:sz w:val="20"/>
              </w:rPr>
              <w:t>Además, las opciones “Guardar” y “Cancelar”.</w:t>
            </w:r>
            <w:r w:rsidR="008401CB">
              <w:rPr>
                <w:sz w:val="20"/>
              </w:rPr>
              <w:t xml:space="preserve"> (</w:t>
            </w:r>
            <w:r w:rsidR="008401CB">
              <w:rPr>
                <w:b/>
                <w:bCs/>
                <w:sz w:val="20"/>
              </w:rPr>
              <w:t>PW-013</w:t>
            </w:r>
            <w:r w:rsidR="008401CB">
              <w:rPr>
                <w:sz w:val="20"/>
              </w:rPr>
              <w:t>)</w:t>
            </w:r>
          </w:p>
          <w:p w:rsidR="009422A3" w:rsidRPr="00744D4F" w:rsidRDefault="006034ED" w:rsidP="00145E1F">
            <w:pPr>
              <w:numPr>
                <w:ilvl w:val="0"/>
                <w:numId w:val="50"/>
              </w:numPr>
              <w:jc w:val="both"/>
              <w:rPr>
                <w:sz w:val="20"/>
              </w:rPr>
            </w:pPr>
            <w:r w:rsidRPr="00744D4F">
              <w:rPr>
                <w:sz w:val="20"/>
              </w:rPr>
              <w:t>El usuario edita los campos “Nombre”, “Nro</w:t>
            </w:r>
            <w:r w:rsidR="008401CB">
              <w:rPr>
                <w:sz w:val="20"/>
              </w:rPr>
              <w:t>.</w:t>
            </w:r>
            <w:r w:rsidRPr="00744D4F">
              <w:rPr>
                <w:sz w:val="20"/>
              </w:rPr>
              <w:t xml:space="preserve"> de Orden” y “Descripción”.</w:t>
            </w:r>
            <w:ins w:id="114" w:author="Albatrino Aza, Giuseppe Martin" w:date="2015-05-14T09:53:00Z">
              <w:r w:rsidR="00092582">
                <w:rPr>
                  <w:sz w:val="20"/>
                </w:rPr>
                <w:t xml:space="preserve"> De tratarse de una colección de nivel 1, podr</w:t>
              </w:r>
            </w:ins>
            <w:ins w:id="115" w:author="Albatrino Aza, Giuseppe Martin" w:date="2015-05-14T09:54:00Z">
              <w:r w:rsidR="00092582">
                <w:rPr>
                  <w:sz w:val="20"/>
                </w:rPr>
                <w:t>á editar el color asociado.</w:t>
              </w:r>
            </w:ins>
          </w:p>
          <w:p w:rsidR="009422A3" w:rsidRPr="00744D4F" w:rsidRDefault="006034ED" w:rsidP="00145E1F">
            <w:pPr>
              <w:numPr>
                <w:ilvl w:val="0"/>
                <w:numId w:val="50"/>
              </w:numPr>
              <w:jc w:val="both"/>
              <w:rPr>
                <w:sz w:val="20"/>
              </w:rPr>
            </w:pPr>
            <w:r w:rsidRPr="00744D4F">
              <w:rPr>
                <w:sz w:val="20"/>
              </w:rPr>
              <w:t>El usuario selecciona la opción “Guardar”.</w:t>
            </w:r>
          </w:p>
          <w:p w:rsidR="009422A3" w:rsidRPr="00744D4F" w:rsidRDefault="006034ED" w:rsidP="00145E1F">
            <w:pPr>
              <w:numPr>
                <w:ilvl w:val="0"/>
                <w:numId w:val="50"/>
              </w:numPr>
              <w:jc w:val="both"/>
              <w:rPr>
                <w:sz w:val="20"/>
              </w:rPr>
            </w:pPr>
            <w:r w:rsidRPr="00744D4F">
              <w:rPr>
                <w:sz w:val="20"/>
              </w:rPr>
              <w:t>El sistema actualiza la colección y muestr</w:t>
            </w:r>
            <w:r w:rsidR="008401CB" w:rsidRPr="00744D4F">
              <w:rPr>
                <w:sz w:val="20"/>
              </w:rPr>
              <w:t xml:space="preserve">a el mensaje “Se ha editado la </w:t>
            </w:r>
            <w:r w:rsidR="008401CB">
              <w:rPr>
                <w:sz w:val="20"/>
              </w:rPr>
              <w:t>c</w:t>
            </w:r>
            <w:r>
              <w:rPr>
                <w:sz w:val="20"/>
              </w:rPr>
              <w:t>olección</w:t>
            </w:r>
            <w:r w:rsidRPr="00744D4F">
              <w:rPr>
                <w:sz w:val="20"/>
              </w:rPr>
              <w:t xml:space="preserve"> seleccionada con éxito</w:t>
            </w:r>
            <w:r>
              <w:rPr>
                <w:sz w:val="20"/>
              </w:rPr>
              <w:t>”</w:t>
            </w:r>
            <w:r w:rsidR="008401CB">
              <w:rPr>
                <w:sz w:val="20"/>
              </w:rPr>
              <w:t>.</w:t>
            </w:r>
            <w:r w:rsidRPr="00744D4F">
              <w:rPr>
                <w:sz w:val="20"/>
              </w:rPr>
              <w:t xml:space="preserve"> </w:t>
            </w:r>
            <w:r w:rsidR="008401CB" w:rsidRPr="00744D4F">
              <w:rPr>
                <w:b/>
                <w:sz w:val="20"/>
              </w:rPr>
              <w:t>(PW-007</w:t>
            </w:r>
            <w:r w:rsidR="008401CB">
              <w:rPr>
                <w:b/>
                <w:sz w:val="20"/>
              </w:rPr>
              <w:t>)</w:t>
            </w:r>
            <w:r w:rsidRPr="00744D4F">
              <w:rPr>
                <w:b/>
                <w:sz w:val="20"/>
              </w:rPr>
              <w:t xml:space="preserve"> </w:t>
            </w:r>
          </w:p>
          <w:p w:rsidR="009422A3" w:rsidRPr="00744D4F" w:rsidRDefault="006034ED" w:rsidP="00145E1F">
            <w:pPr>
              <w:numPr>
                <w:ilvl w:val="0"/>
                <w:numId w:val="50"/>
              </w:numPr>
              <w:jc w:val="both"/>
              <w:rPr>
                <w:sz w:val="20"/>
              </w:rPr>
            </w:pPr>
            <w:r w:rsidRPr="00744D4F">
              <w:rPr>
                <w:sz w:val="20"/>
              </w:rPr>
              <w:t>El usuario selecciona aceptar en el mensaje de confirmación.</w:t>
            </w:r>
          </w:p>
          <w:p w:rsidR="008401CB" w:rsidRPr="00744D4F" w:rsidRDefault="008401CB" w:rsidP="00145E1F">
            <w:pPr>
              <w:numPr>
                <w:ilvl w:val="0"/>
                <w:numId w:val="50"/>
              </w:numPr>
              <w:jc w:val="both"/>
              <w:rPr>
                <w:sz w:val="20"/>
              </w:rPr>
            </w:pPr>
            <w:r w:rsidRPr="00744D4F">
              <w:rPr>
                <w:sz w:val="20"/>
              </w:rPr>
              <w:t xml:space="preserve">El sistema muestra el formulario con el listado de colecciones actualizado, teniendo seleccionada la colección </w:t>
            </w:r>
            <w:r>
              <w:rPr>
                <w:sz w:val="20"/>
              </w:rPr>
              <w:t>editada</w:t>
            </w:r>
            <w:r w:rsidRPr="008401CB">
              <w:rPr>
                <w:sz w:val="20"/>
              </w:rPr>
              <w:t>.</w:t>
            </w:r>
            <w:r w:rsidRPr="008401CB">
              <w:rPr>
                <w:b/>
                <w:sz w:val="20"/>
              </w:rPr>
              <w:t xml:space="preserve"> (PW-005)</w:t>
            </w:r>
          </w:p>
          <w:p w:rsidR="009422A3" w:rsidRDefault="006034ED">
            <w:pPr>
              <w:jc w:val="both"/>
              <w:rPr>
                <w:sz w:val="20"/>
              </w:rPr>
            </w:pPr>
            <w:r>
              <w:rPr>
                <w:b/>
                <w:bCs/>
                <w:sz w:val="20"/>
              </w:rPr>
              <w:t>Subflujo 3: (Eliminar Colección)</w:t>
            </w:r>
          </w:p>
          <w:p w:rsidR="009422A3" w:rsidRPr="00744D4F" w:rsidRDefault="005D7E6D" w:rsidP="00145E1F">
            <w:pPr>
              <w:numPr>
                <w:ilvl w:val="0"/>
                <w:numId w:val="51"/>
              </w:numPr>
              <w:jc w:val="both"/>
              <w:rPr>
                <w:sz w:val="20"/>
              </w:rPr>
            </w:pPr>
            <w:r w:rsidRPr="00744D4F">
              <w:rPr>
                <w:sz w:val="20"/>
              </w:rPr>
              <w:t xml:space="preserve">El usuario selecciona una colección del </w:t>
            </w:r>
            <w:r w:rsidRPr="00FB2BB0">
              <w:rPr>
                <w:sz w:val="20"/>
              </w:rPr>
              <w:t>listado</w:t>
            </w:r>
            <w:r w:rsidRPr="00744D4F">
              <w:rPr>
                <w:sz w:val="20"/>
              </w:rPr>
              <w:t xml:space="preserve"> de </w:t>
            </w:r>
            <w:r w:rsidRPr="00FB2BB0">
              <w:rPr>
                <w:sz w:val="20"/>
              </w:rPr>
              <w:t>la sección “</w:t>
            </w:r>
            <w:r w:rsidRPr="00744D4F">
              <w:rPr>
                <w:sz w:val="20"/>
              </w:rPr>
              <w:t>Colecciones</w:t>
            </w:r>
            <w:r w:rsidRPr="00FB2BB0">
              <w:rPr>
                <w:sz w:val="20"/>
              </w:rPr>
              <w:t>”.</w:t>
            </w:r>
            <w:r w:rsidRPr="00744D4F">
              <w:rPr>
                <w:sz w:val="20"/>
              </w:rPr>
              <w:t xml:space="preserve"> </w:t>
            </w:r>
            <w:r w:rsidR="006034ED" w:rsidRPr="00744D4F">
              <w:rPr>
                <w:b/>
                <w:sz w:val="20"/>
              </w:rPr>
              <w:t>(PW-005</w:t>
            </w:r>
            <w:r w:rsidRPr="00FB2BB0">
              <w:rPr>
                <w:b/>
                <w:sz w:val="20"/>
              </w:rPr>
              <w:t>)</w:t>
            </w:r>
          </w:p>
          <w:p w:rsidR="009422A3" w:rsidRPr="00744D4F" w:rsidRDefault="006034ED" w:rsidP="00145E1F">
            <w:pPr>
              <w:numPr>
                <w:ilvl w:val="0"/>
                <w:numId w:val="52"/>
              </w:numPr>
              <w:jc w:val="both"/>
              <w:rPr>
                <w:sz w:val="20"/>
              </w:rPr>
            </w:pPr>
            <w:r w:rsidRPr="00744D4F">
              <w:rPr>
                <w:sz w:val="20"/>
              </w:rPr>
              <w:t>El usuario selecciona la opción “Eliminar”.</w:t>
            </w:r>
          </w:p>
          <w:p w:rsidR="009422A3" w:rsidRDefault="006034ED" w:rsidP="00145E1F">
            <w:pPr>
              <w:numPr>
                <w:ilvl w:val="0"/>
                <w:numId w:val="53"/>
              </w:numPr>
              <w:jc w:val="both"/>
              <w:rPr>
                <w:sz w:val="20"/>
              </w:rPr>
            </w:pPr>
            <w:r w:rsidRPr="00744D4F">
              <w:rPr>
                <w:sz w:val="20"/>
              </w:rPr>
              <w:t>El sistema muestra el mensaje de confirmación “¿Está seguro de eliminar la Colección seleccionada</w:t>
            </w:r>
            <w:r>
              <w:rPr>
                <w:sz w:val="20"/>
              </w:rPr>
              <w:t>?”</w:t>
            </w:r>
            <w:r w:rsidR="005D7E6D">
              <w:rPr>
                <w:sz w:val="20"/>
              </w:rPr>
              <w:t>.</w:t>
            </w:r>
            <w:r w:rsidRPr="00744D4F">
              <w:rPr>
                <w:sz w:val="20"/>
              </w:rPr>
              <w:t xml:space="preserve"> </w:t>
            </w:r>
            <w:r w:rsidRPr="00744D4F">
              <w:rPr>
                <w:b/>
                <w:sz w:val="20"/>
              </w:rPr>
              <w:t>(</w:t>
            </w:r>
            <w:r w:rsidRPr="005D7E6D">
              <w:rPr>
                <w:b/>
                <w:bCs/>
                <w:sz w:val="20"/>
              </w:rPr>
              <w:t>PW-008</w:t>
            </w:r>
            <w:r w:rsidR="005D7E6D" w:rsidRPr="005D7E6D">
              <w:rPr>
                <w:b/>
                <w:sz w:val="20"/>
              </w:rPr>
              <w:t>)</w:t>
            </w:r>
          </w:p>
          <w:p w:rsidR="009422A3" w:rsidRPr="00744D4F" w:rsidRDefault="006034ED" w:rsidP="00145E1F">
            <w:pPr>
              <w:numPr>
                <w:ilvl w:val="0"/>
                <w:numId w:val="54"/>
              </w:numPr>
              <w:jc w:val="both"/>
              <w:rPr>
                <w:sz w:val="20"/>
              </w:rPr>
            </w:pPr>
            <w:r w:rsidRPr="00744D4F">
              <w:rPr>
                <w:sz w:val="20"/>
              </w:rPr>
              <w:t>El usuario selecciona la opción “</w:t>
            </w:r>
            <w:r w:rsidR="005D7E6D" w:rsidRPr="00550FA8">
              <w:rPr>
                <w:sz w:val="20"/>
              </w:rPr>
              <w:t>Aceptar</w:t>
            </w:r>
            <w:r w:rsidRPr="00744D4F">
              <w:rPr>
                <w:sz w:val="20"/>
              </w:rPr>
              <w:t>”.</w:t>
            </w:r>
          </w:p>
          <w:p w:rsidR="009422A3" w:rsidRPr="00744D4F" w:rsidRDefault="006034ED" w:rsidP="00145E1F">
            <w:pPr>
              <w:numPr>
                <w:ilvl w:val="0"/>
                <w:numId w:val="55"/>
              </w:numPr>
              <w:jc w:val="both"/>
              <w:rPr>
                <w:sz w:val="20"/>
              </w:rPr>
            </w:pPr>
            <w:r w:rsidRPr="00744D4F">
              <w:rPr>
                <w:sz w:val="20"/>
              </w:rPr>
              <w:t>El sistema elimina la Colección y muestra el mensaje “Se ha eliminado la Colección seleccionada con éxito</w:t>
            </w:r>
            <w:r>
              <w:rPr>
                <w:sz w:val="20"/>
              </w:rPr>
              <w:t>”</w:t>
            </w:r>
            <w:r w:rsidR="005D7E6D">
              <w:rPr>
                <w:sz w:val="20"/>
              </w:rPr>
              <w:t>.</w:t>
            </w:r>
            <w:r w:rsidRPr="00744D4F">
              <w:rPr>
                <w:sz w:val="20"/>
              </w:rPr>
              <w:t xml:space="preserve"> </w:t>
            </w:r>
            <w:r w:rsidRPr="00744D4F">
              <w:rPr>
                <w:b/>
                <w:sz w:val="20"/>
              </w:rPr>
              <w:t>(PW-009</w:t>
            </w:r>
            <w:r w:rsidR="005D7E6D" w:rsidRPr="005D7E6D">
              <w:rPr>
                <w:b/>
                <w:sz w:val="20"/>
              </w:rPr>
              <w:t>)</w:t>
            </w:r>
          </w:p>
          <w:p w:rsidR="009422A3" w:rsidRPr="00744D4F" w:rsidRDefault="005D7E6D" w:rsidP="00145E1F">
            <w:pPr>
              <w:numPr>
                <w:ilvl w:val="0"/>
                <w:numId w:val="56"/>
              </w:numPr>
              <w:jc w:val="both"/>
              <w:rPr>
                <w:sz w:val="20"/>
              </w:rPr>
            </w:pPr>
            <w:r w:rsidRPr="00744D4F">
              <w:rPr>
                <w:sz w:val="20"/>
              </w:rPr>
              <w:t>El sistema muestra el formulario con el listado de colecciones actualizado</w:t>
            </w:r>
            <w:r w:rsidR="006034ED" w:rsidRPr="00744D4F">
              <w:rPr>
                <w:sz w:val="20"/>
              </w:rPr>
              <w:t>, sin tener ninguna colección seleccionada.</w:t>
            </w:r>
            <w:r w:rsidRPr="008401CB">
              <w:rPr>
                <w:b/>
                <w:sz w:val="20"/>
              </w:rPr>
              <w:t xml:space="preserve"> (PW-005)</w:t>
            </w:r>
          </w:p>
          <w:p w:rsidR="009422A3" w:rsidRPr="00744D4F" w:rsidRDefault="006034ED">
            <w:pPr>
              <w:jc w:val="both"/>
              <w:rPr>
                <w:sz w:val="20"/>
              </w:rPr>
            </w:pPr>
            <w:r w:rsidRPr="00744D4F">
              <w:rPr>
                <w:b/>
                <w:sz w:val="20"/>
              </w:rPr>
              <w:t>Subflujo 4: (Ver Colección</w:t>
            </w:r>
            <w:r>
              <w:rPr>
                <w:b/>
                <w:bCs/>
                <w:sz w:val="20"/>
              </w:rPr>
              <w:t>)</w:t>
            </w:r>
          </w:p>
          <w:p w:rsidR="009422A3" w:rsidRPr="00744D4F" w:rsidRDefault="00FB2BB0" w:rsidP="00145E1F">
            <w:pPr>
              <w:numPr>
                <w:ilvl w:val="0"/>
                <w:numId w:val="57"/>
              </w:numPr>
              <w:jc w:val="both"/>
              <w:rPr>
                <w:sz w:val="20"/>
              </w:rPr>
            </w:pPr>
            <w:r w:rsidRPr="00744D4F">
              <w:rPr>
                <w:sz w:val="20"/>
              </w:rPr>
              <w:t xml:space="preserve">El usuario </w:t>
            </w:r>
            <w:r>
              <w:rPr>
                <w:sz w:val="20"/>
              </w:rPr>
              <w:t>selecciona</w:t>
            </w:r>
            <w:r w:rsidRPr="00744D4F">
              <w:rPr>
                <w:sz w:val="20"/>
              </w:rPr>
              <w:t xml:space="preserve"> una colección del listado de la sección “</w:t>
            </w:r>
            <w:r>
              <w:rPr>
                <w:bCs/>
                <w:sz w:val="20"/>
              </w:rPr>
              <w:t>Colecciones</w:t>
            </w:r>
            <w:r>
              <w:rPr>
                <w:sz w:val="20"/>
              </w:rPr>
              <w:t>”.</w:t>
            </w:r>
            <w:r w:rsidR="006034ED">
              <w:rPr>
                <w:sz w:val="20"/>
              </w:rPr>
              <w:t xml:space="preserve"> (</w:t>
            </w:r>
            <w:r w:rsidR="006034ED">
              <w:rPr>
                <w:b/>
                <w:bCs/>
                <w:sz w:val="20"/>
              </w:rPr>
              <w:t>PW-005</w:t>
            </w:r>
            <w:r w:rsidR="006034ED">
              <w:rPr>
                <w:sz w:val="20"/>
              </w:rPr>
              <w:t>).</w:t>
            </w:r>
          </w:p>
          <w:p w:rsidR="00FB2BB0" w:rsidRDefault="00FB2BB0" w:rsidP="00145E1F">
            <w:pPr>
              <w:numPr>
                <w:ilvl w:val="0"/>
                <w:numId w:val="57"/>
              </w:numPr>
              <w:jc w:val="both"/>
              <w:rPr>
                <w:sz w:val="20"/>
              </w:rPr>
            </w:pPr>
            <w:r>
              <w:rPr>
                <w:sz w:val="20"/>
              </w:rPr>
              <w:t xml:space="preserve">El sistema muestra un popup con los datos de la colección, los campos precargados y no editables son: “Nombre”, “Nro. de Orden”, “Descripción”, “Colección Padre” y “Nivel”. Además, la </w:t>
            </w:r>
            <w:r>
              <w:rPr>
                <w:sz w:val="20"/>
              </w:rPr>
              <w:lastRenderedPageBreak/>
              <w:t>opción “Cerrar”. (</w:t>
            </w:r>
            <w:r>
              <w:rPr>
                <w:b/>
                <w:bCs/>
                <w:sz w:val="20"/>
              </w:rPr>
              <w:t>PW-013</w:t>
            </w:r>
            <w:r>
              <w:rPr>
                <w:sz w:val="20"/>
              </w:rPr>
              <w:t>)</w:t>
            </w:r>
          </w:p>
          <w:p w:rsidR="00FB2BB0" w:rsidRPr="00744D4F" w:rsidRDefault="00FB2BB0" w:rsidP="00744D4F">
            <w:pPr>
              <w:numPr>
                <w:ilvl w:val="0"/>
                <w:numId w:val="57"/>
              </w:numPr>
              <w:jc w:val="both"/>
              <w:rPr>
                <w:sz w:val="20"/>
              </w:rPr>
            </w:pPr>
            <w:r w:rsidRPr="00744D4F">
              <w:rPr>
                <w:sz w:val="20"/>
              </w:rPr>
              <w:t xml:space="preserve">El usuario </w:t>
            </w:r>
            <w:r>
              <w:rPr>
                <w:sz w:val="20"/>
              </w:rPr>
              <w:t xml:space="preserve">visualiza los datos y </w:t>
            </w:r>
            <w:r w:rsidRPr="00744D4F">
              <w:rPr>
                <w:sz w:val="20"/>
              </w:rPr>
              <w:t xml:space="preserve">selecciona </w:t>
            </w:r>
            <w:r>
              <w:rPr>
                <w:sz w:val="20"/>
              </w:rPr>
              <w:t>“Cerrar”.</w:t>
            </w:r>
          </w:p>
          <w:p w:rsidR="00FB2BB0" w:rsidRDefault="00FB2BB0" w:rsidP="00145E1F">
            <w:pPr>
              <w:numPr>
                <w:ilvl w:val="0"/>
                <w:numId w:val="57"/>
              </w:numPr>
              <w:jc w:val="both"/>
              <w:rPr>
                <w:sz w:val="20"/>
              </w:rPr>
            </w:pPr>
            <w:r w:rsidRPr="00744D4F">
              <w:rPr>
                <w:sz w:val="20"/>
              </w:rPr>
              <w:t xml:space="preserve">El sistema </w:t>
            </w:r>
            <w:r>
              <w:rPr>
                <w:sz w:val="20"/>
              </w:rPr>
              <w:t xml:space="preserve">muestra el formulario </w:t>
            </w:r>
            <w:r w:rsidRPr="008401CB">
              <w:rPr>
                <w:sz w:val="20"/>
              </w:rPr>
              <w:t>con el listado de colecciones</w:t>
            </w:r>
            <w:r w:rsidR="00EE16F1">
              <w:rPr>
                <w:sz w:val="20"/>
              </w:rPr>
              <w:t xml:space="preserve">, </w:t>
            </w:r>
            <w:r w:rsidR="00EE16F1" w:rsidRPr="008401CB">
              <w:rPr>
                <w:sz w:val="20"/>
              </w:rPr>
              <w:t>teniendo seleccionada la colección</w:t>
            </w:r>
            <w:r w:rsidR="00EE16F1">
              <w:rPr>
                <w:sz w:val="20"/>
              </w:rPr>
              <w:t xml:space="preserve"> recientemente consultada.</w:t>
            </w:r>
          </w:p>
          <w:p w:rsidR="009422A3" w:rsidRDefault="006034ED">
            <w:pPr>
              <w:jc w:val="both"/>
              <w:rPr>
                <w:sz w:val="20"/>
              </w:rPr>
            </w:pPr>
            <w:r>
              <w:rPr>
                <w:b/>
                <w:bCs/>
                <w:sz w:val="20"/>
              </w:rPr>
              <w:t>Subflujo 5: (</w:t>
            </w:r>
            <w:r w:rsidR="0017339D">
              <w:rPr>
                <w:b/>
                <w:bCs/>
                <w:sz w:val="20"/>
              </w:rPr>
              <w:t>Navegación de colecciones</w:t>
            </w:r>
            <w:r>
              <w:rPr>
                <w:b/>
                <w:bCs/>
                <w:sz w:val="20"/>
              </w:rPr>
              <w:t>)</w:t>
            </w:r>
          </w:p>
          <w:p w:rsidR="009422A3" w:rsidRDefault="006034ED" w:rsidP="00145E1F">
            <w:pPr>
              <w:numPr>
                <w:ilvl w:val="0"/>
                <w:numId w:val="58"/>
              </w:numPr>
              <w:jc w:val="both"/>
              <w:rPr>
                <w:sz w:val="20"/>
              </w:rPr>
            </w:pPr>
            <w:r>
              <w:rPr>
                <w:sz w:val="20"/>
              </w:rPr>
              <w:t xml:space="preserve">El usuario </w:t>
            </w:r>
            <w:r w:rsidR="0017339D">
              <w:rPr>
                <w:sz w:val="20"/>
              </w:rPr>
              <w:t>hace doble click sobre una colección.</w:t>
            </w:r>
            <w:r>
              <w:rPr>
                <w:sz w:val="20"/>
              </w:rPr>
              <w:t xml:space="preserve"> (</w:t>
            </w:r>
            <w:r>
              <w:rPr>
                <w:b/>
                <w:bCs/>
                <w:sz w:val="20"/>
              </w:rPr>
              <w:t>PW-005</w:t>
            </w:r>
            <w:r>
              <w:rPr>
                <w:sz w:val="20"/>
              </w:rPr>
              <w:t>).</w:t>
            </w:r>
          </w:p>
          <w:p w:rsidR="009422A3" w:rsidRPr="00744D4F" w:rsidRDefault="006034ED" w:rsidP="00145E1F">
            <w:pPr>
              <w:numPr>
                <w:ilvl w:val="0"/>
                <w:numId w:val="58"/>
              </w:numPr>
              <w:jc w:val="both"/>
              <w:rPr>
                <w:sz w:val="20"/>
              </w:rPr>
            </w:pPr>
            <w:r>
              <w:rPr>
                <w:sz w:val="20"/>
              </w:rPr>
              <w:t xml:space="preserve">El sistema </w:t>
            </w:r>
            <w:r w:rsidR="0017339D">
              <w:rPr>
                <w:sz w:val="20"/>
              </w:rPr>
              <w:t>re</w:t>
            </w:r>
            <w:r>
              <w:rPr>
                <w:sz w:val="20"/>
              </w:rPr>
              <w:t>carga</w:t>
            </w:r>
            <w:r w:rsidRPr="00744D4F">
              <w:rPr>
                <w:sz w:val="20"/>
              </w:rPr>
              <w:t xml:space="preserve"> el listado de la sección “Colecciones” con las colecciones que se encuentre en el nivel siguiente en la </w:t>
            </w:r>
            <w:r w:rsidR="0017339D">
              <w:rPr>
                <w:sz w:val="20"/>
              </w:rPr>
              <w:t>jerarquía</w:t>
            </w:r>
            <w:r w:rsidRPr="00744D4F">
              <w:rPr>
                <w:sz w:val="20"/>
              </w:rPr>
              <w:t xml:space="preserve"> de la colección seleccionada anteriormente.</w:t>
            </w:r>
          </w:p>
          <w:p w:rsidR="0017339D" w:rsidRPr="00744D4F" w:rsidRDefault="0017339D" w:rsidP="00744D4F">
            <w:pPr>
              <w:numPr>
                <w:ilvl w:val="0"/>
                <w:numId w:val="58"/>
              </w:numPr>
              <w:jc w:val="both"/>
              <w:rPr>
                <w:sz w:val="20"/>
              </w:rPr>
            </w:pPr>
            <w:r>
              <w:rPr>
                <w:sz w:val="20"/>
              </w:rPr>
              <w:t xml:space="preserve">Si el usuario desea regresar </w:t>
            </w:r>
            <w:r w:rsidRPr="00744D4F">
              <w:rPr>
                <w:sz w:val="20"/>
              </w:rPr>
              <w:t>a un nivel anterior</w:t>
            </w:r>
            <w:r>
              <w:rPr>
                <w:sz w:val="20"/>
              </w:rPr>
              <w:t>, puede hacerlo usando</w:t>
            </w:r>
            <w:r w:rsidRPr="00744D4F">
              <w:rPr>
                <w:sz w:val="20"/>
              </w:rPr>
              <w:t xml:space="preserve"> la opción de </w:t>
            </w:r>
            <w:proofErr w:type="spellStart"/>
            <w:r>
              <w:rPr>
                <w:sz w:val="20"/>
              </w:rPr>
              <w:t>breadcrumb</w:t>
            </w:r>
            <w:proofErr w:type="spellEnd"/>
            <w:r w:rsidR="00BD5D39">
              <w:rPr>
                <w:sz w:val="20"/>
              </w:rPr>
              <w:t xml:space="preserve">, la cual permite </w:t>
            </w:r>
            <w:r w:rsidR="00BD5D39" w:rsidRPr="00744D4F">
              <w:rPr>
                <w:sz w:val="20"/>
              </w:rPr>
              <w:t xml:space="preserve">regresar </w:t>
            </w:r>
            <w:r w:rsidR="00BD5D39">
              <w:rPr>
                <w:sz w:val="20"/>
              </w:rPr>
              <w:t>a las colecciones padre</w:t>
            </w:r>
            <w:r w:rsidR="00BD5D39" w:rsidRPr="00744D4F">
              <w:rPr>
                <w:sz w:val="20"/>
              </w:rPr>
              <w:t>.</w:t>
            </w:r>
          </w:p>
          <w:p w:rsidR="0017339D" w:rsidRDefault="00BD5D39" w:rsidP="00145E1F">
            <w:pPr>
              <w:numPr>
                <w:ilvl w:val="0"/>
                <w:numId w:val="58"/>
              </w:numPr>
              <w:jc w:val="both"/>
              <w:rPr>
                <w:sz w:val="20"/>
              </w:rPr>
            </w:pPr>
            <w:r>
              <w:rPr>
                <w:sz w:val="20"/>
              </w:rPr>
              <w:t>Los pasos 1 al 3</w:t>
            </w:r>
            <w:r w:rsidR="0017339D">
              <w:rPr>
                <w:sz w:val="20"/>
              </w:rPr>
              <w:t xml:space="preserve"> se repiten hasta que el usuario haya encontrado la colección deseada.</w:t>
            </w:r>
          </w:p>
          <w:p w:rsidR="009422A3" w:rsidRPr="00744D4F" w:rsidRDefault="00BD5D39">
            <w:pPr>
              <w:jc w:val="both"/>
              <w:rPr>
                <w:sz w:val="20"/>
              </w:rPr>
            </w:pPr>
            <w:r w:rsidRPr="00744D4F">
              <w:rPr>
                <w:b/>
                <w:sz w:val="20"/>
              </w:rPr>
              <w:t xml:space="preserve">Subflujo </w:t>
            </w:r>
            <w:r>
              <w:rPr>
                <w:b/>
                <w:bCs/>
                <w:sz w:val="20"/>
              </w:rPr>
              <w:t>6</w:t>
            </w:r>
            <w:r w:rsidR="006034ED" w:rsidRPr="00744D4F">
              <w:rPr>
                <w:b/>
                <w:sz w:val="20"/>
              </w:rPr>
              <w:t>: (Ver los archivos de una colección</w:t>
            </w:r>
            <w:r w:rsidR="006034ED">
              <w:rPr>
                <w:b/>
                <w:bCs/>
                <w:sz w:val="20"/>
              </w:rPr>
              <w:t>)</w:t>
            </w:r>
            <w:r w:rsidR="006034ED">
              <w:rPr>
                <w:sz w:val="20"/>
              </w:rPr>
              <w:t>.</w:t>
            </w:r>
          </w:p>
          <w:p w:rsidR="009422A3" w:rsidRPr="00744D4F" w:rsidRDefault="00BD5D39" w:rsidP="00145E1F">
            <w:pPr>
              <w:numPr>
                <w:ilvl w:val="0"/>
                <w:numId w:val="59"/>
              </w:numPr>
              <w:jc w:val="both"/>
              <w:rPr>
                <w:sz w:val="20"/>
              </w:rPr>
            </w:pPr>
            <w:r w:rsidRPr="00744D4F">
              <w:rPr>
                <w:sz w:val="20"/>
              </w:rPr>
              <w:t xml:space="preserve">usuario selecciona </w:t>
            </w:r>
            <w:r>
              <w:rPr>
                <w:sz w:val="20"/>
              </w:rPr>
              <w:t xml:space="preserve">una colección del listado de </w:t>
            </w:r>
            <w:r w:rsidRPr="00744D4F">
              <w:rPr>
                <w:sz w:val="20"/>
              </w:rPr>
              <w:t>la sección “</w:t>
            </w:r>
            <w:r>
              <w:rPr>
                <w:bCs/>
                <w:sz w:val="20"/>
              </w:rPr>
              <w:t>Colecciones</w:t>
            </w:r>
            <w:r>
              <w:rPr>
                <w:sz w:val="20"/>
              </w:rPr>
              <w:t>”.</w:t>
            </w:r>
            <w:r w:rsidR="006034ED">
              <w:rPr>
                <w:sz w:val="20"/>
              </w:rPr>
              <w:t xml:space="preserve"> </w:t>
            </w:r>
            <w:r w:rsidR="006034ED" w:rsidRPr="00BD5D39">
              <w:rPr>
                <w:b/>
                <w:sz w:val="20"/>
              </w:rPr>
              <w:t>(</w:t>
            </w:r>
            <w:r w:rsidR="006034ED" w:rsidRPr="00BD5D39">
              <w:rPr>
                <w:b/>
                <w:bCs/>
                <w:sz w:val="20"/>
              </w:rPr>
              <w:t>PW-005</w:t>
            </w:r>
            <w:r w:rsidRPr="00BD5D39">
              <w:rPr>
                <w:b/>
                <w:sz w:val="20"/>
              </w:rPr>
              <w:t>)</w:t>
            </w:r>
          </w:p>
          <w:p w:rsidR="009422A3" w:rsidRPr="00744D4F" w:rsidRDefault="006034ED" w:rsidP="00145E1F">
            <w:pPr>
              <w:numPr>
                <w:ilvl w:val="0"/>
                <w:numId w:val="59"/>
              </w:numPr>
              <w:jc w:val="both"/>
              <w:rPr>
                <w:sz w:val="20"/>
              </w:rPr>
            </w:pPr>
            <w:r w:rsidRPr="00744D4F">
              <w:rPr>
                <w:sz w:val="20"/>
              </w:rPr>
              <w:t>El sistema muestra la lista de archivos que contiene la colección seleccionada</w:t>
            </w:r>
            <w:r>
              <w:rPr>
                <w:sz w:val="20"/>
              </w:rPr>
              <w:t xml:space="preserve"> en la </w:t>
            </w:r>
            <w:r w:rsidR="00BD5D39">
              <w:rPr>
                <w:sz w:val="20"/>
              </w:rPr>
              <w:t>sección “Listado de Archivos</w:t>
            </w:r>
            <w:r>
              <w:rPr>
                <w:sz w:val="20"/>
              </w:rPr>
              <w:t>”.</w:t>
            </w:r>
          </w:p>
        </w:tc>
      </w:tr>
      <w:tr w:rsidR="009422A3" w:rsidTr="00744D4F">
        <w:trPr>
          <w:jc w:val="center"/>
        </w:trPr>
        <w:tc>
          <w:tcPr>
            <w:tcW w:w="9412" w:type="dxa"/>
            <w:gridSpan w:val="2"/>
            <w:shd w:val="clear" w:color="auto" w:fill="E0E0E0"/>
          </w:tcPr>
          <w:p w:rsidR="009422A3" w:rsidRDefault="006034ED">
            <w:r>
              <w:lastRenderedPageBreak/>
              <w:t>Flujos alternos</w:t>
            </w:r>
          </w:p>
        </w:tc>
      </w:tr>
      <w:tr w:rsidR="009422A3" w:rsidTr="00744D4F">
        <w:trPr>
          <w:jc w:val="center"/>
        </w:trPr>
        <w:tc>
          <w:tcPr>
            <w:tcW w:w="9412" w:type="dxa"/>
            <w:gridSpan w:val="2"/>
          </w:tcPr>
          <w:p w:rsidR="009422A3" w:rsidRPr="00744D4F" w:rsidRDefault="006034ED">
            <w:pPr>
              <w:jc w:val="both"/>
              <w:rPr>
                <w:sz w:val="20"/>
              </w:rPr>
            </w:pPr>
            <w:r w:rsidRPr="00744D4F">
              <w:rPr>
                <w:b/>
                <w:sz w:val="20"/>
              </w:rPr>
              <w:t>Flujo alterno 1: Paso 4 del Subflujo 3 (El usuario selecciona opción “</w:t>
            </w:r>
            <w:r w:rsidR="00550FA8">
              <w:rPr>
                <w:b/>
                <w:bCs/>
                <w:sz w:val="20"/>
              </w:rPr>
              <w:t>Cancelar</w:t>
            </w:r>
            <w:r w:rsidRPr="00744D4F">
              <w:rPr>
                <w:b/>
                <w:sz w:val="20"/>
              </w:rPr>
              <w:t xml:space="preserve">” en eliminación de </w:t>
            </w:r>
            <w:r w:rsidR="00550FA8">
              <w:rPr>
                <w:b/>
                <w:bCs/>
                <w:sz w:val="20"/>
              </w:rPr>
              <w:t>Colección</w:t>
            </w:r>
            <w:r w:rsidRPr="00744D4F">
              <w:rPr>
                <w:b/>
                <w:sz w:val="20"/>
              </w:rPr>
              <w:t>)</w:t>
            </w:r>
          </w:p>
          <w:p w:rsidR="009422A3" w:rsidRPr="00744D4F" w:rsidRDefault="006034ED" w:rsidP="00145E1F">
            <w:pPr>
              <w:numPr>
                <w:ilvl w:val="0"/>
                <w:numId w:val="60"/>
              </w:numPr>
              <w:jc w:val="both"/>
              <w:rPr>
                <w:sz w:val="20"/>
              </w:rPr>
            </w:pPr>
            <w:r w:rsidRPr="00744D4F">
              <w:rPr>
                <w:sz w:val="20"/>
              </w:rPr>
              <w:t xml:space="preserve">El caso de uso continúa en el </w:t>
            </w:r>
            <w:r w:rsidR="00550FA8">
              <w:rPr>
                <w:sz w:val="20"/>
              </w:rPr>
              <w:t>paso</w:t>
            </w:r>
            <w:r w:rsidRPr="00744D4F">
              <w:rPr>
                <w:sz w:val="20"/>
              </w:rPr>
              <w:t xml:space="preserve"> 1 del flujo básico.</w:t>
            </w:r>
          </w:p>
          <w:p w:rsidR="009422A3" w:rsidRPr="00744D4F" w:rsidRDefault="006034ED">
            <w:pPr>
              <w:jc w:val="both"/>
              <w:rPr>
                <w:b/>
                <w:sz w:val="20"/>
              </w:rPr>
            </w:pPr>
            <w:r w:rsidRPr="00744D4F">
              <w:rPr>
                <w:b/>
                <w:sz w:val="20"/>
              </w:rPr>
              <w:t>Flujo alterno 2: Paso 5 del Subflujo 3 (No se puede eliminar Colección)</w:t>
            </w:r>
          </w:p>
          <w:p w:rsidR="009422A3" w:rsidRDefault="006034ED" w:rsidP="00145E1F">
            <w:pPr>
              <w:numPr>
                <w:ilvl w:val="0"/>
                <w:numId w:val="61"/>
              </w:numPr>
              <w:jc w:val="both"/>
            </w:pPr>
            <w:r w:rsidRPr="00744D4F">
              <w:rPr>
                <w:sz w:val="20"/>
              </w:rPr>
              <w:t>El sistema no puede eliminar la colección y muestra el me</w:t>
            </w:r>
            <w:r w:rsidR="00550FA8" w:rsidRPr="00744D4F">
              <w:rPr>
                <w:sz w:val="20"/>
              </w:rPr>
              <w:t xml:space="preserve">nsaje “No se puede eliminar la </w:t>
            </w:r>
            <w:r w:rsidR="00550FA8">
              <w:rPr>
                <w:sz w:val="20"/>
              </w:rPr>
              <w:t>colección</w:t>
            </w:r>
            <w:r w:rsidR="00550FA8" w:rsidRPr="00744D4F">
              <w:rPr>
                <w:sz w:val="20"/>
              </w:rPr>
              <w:t xml:space="preserve"> seleccionada, la </w:t>
            </w:r>
            <w:r w:rsidR="00550FA8">
              <w:rPr>
                <w:sz w:val="20"/>
              </w:rPr>
              <w:t>c</w:t>
            </w:r>
            <w:r>
              <w:rPr>
                <w:sz w:val="20"/>
              </w:rPr>
              <w:t>olección</w:t>
            </w:r>
            <w:r w:rsidRPr="00744D4F">
              <w:rPr>
                <w:sz w:val="20"/>
              </w:rPr>
              <w:t xml:space="preserve"> no está vacía, primero elimine el contenido e intente </w:t>
            </w:r>
            <w:r w:rsidRPr="00744D4F">
              <w:t>nuevamente</w:t>
            </w:r>
            <w:r w:rsidRPr="00744D4F">
              <w:rPr>
                <w:sz w:val="20"/>
              </w:rPr>
              <w:t xml:space="preserve">.” </w:t>
            </w:r>
            <w:r>
              <w:rPr>
                <w:sz w:val="20"/>
              </w:rPr>
              <w:t>(</w:t>
            </w:r>
            <w:r>
              <w:rPr>
                <w:b/>
                <w:bCs/>
                <w:sz w:val="20"/>
              </w:rPr>
              <w:t>PW-010</w:t>
            </w:r>
            <w:r>
              <w:rPr>
                <w:sz w:val="20"/>
              </w:rPr>
              <w:t>).</w:t>
            </w:r>
          </w:p>
          <w:p w:rsidR="009422A3" w:rsidRPr="00744D4F" w:rsidRDefault="006034ED">
            <w:pPr>
              <w:jc w:val="both"/>
              <w:rPr>
                <w:b/>
                <w:sz w:val="20"/>
              </w:rPr>
            </w:pPr>
            <w:r w:rsidRPr="00744D4F">
              <w:rPr>
                <w:b/>
                <w:sz w:val="20"/>
              </w:rPr>
              <w:t>Flujo alterno 3: Paso 2 del Subflujo 1 (No se puede crear Colección)</w:t>
            </w:r>
          </w:p>
          <w:p w:rsidR="009422A3" w:rsidRDefault="006034ED" w:rsidP="00145E1F">
            <w:pPr>
              <w:numPr>
                <w:ilvl w:val="0"/>
                <w:numId w:val="62"/>
              </w:numPr>
              <w:jc w:val="both"/>
            </w:pPr>
            <w:r w:rsidRPr="00744D4F">
              <w:rPr>
                <w:sz w:val="20"/>
              </w:rPr>
              <w:t>El sistema no puede crear la colección</w:t>
            </w:r>
            <w:r w:rsidR="00550FA8" w:rsidRPr="00744D4F">
              <w:rPr>
                <w:sz w:val="20"/>
              </w:rPr>
              <w:t xml:space="preserve"> </w:t>
            </w:r>
            <w:r w:rsidR="00550FA8">
              <w:rPr>
                <w:sz w:val="20"/>
              </w:rPr>
              <w:t>dado que se encuentra en el último nivel permitido (4 niveles)</w:t>
            </w:r>
            <w:r>
              <w:rPr>
                <w:sz w:val="20"/>
              </w:rPr>
              <w:t xml:space="preserve"> </w:t>
            </w:r>
            <w:r w:rsidRPr="00744D4F">
              <w:rPr>
                <w:sz w:val="20"/>
              </w:rPr>
              <w:t>y muestra el mensaje “No se puede crear una Colección en este nivel</w:t>
            </w:r>
            <w:r>
              <w:rPr>
                <w:sz w:val="20"/>
              </w:rPr>
              <w:t>.”</w:t>
            </w:r>
            <w:r w:rsidR="00550FA8">
              <w:rPr>
                <w:sz w:val="20"/>
              </w:rPr>
              <w:t>.</w:t>
            </w:r>
            <w:r w:rsidRPr="00744D4F">
              <w:rPr>
                <w:sz w:val="20"/>
              </w:rPr>
              <w:t xml:space="preserve"> </w:t>
            </w:r>
            <w:r w:rsidRPr="00744D4F">
              <w:rPr>
                <w:b/>
                <w:sz w:val="20"/>
              </w:rPr>
              <w:t>(</w:t>
            </w:r>
            <w:r w:rsidRPr="00550FA8">
              <w:rPr>
                <w:b/>
                <w:bCs/>
                <w:sz w:val="20"/>
              </w:rPr>
              <w:t>PW-012</w:t>
            </w:r>
            <w:r w:rsidRPr="00550FA8">
              <w:rPr>
                <w:b/>
                <w:sz w:val="20"/>
              </w:rPr>
              <w:t>)</w:t>
            </w:r>
          </w:p>
        </w:tc>
      </w:tr>
      <w:tr w:rsidR="009422A3" w:rsidTr="00744D4F">
        <w:trPr>
          <w:trHeight w:val="135"/>
          <w:jc w:val="center"/>
        </w:trPr>
        <w:tc>
          <w:tcPr>
            <w:tcW w:w="9412" w:type="dxa"/>
            <w:gridSpan w:val="2"/>
            <w:shd w:val="clear" w:color="auto" w:fill="E0E0E0"/>
          </w:tcPr>
          <w:p w:rsidR="009422A3" w:rsidRDefault="006034ED">
            <w:r>
              <w:t>Postcondiciones</w:t>
            </w:r>
          </w:p>
        </w:tc>
      </w:tr>
      <w:tr w:rsidR="009422A3" w:rsidTr="00744D4F">
        <w:trPr>
          <w:trHeight w:val="135"/>
          <w:jc w:val="center"/>
        </w:trPr>
        <w:tc>
          <w:tcPr>
            <w:tcW w:w="9412" w:type="dxa"/>
            <w:gridSpan w:val="2"/>
          </w:tcPr>
          <w:p w:rsidR="009422A3" w:rsidRPr="00744D4F" w:rsidRDefault="006034ED" w:rsidP="00145E1F">
            <w:pPr>
              <w:numPr>
                <w:ilvl w:val="0"/>
                <w:numId w:val="35"/>
              </w:numPr>
              <w:rPr>
                <w:sz w:val="20"/>
              </w:rPr>
            </w:pPr>
            <w:r w:rsidRPr="00744D4F">
              <w:rPr>
                <w:sz w:val="20"/>
              </w:rPr>
              <w:t xml:space="preserve">Se </w:t>
            </w:r>
            <w:r w:rsidR="00550FA8">
              <w:rPr>
                <w:sz w:val="20"/>
              </w:rPr>
              <w:t xml:space="preserve">encontraron, </w:t>
            </w:r>
            <w:r w:rsidR="00550FA8" w:rsidRPr="00744D4F">
              <w:rPr>
                <w:sz w:val="20"/>
              </w:rPr>
              <w:t>crearon</w:t>
            </w:r>
            <w:r>
              <w:rPr>
                <w:sz w:val="20"/>
              </w:rPr>
              <w:t>,</w:t>
            </w:r>
            <w:r w:rsidRPr="00744D4F">
              <w:rPr>
                <w:sz w:val="20"/>
              </w:rPr>
              <w:t xml:space="preserve"> editaron o eliminaron</w:t>
            </w:r>
            <w:r w:rsidR="00550FA8">
              <w:rPr>
                <w:sz w:val="20"/>
              </w:rPr>
              <w:t xml:space="preserve"> colecciones</w:t>
            </w:r>
            <w:r w:rsidRPr="00744D4F">
              <w:rPr>
                <w:sz w:val="20"/>
              </w:rPr>
              <w:t>.</w:t>
            </w:r>
          </w:p>
        </w:tc>
      </w:tr>
      <w:tr w:rsidR="009422A3" w:rsidTr="00744D4F">
        <w:trPr>
          <w:jc w:val="center"/>
        </w:trPr>
        <w:tc>
          <w:tcPr>
            <w:tcW w:w="9412" w:type="dxa"/>
            <w:gridSpan w:val="2"/>
            <w:tcBorders>
              <w:bottom w:val="single" w:sz="4" w:space="0" w:color="auto"/>
            </w:tcBorders>
            <w:shd w:val="clear" w:color="auto" w:fill="E0E0E0"/>
          </w:tcPr>
          <w:p w:rsidR="009422A3" w:rsidRPr="00744D4F" w:rsidRDefault="006034ED">
            <w:r w:rsidRPr="00744D4F">
              <w:t>Puntos de extensión (extend) o de inclusión (include)</w:t>
            </w:r>
          </w:p>
        </w:tc>
      </w:tr>
      <w:tr w:rsidR="009422A3" w:rsidTr="00744D4F">
        <w:trPr>
          <w:jc w:val="center"/>
        </w:trPr>
        <w:tc>
          <w:tcPr>
            <w:tcW w:w="9412" w:type="dxa"/>
            <w:gridSpan w:val="2"/>
          </w:tcPr>
          <w:p w:rsidR="009422A3" w:rsidRDefault="006034ED">
            <w:pPr>
              <w:pStyle w:val="ListParagraph1"/>
              <w:ind w:left="0"/>
              <w:jc w:val="both"/>
              <w:rPr>
                <w:rFonts w:cs="Arial"/>
                <w:sz w:val="20"/>
              </w:rPr>
            </w:pPr>
            <w:r>
              <w:rPr>
                <w:rFonts w:cs="Arial"/>
                <w:sz w:val="20"/>
              </w:rPr>
              <w:t>No Aplica.</w:t>
            </w:r>
          </w:p>
        </w:tc>
      </w:tr>
      <w:tr w:rsidR="009422A3" w:rsidTr="00744D4F">
        <w:trPr>
          <w:jc w:val="center"/>
        </w:trPr>
        <w:tc>
          <w:tcPr>
            <w:tcW w:w="9412" w:type="dxa"/>
            <w:gridSpan w:val="2"/>
            <w:shd w:val="clear" w:color="auto" w:fill="E0E0E0"/>
          </w:tcPr>
          <w:p w:rsidR="009422A3" w:rsidRDefault="006034ED">
            <w:pPr>
              <w:pStyle w:val="ListParagraph1"/>
              <w:ind w:left="11"/>
              <w:jc w:val="both"/>
              <w:rPr>
                <w:rFonts w:cs="Arial"/>
                <w:sz w:val="20"/>
              </w:rPr>
            </w:pPr>
            <w:r>
              <w:rPr>
                <w:rFonts w:cs="Arial"/>
                <w:sz w:val="20"/>
              </w:rPr>
              <w:t>Observaciones</w:t>
            </w:r>
          </w:p>
        </w:tc>
      </w:tr>
      <w:tr w:rsidR="009422A3" w:rsidTr="00744D4F">
        <w:trPr>
          <w:jc w:val="center"/>
        </w:trPr>
        <w:tc>
          <w:tcPr>
            <w:tcW w:w="9412" w:type="dxa"/>
            <w:gridSpan w:val="2"/>
            <w:shd w:val="clear" w:color="auto" w:fill="FFFFFF"/>
          </w:tcPr>
          <w:p w:rsidR="009422A3" w:rsidRPr="00744D4F" w:rsidRDefault="006034ED" w:rsidP="00145E1F">
            <w:pPr>
              <w:numPr>
                <w:ilvl w:val="0"/>
                <w:numId w:val="63"/>
              </w:numPr>
              <w:jc w:val="both"/>
              <w:rPr>
                <w:sz w:val="20"/>
              </w:rPr>
            </w:pPr>
            <w:r w:rsidRPr="00744D4F">
              <w:rPr>
                <w:sz w:val="20"/>
              </w:rPr>
              <w:t xml:space="preserve">El usuario con rol “Administrador UN” no puede realizar cambios en colecciones creadas por un rol </w:t>
            </w:r>
            <w:r w:rsidRPr="00744D4F">
              <w:rPr>
                <w:sz w:val="20"/>
              </w:rPr>
              <w:lastRenderedPageBreak/>
              <w:t xml:space="preserve">“Administrador </w:t>
            </w:r>
            <w:proofErr w:type="spellStart"/>
            <w:r w:rsidRPr="00744D4F">
              <w:rPr>
                <w:sz w:val="20"/>
              </w:rPr>
              <w:t>Corp</w:t>
            </w:r>
            <w:proofErr w:type="spellEnd"/>
            <w:r w:rsidRPr="00744D4F">
              <w:rPr>
                <w:sz w:val="20"/>
              </w:rPr>
              <w:t>”.</w:t>
            </w:r>
          </w:p>
          <w:p w:rsidR="009422A3" w:rsidRPr="00744D4F" w:rsidRDefault="006034ED" w:rsidP="00145E1F">
            <w:pPr>
              <w:numPr>
                <w:ilvl w:val="0"/>
                <w:numId w:val="63"/>
              </w:numPr>
              <w:jc w:val="both"/>
              <w:rPr>
                <w:sz w:val="20"/>
              </w:rPr>
            </w:pPr>
            <w:r w:rsidRPr="00744D4F">
              <w:rPr>
                <w:sz w:val="20"/>
              </w:rPr>
              <w:t>Al definir el “Nro</w:t>
            </w:r>
            <w:r w:rsidR="009E5753">
              <w:rPr>
                <w:sz w:val="20"/>
                <w:szCs w:val="22"/>
                <w:lang w:eastAsia="en-US"/>
              </w:rPr>
              <w:t>.</w:t>
            </w:r>
            <w:r w:rsidR="009E5753" w:rsidRPr="00744D4F">
              <w:rPr>
                <w:sz w:val="20"/>
              </w:rPr>
              <w:t xml:space="preserve"> de Orden” de la </w:t>
            </w:r>
            <w:r w:rsidR="009E5753">
              <w:rPr>
                <w:sz w:val="20"/>
                <w:szCs w:val="22"/>
                <w:lang w:eastAsia="en-US"/>
              </w:rPr>
              <w:t>c</w:t>
            </w:r>
            <w:r>
              <w:rPr>
                <w:sz w:val="20"/>
                <w:szCs w:val="22"/>
                <w:lang w:eastAsia="en-US"/>
              </w:rPr>
              <w:t>olección</w:t>
            </w:r>
            <w:r w:rsidRPr="00744D4F">
              <w:rPr>
                <w:sz w:val="20"/>
              </w:rPr>
              <w:t xml:space="preserve">, si ya existiese otro en ese orden, todos </w:t>
            </w:r>
            <w:r w:rsidR="009E5753" w:rsidRPr="00744D4F">
              <w:rPr>
                <w:sz w:val="20"/>
              </w:rPr>
              <w:t xml:space="preserve">los ya existentes dentro de la </w:t>
            </w:r>
            <w:r w:rsidR="009E5753">
              <w:rPr>
                <w:sz w:val="20"/>
                <w:szCs w:val="22"/>
                <w:lang w:eastAsia="en-US"/>
              </w:rPr>
              <w:t>c</w:t>
            </w:r>
            <w:r>
              <w:rPr>
                <w:sz w:val="20"/>
                <w:szCs w:val="22"/>
                <w:lang w:eastAsia="en-US"/>
              </w:rPr>
              <w:t>olección</w:t>
            </w:r>
            <w:r w:rsidRPr="00744D4F">
              <w:rPr>
                <w:sz w:val="20"/>
              </w:rPr>
              <w:t xml:space="preserve"> se </w:t>
            </w:r>
            <w:r>
              <w:rPr>
                <w:sz w:val="20"/>
                <w:szCs w:val="22"/>
                <w:lang w:eastAsia="en-US"/>
              </w:rPr>
              <w:t>correrán</w:t>
            </w:r>
            <w:r w:rsidRPr="00744D4F">
              <w:rPr>
                <w:sz w:val="20"/>
              </w:rPr>
              <w:t xml:space="preserve"> una posición, desde el nro</w:t>
            </w:r>
            <w:r w:rsidR="009E5753">
              <w:rPr>
                <w:sz w:val="20"/>
                <w:szCs w:val="22"/>
                <w:lang w:eastAsia="en-US"/>
              </w:rPr>
              <w:t>.</w:t>
            </w:r>
            <w:r w:rsidRPr="00744D4F">
              <w:rPr>
                <w:sz w:val="20"/>
              </w:rPr>
              <w:t xml:space="preserve"> de orde</w:t>
            </w:r>
            <w:r w:rsidR="009E5753" w:rsidRPr="00744D4F">
              <w:rPr>
                <w:sz w:val="20"/>
              </w:rPr>
              <w:t xml:space="preserve">n en que se </w:t>
            </w:r>
            <w:r w:rsidR="009E5753">
              <w:rPr>
                <w:sz w:val="20"/>
                <w:szCs w:val="22"/>
                <w:lang w:eastAsia="en-US"/>
              </w:rPr>
              <w:t>está insertada la colección</w:t>
            </w:r>
            <w:r w:rsidR="009E5753" w:rsidRPr="00744D4F">
              <w:rPr>
                <w:sz w:val="20"/>
              </w:rPr>
              <w:t xml:space="preserve"> </w:t>
            </w:r>
            <w:r w:rsidRPr="00744D4F">
              <w:rPr>
                <w:sz w:val="20"/>
              </w:rPr>
              <w:t>actual. Adicionalmente</w:t>
            </w:r>
            <w:r w:rsidR="009E5753">
              <w:rPr>
                <w:sz w:val="20"/>
                <w:szCs w:val="22"/>
                <w:lang w:eastAsia="en-US"/>
              </w:rPr>
              <w:t>,</w:t>
            </w:r>
            <w:r w:rsidRPr="00744D4F">
              <w:rPr>
                <w:sz w:val="20"/>
              </w:rPr>
              <w:t xml:space="preserve"> si dentro de </w:t>
            </w:r>
            <w:r w:rsidR="009E5753" w:rsidRPr="00744D4F">
              <w:rPr>
                <w:sz w:val="20"/>
              </w:rPr>
              <w:t xml:space="preserve">la </w:t>
            </w:r>
            <w:r w:rsidR="009E5753">
              <w:rPr>
                <w:sz w:val="20"/>
                <w:szCs w:val="22"/>
                <w:lang w:eastAsia="en-US"/>
              </w:rPr>
              <w:t>Colección</w:t>
            </w:r>
            <w:r w:rsidR="009E5753" w:rsidRPr="00744D4F">
              <w:rPr>
                <w:sz w:val="20"/>
              </w:rPr>
              <w:t xml:space="preserve"> se encuentran </w:t>
            </w:r>
            <w:r w:rsidR="009E5753">
              <w:rPr>
                <w:sz w:val="20"/>
                <w:szCs w:val="22"/>
                <w:lang w:eastAsia="en-US"/>
              </w:rPr>
              <w:t>colecciones</w:t>
            </w:r>
            <w:r w:rsidR="009E5753" w:rsidRPr="00744D4F">
              <w:rPr>
                <w:sz w:val="20"/>
              </w:rPr>
              <w:t xml:space="preserve"> y </w:t>
            </w:r>
            <w:r w:rsidR="009E5753">
              <w:rPr>
                <w:sz w:val="20"/>
                <w:szCs w:val="22"/>
                <w:lang w:eastAsia="en-US"/>
              </w:rPr>
              <w:t>a</w:t>
            </w:r>
            <w:r>
              <w:rPr>
                <w:sz w:val="20"/>
                <w:szCs w:val="22"/>
                <w:lang w:eastAsia="en-US"/>
              </w:rPr>
              <w:t>rchivos</w:t>
            </w:r>
            <w:r w:rsidRPr="00744D4F">
              <w:rPr>
                <w:sz w:val="20"/>
              </w:rPr>
              <w:t xml:space="preserve">, el número de orden de las colecciones </w:t>
            </w:r>
            <w:r>
              <w:rPr>
                <w:sz w:val="20"/>
                <w:szCs w:val="22"/>
                <w:lang w:eastAsia="en-US"/>
              </w:rPr>
              <w:t>tendrán un</w:t>
            </w:r>
            <w:r w:rsidR="009E5753">
              <w:rPr>
                <w:sz w:val="20"/>
                <w:szCs w:val="22"/>
                <w:lang w:eastAsia="en-US"/>
              </w:rPr>
              <w:t>a</w:t>
            </w:r>
            <w:r w:rsidRPr="00744D4F">
              <w:rPr>
                <w:sz w:val="20"/>
              </w:rPr>
              <w:t xml:space="preserve"> mayor prioridad antes que los archivos y se mostraran antes que los archivos.</w:t>
            </w:r>
          </w:p>
        </w:tc>
      </w:tr>
      <w:tr w:rsidR="009422A3" w:rsidTr="00744D4F">
        <w:trPr>
          <w:jc w:val="center"/>
        </w:trPr>
        <w:tc>
          <w:tcPr>
            <w:tcW w:w="9412" w:type="dxa"/>
            <w:gridSpan w:val="2"/>
            <w:shd w:val="clear" w:color="auto" w:fill="E0E0E0"/>
          </w:tcPr>
          <w:p w:rsidR="009422A3" w:rsidRDefault="006034ED">
            <w:r>
              <w:lastRenderedPageBreak/>
              <w:t>Pantallas asociadas</w:t>
            </w:r>
          </w:p>
        </w:tc>
      </w:tr>
      <w:tr w:rsidR="009422A3" w:rsidTr="00744D4F">
        <w:trPr>
          <w:jc w:val="center"/>
        </w:trPr>
        <w:tc>
          <w:tcPr>
            <w:tcW w:w="9412" w:type="dxa"/>
            <w:gridSpan w:val="2"/>
          </w:tcPr>
          <w:p w:rsidR="009422A3" w:rsidRDefault="006034ED">
            <w:pPr>
              <w:numPr>
                <w:ilvl w:val="0"/>
                <w:numId w:val="4"/>
              </w:numPr>
              <w:jc w:val="both"/>
              <w:rPr>
                <w:sz w:val="20"/>
              </w:rPr>
            </w:pPr>
            <w:r>
              <w:rPr>
                <w:sz w:val="20"/>
              </w:rPr>
              <w:t>PW-005</w:t>
            </w:r>
          </w:p>
          <w:p w:rsidR="009422A3" w:rsidRDefault="006034ED">
            <w:pPr>
              <w:numPr>
                <w:ilvl w:val="0"/>
                <w:numId w:val="4"/>
              </w:numPr>
              <w:jc w:val="both"/>
              <w:rPr>
                <w:sz w:val="20"/>
              </w:rPr>
            </w:pPr>
            <w:r>
              <w:rPr>
                <w:sz w:val="20"/>
              </w:rPr>
              <w:t>PW-006</w:t>
            </w:r>
          </w:p>
          <w:p w:rsidR="009422A3" w:rsidRDefault="006034ED">
            <w:pPr>
              <w:numPr>
                <w:ilvl w:val="0"/>
                <w:numId w:val="4"/>
              </w:numPr>
              <w:jc w:val="both"/>
              <w:rPr>
                <w:sz w:val="20"/>
              </w:rPr>
            </w:pPr>
            <w:r>
              <w:rPr>
                <w:sz w:val="20"/>
              </w:rPr>
              <w:t>PW-007</w:t>
            </w:r>
          </w:p>
          <w:p w:rsidR="009422A3" w:rsidRDefault="006034ED">
            <w:pPr>
              <w:numPr>
                <w:ilvl w:val="0"/>
                <w:numId w:val="4"/>
              </w:numPr>
              <w:jc w:val="both"/>
              <w:rPr>
                <w:sz w:val="20"/>
              </w:rPr>
            </w:pPr>
            <w:r>
              <w:rPr>
                <w:sz w:val="20"/>
              </w:rPr>
              <w:t>PW-008</w:t>
            </w:r>
          </w:p>
          <w:p w:rsidR="009422A3" w:rsidRDefault="006034ED">
            <w:pPr>
              <w:numPr>
                <w:ilvl w:val="0"/>
                <w:numId w:val="4"/>
              </w:numPr>
              <w:jc w:val="both"/>
              <w:rPr>
                <w:sz w:val="20"/>
              </w:rPr>
            </w:pPr>
            <w:r>
              <w:rPr>
                <w:sz w:val="20"/>
              </w:rPr>
              <w:t>PW-009</w:t>
            </w:r>
          </w:p>
          <w:p w:rsidR="009422A3" w:rsidRDefault="006034ED">
            <w:pPr>
              <w:numPr>
                <w:ilvl w:val="0"/>
                <w:numId w:val="4"/>
              </w:numPr>
              <w:jc w:val="both"/>
              <w:rPr>
                <w:sz w:val="20"/>
              </w:rPr>
            </w:pPr>
            <w:r>
              <w:rPr>
                <w:sz w:val="20"/>
              </w:rPr>
              <w:t>PW-010</w:t>
            </w:r>
          </w:p>
          <w:p w:rsidR="009E5753" w:rsidRPr="009E5753" w:rsidRDefault="009E5753" w:rsidP="009E5753">
            <w:pPr>
              <w:numPr>
                <w:ilvl w:val="0"/>
                <w:numId w:val="4"/>
              </w:numPr>
              <w:jc w:val="both"/>
              <w:rPr>
                <w:sz w:val="20"/>
              </w:rPr>
            </w:pPr>
            <w:r>
              <w:rPr>
                <w:sz w:val="20"/>
              </w:rPr>
              <w:t>PW-012</w:t>
            </w:r>
          </w:p>
          <w:p w:rsidR="009422A3" w:rsidRDefault="006034ED">
            <w:pPr>
              <w:numPr>
                <w:ilvl w:val="0"/>
                <w:numId w:val="4"/>
              </w:numPr>
              <w:jc w:val="both"/>
              <w:rPr>
                <w:sz w:val="20"/>
              </w:rPr>
            </w:pPr>
            <w:r>
              <w:rPr>
                <w:sz w:val="20"/>
              </w:rPr>
              <w:t>PW-01</w:t>
            </w:r>
            <w:r w:rsidR="009E5753">
              <w:rPr>
                <w:sz w:val="20"/>
              </w:rPr>
              <w:t>3</w:t>
            </w:r>
          </w:p>
        </w:tc>
      </w:tr>
    </w:tbl>
    <w:p w:rsidR="009422A3" w:rsidRDefault="009422A3"/>
    <w:p w:rsidR="009422A3" w:rsidRDefault="009B1314">
      <w:pPr>
        <w:jc w:val="center"/>
      </w:pPr>
      <w:r>
        <w:pict>
          <v:shape id="_x0000_i1038" type="#_x0000_t75" style="width:467.05pt;height:278pt">
            <v:imagedata r:id="rId20" o:title=""/>
          </v:shape>
        </w:pict>
      </w:r>
    </w:p>
    <w:p w:rsidR="009422A3" w:rsidRDefault="006034ED">
      <w:pPr>
        <w:jc w:val="center"/>
      </w:pPr>
      <w:r>
        <w:t>Wireframe PW-005</w:t>
      </w:r>
    </w:p>
    <w:p w:rsidR="009422A3" w:rsidRDefault="009422A3"/>
    <w:p w:rsidR="009422A3" w:rsidRDefault="009422A3"/>
    <w:tbl>
      <w:tblPr>
        <w:tblW w:w="95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4899"/>
        <w:gridCol w:w="4671"/>
      </w:tblGrid>
      <w:tr w:rsidR="009422A3" w:rsidTr="00744D4F">
        <w:tc>
          <w:tcPr>
            <w:tcW w:w="4899" w:type="dxa"/>
          </w:tcPr>
          <w:p w:rsidR="009422A3" w:rsidRDefault="009B1314">
            <w:pPr>
              <w:pStyle w:val="subtituloCU"/>
              <w:spacing w:after="120"/>
              <w:jc w:val="center"/>
            </w:pPr>
            <w:r>
              <w:pict>
                <v:shape id="Picture Frame 1042" o:spid="_x0000_i1039" type="#_x0000_t75" style="width:222.25pt;height:100.8pt">
                  <v:imagedata r:id="rId21" o:title=""/>
                </v:shape>
              </w:pict>
            </w:r>
          </w:p>
          <w:p w:rsidR="009422A3" w:rsidRDefault="006034ED">
            <w:pPr>
              <w:jc w:val="center"/>
            </w:pPr>
            <w:r>
              <w:t>Wireframe PW-006</w:t>
            </w:r>
          </w:p>
        </w:tc>
        <w:tc>
          <w:tcPr>
            <w:tcW w:w="4671" w:type="dxa"/>
          </w:tcPr>
          <w:p w:rsidR="009422A3" w:rsidRDefault="009B1314">
            <w:pPr>
              <w:pStyle w:val="subtituloCU"/>
              <w:spacing w:after="120"/>
              <w:jc w:val="center"/>
            </w:pPr>
            <w:r>
              <w:pict>
                <v:shape id="Picture Frame 1043" o:spid="_x0000_i1040" type="#_x0000_t75" style="width:220.4pt;height:100.8pt">
                  <v:imagedata r:id="rId22" o:title=""/>
                </v:shape>
              </w:pict>
            </w:r>
          </w:p>
          <w:p w:rsidR="009422A3" w:rsidRDefault="006034ED">
            <w:pPr>
              <w:jc w:val="center"/>
            </w:pPr>
            <w:r>
              <w:t>Wireframe PW-007</w:t>
            </w:r>
          </w:p>
        </w:tc>
      </w:tr>
      <w:tr w:rsidR="009422A3" w:rsidTr="00744D4F">
        <w:tc>
          <w:tcPr>
            <w:tcW w:w="4899" w:type="dxa"/>
          </w:tcPr>
          <w:p w:rsidR="009422A3" w:rsidRDefault="009B1314">
            <w:pPr>
              <w:pStyle w:val="subtituloCU"/>
              <w:spacing w:after="120"/>
              <w:jc w:val="center"/>
            </w:pPr>
            <w:r>
              <w:pict>
                <v:shape id="Picture Frame 1044" o:spid="_x0000_i1041" type="#_x0000_t75" style="width:224.75pt;height:102.05pt">
                  <v:imagedata r:id="rId23" o:title=""/>
                </v:shape>
              </w:pict>
            </w:r>
          </w:p>
          <w:p w:rsidR="009422A3" w:rsidRDefault="006034ED">
            <w:pPr>
              <w:jc w:val="center"/>
            </w:pPr>
            <w:r>
              <w:t>Wireframe PW-008</w:t>
            </w:r>
          </w:p>
        </w:tc>
        <w:tc>
          <w:tcPr>
            <w:tcW w:w="4671" w:type="dxa"/>
          </w:tcPr>
          <w:p w:rsidR="009422A3" w:rsidRDefault="009B1314">
            <w:pPr>
              <w:pStyle w:val="subtituloCU"/>
              <w:spacing w:after="120"/>
              <w:jc w:val="center"/>
            </w:pPr>
            <w:r>
              <w:pict>
                <v:shape id="Picture Frame 1045" o:spid="_x0000_i1042" type="#_x0000_t75" style="width:222.25pt;height:101.45pt">
                  <v:imagedata r:id="rId24" o:title=""/>
                </v:shape>
              </w:pict>
            </w:r>
          </w:p>
          <w:p w:rsidR="009422A3" w:rsidRDefault="006034ED">
            <w:pPr>
              <w:jc w:val="center"/>
            </w:pPr>
            <w:r>
              <w:t>Wireframe PW-009</w:t>
            </w:r>
          </w:p>
        </w:tc>
      </w:tr>
      <w:tr w:rsidR="009422A3" w:rsidTr="00744D4F">
        <w:tc>
          <w:tcPr>
            <w:tcW w:w="4899" w:type="dxa"/>
          </w:tcPr>
          <w:p w:rsidR="009422A3" w:rsidRDefault="009B1314">
            <w:pPr>
              <w:pStyle w:val="subtituloCU"/>
              <w:spacing w:after="120"/>
              <w:jc w:val="center"/>
            </w:pPr>
            <w:r>
              <w:pict>
                <v:shape id="Picture Frame 1046" o:spid="_x0000_i1043" type="#_x0000_t75" style="width:230.4pt;height:80.15pt">
                  <v:imagedata r:id="rId25" o:title=""/>
                </v:shape>
              </w:pict>
            </w:r>
          </w:p>
          <w:p w:rsidR="009422A3" w:rsidRDefault="006034ED">
            <w:pPr>
              <w:jc w:val="center"/>
            </w:pPr>
            <w:r>
              <w:t>Wireframe PW-010</w:t>
            </w:r>
          </w:p>
        </w:tc>
        <w:tc>
          <w:tcPr>
            <w:tcW w:w="4671" w:type="dxa"/>
          </w:tcPr>
          <w:p w:rsidR="009422A3" w:rsidRDefault="009B1314">
            <w:pPr>
              <w:pStyle w:val="subtituloCU"/>
              <w:spacing w:after="120"/>
              <w:jc w:val="center"/>
            </w:pPr>
            <w:r>
              <w:pict>
                <v:shape id="Picture Frame 1047" o:spid="_x0000_i1044" type="#_x0000_t75" style="width:220.4pt;height:99.55pt">
                  <v:imagedata r:id="rId26" o:title=""/>
                </v:shape>
              </w:pict>
            </w:r>
          </w:p>
          <w:p w:rsidR="009422A3" w:rsidRDefault="006034ED">
            <w:pPr>
              <w:jc w:val="center"/>
            </w:pPr>
            <w:r>
              <w:t>Wireframe PW-012</w:t>
            </w:r>
          </w:p>
        </w:tc>
      </w:tr>
    </w:tbl>
    <w:p w:rsidR="009422A3" w:rsidRDefault="009422A3">
      <w:pPr>
        <w:pStyle w:val="subtituloCU"/>
        <w:spacing w:after="120"/>
        <w:jc w:val="center"/>
      </w:pPr>
    </w:p>
    <w:p w:rsidR="009422A3" w:rsidRDefault="009B1314">
      <w:pPr>
        <w:pStyle w:val="subtituloCU"/>
        <w:spacing w:after="120"/>
        <w:jc w:val="center"/>
        <w:rPr>
          <w:rFonts w:cs="Arial"/>
          <w:sz w:val="24"/>
          <w:szCs w:val="24"/>
        </w:rPr>
      </w:pPr>
      <w:r w:rsidRPr="00127C8C">
        <w:rPr>
          <w:rFonts w:cs="Arial"/>
          <w:sz w:val="24"/>
          <w:szCs w:val="24"/>
        </w:rPr>
        <w:pict>
          <v:shape id="_x0000_i1045" type="#_x0000_t75" style="width:284.85pt;height:224.75pt;visibility:visible;mso-wrap-style:square">
            <v:imagedata r:id="rId27" o:title=""/>
          </v:shape>
        </w:pict>
      </w:r>
    </w:p>
    <w:p w:rsidR="009422A3" w:rsidRDefault="006034ED">
      <w:pPr>
        <w:jc w:val="center"/>
      </w:pPr>
      <w:r>
        <w:lastRenderedPageBreak/>
        <w:t>Wireframe PW-013</w:t>
      </w:r>
    </w:p>
    <w:p w:rsidR="00CC3DE5" w:rsidRDefault="006034ED" w:rsidP="00D74392">
      <w:pPr>
        <w:pStyle w:val="Titulo2"/>
        <w:numPr>
          <w:ilvl w:val="2"/>
          <w:numId w:val="32"/>
        </w:numPr>
        <w:pBdr>
          <w:top w:val="none" w:sz="0" w:space="0" w:color="auto"/>
        </w:pBdr>
        <w:tabs>
          <w:tab w:val="clear" w:pos="3839"/>
          <w:tab w:val="left" w:pos="851"/>
        </w:tabs>
      </w:pPr>
      <w:r>
        <w:br w:type="page"/>
      </w:r>
      <w:bookmarkStart w:id="116" w:name="_Toc418009842"/>
      <w:bookmarkStart w:id="117" w:name="_Toc418070790"/>
      <w:bookmarkStart w:id="118" w:name="_Toc419107496"/>
      <w:bookmarkStart w:id="119" w:name="_Toc418608697"/>
      <w:r>
        <w:lastRenderedPageBreak/>
        <w:t xml:space="preserve">CUW-004 </w:t>
      </w:r>
      <w:bookmarkEnd w:id="116"/>
      <w:bookmarkEnd w:id="117"/>
      <w:r>
        <w:t>Gestionar Archivos</w:t>
      </w:r>
      <w:bookmarkEnd w:id="118"/>
      <w:bookmarkEnd w:id="119"/>
    </w:p>
    <w:tbl>
      <w:tblPr>
        <w:tblW w:w="94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809"/>
        <w:gridCol w:w="7603"/>
      </w:tblGrid>
      <w:tr w:rsidR="009422A3" w:rsidTr="00744D4F">
        <w:trPr>
          <w:trHeight w:val="178"/>
          <w:jc w:val="center"/>
        </w:trPr>
        <w:tc>
          <w:tcPr>
            <w:tcW w:w="1809" w:type="dxa"/>
            <w:shd w:val="clear" w:color="auto" w:fill="E0E0E0"/>
            <w:vAlign w:val="center"/>
          </w:tcPr>
          <w:p w:rsidR="009422A3" w:rsidRPr="00744D4F" w:rsidRDefault="006034ED">
            <w:r w:rsidRPr="00744D4F">
              <w:t>Caso de Uso del Sistema</w:t>
            </w:r>
          </w:p>
        </w:tc>
        <w:tc>
          <w:tcPr>
            <w:tcW w:w="7603" w:type="dxa"/>
            <w:vAlign w:val="center"/>
          </w:tcPr>
          <w:p w:rsidR="009422A3" w:rsidRDefault="006034ED">
            <w:pPr>
              <w:rPr>
                <w:sz w:val="20"/>
                <w:szCs w:val="22"/>
                <w:lang w:eastAsia="en-US"/>
              </w:rPr>
            </w:pPr>
            <w:r>
              <w:rPr>
                <w:rFonts w:cs="Arial"/>
                <w:sz w:val="20"/>
              </w:rPr>
              <w:t>Gestionar archivos</w:t>
            </w:r>
          </w:p>
        </w:tc>
      </w:tr>
      <w:tr w:rsidR="009422A3" w:rsidTr="00744D4F">
        <w:trPr>
          <w:jc w:val="center"/>
        </w:trPr>
        <w:tc>
          <w:tcPr>
            <w:tcW w:w="1809" w:type="dxa"/>
            <w:shd w:val="clear" w:color="auto" w:fill="E0E0E0"/>
            <w:vAlign w:val="center"/>
          </w:tcPr>
          <w:p w:rsidR="009422A3" w:rsidRDefault="006034ED">
            <w:r>
              <w:t>Actores</w:t>
            </w:r>
          </w:p>
        </w:tc>
        <w:tc>
          <w:tcPr>
            <w:tcW w:w="7603" w:type="dxa"/>
            <w:vAlign w:val="center"/>
          </w:tcPr>
          <w:p w:rsidR="009422A3" w:rsidRPr="00744D4F" w:rsidRDefault="006034ED">
            <w:pPr>
              <w:rPr>
                <w:sz w:val="20"/>
              </w:rPr>
            </w:pPr>
            <w:r w:rsidRPr="00744D4F">
              <w:rPr>
                <w:sz w:val="20"/>
              </w:rPr>
              <w:t xml:space="preserve">Administrador (Administrador </w:t>
            </w:r>
            <w:proofErr w:type="spellStart"/>
            <w:r w:rsidRPr="00744D4F">
              <w:rPr>
                <w:sz w:val="20"/>
              </w:rPr>
              <w:t>Corp</w:t>
            </w:r>
            <w:proofErr w:type="spellEnd"/>
            <w:r w:rsidRPr="00744D4F">
              <w:rPr>
                <w:sz w:val="20"/>
              </w:rPr>
              <w:t>, Administrador UN)</w:t>
            </w:r>
          </w:p>
        </w:tc>
      </w:tr>
      <w:tr w:rsidR="009422A3" w:rsidTr="00744D4F">
        <w:trPr>
          <w:jc w:val="center"/>
        </w:trPr>
        <w:tc>
          <w:tcPr>
            <w:tcW w:w="1809" w:type="dxa"/>
            <w:shd w:val="clear" w:color="auto" w:fill="E0E0E0"/>
            <w:vAlign w:val="center"/>
          </w:tcPr>
          <w:p w:rsidR="009422A3" w:rsidRDefault="006034ED">
            <w:r>
              <w:t>Breve descripción</w:t>
            </w:r>
          </w:p>
        </w:tc>
        <w:tc>
          <w:tcPr>
            <w:tcW w:w="7603" w:type="dxa"/>
            <w:vAlign w:val="center"/>
          </w:tcPr>
          <w:p w:rsidR="009422A3" w:rsidRPr="00744D4F" w:rsidRDefault="006034ED" w:rsidP="00562F14">
            <w:pPr>
              <w:rPr>
                <w:sz w:val="20"/>
              </w:rPr>
            </w:pPr>
            <w:r w:rsidRPr="00744D4F">
              <w:rPr>
                <w:sz w:val="20"/>
              </w:rPr>
              <w:t xml:space="preserve">Permite crear, editar y eliminar archivos </w:t>
            </w:r>
            <w:r>
              <w:rPr>
                <w:sz w:val="20"/>
                <w:szCs w:val="22"/>
                <w:lang w:eastAsia="en-US"/>
              </w:rPr>
              <w:t>de</w:t>
            </w:r>
            <w:r w:rsidR="00562F14">
              <w:rPr>
                <w:sz w:val="20"/>
                <w:szCs w:val="22"/>
                <w:lang w:eastAsia="en-US"/>
              </w:rPr>
              <w:t xml:space="preserve">ntro </w:t>
            </w:r>
            <w:r w:rsidR="00562F14" w:rsidRPr="00744D4F">
              <w:rPr>
                <w:sz w:val="20"/>
              </w:rPr>
              <w:t>de</w:t>
            </w:r>
            <w:r w:rsidRPr="00744D4F">
              <w:rPr>
                <w:sz w:val="20"/>
              </w:rPr>
              <w:t xml:space="preserve"> colecciones. Asimismo, permite ubicar el orden en que aparece</w:t>
            </w:r>
            <w:r w:rsidR="00562F14" w:rsidRPr="00744D4F">
              <w:rPr>
                <w:sz w:val="20"/>
              </w:rPr>
              <w:t xml:space="preserve">rán los archivos al interior de </w:t>
            </w:r>
            <w:r w:rsidR="00562F14">
              <w:rPr>
                <w:sz w:val="20"/>
                <w:szCs w:val="22"/>
                <w:lang w:eastAsia="en-US"/>
              </w:rPr>
              <w:t>una</w:t>
            </w:r>
            <w:r w:rsidR="00562F14" w:rsidRPr="00744D4F">
              <w:rPr>
                <w:sz w:val="20"/>
              </w:rPr>
              <w:t xml:space="preserve"> </w:t>
            </w:r>
            <w:r w:rsidRPr="00744D4F">
              <w:rPr>
                <w:sz w:val="20"/>
              </w:rPr>
              <w:t>colección.</w:t>
            </w:r>
          </w:p>
        </w:tc>
      </w:tr>
      <w:tr w:rsidR="009422A3" w:rsidTr="00744D4F">
        <w:trPr>
          <w:jc w:val="center"/>
        </w:trPr>
        <w:tc>
          <w:tcPr>
            <w:tcW w:w="9412" w:type="dxa"/>
            <w:gridSpan w:val="2"/>
            <w:shd w:val="clear" w:color="auto" w:fill="E0E0E0"/>
          </w:tcPr>
          <w:p w:rsidR="009422A3" w:rsidRDefault="006034ED">
            <w:r>
              <w:t>Precondiciones</w:t>
            </w:r>
          </w:p>
        </w:tc>
      </w:tr>
      <w:tr w:rsidR="009422A3" w:rsidTr="00744D4F">
        <w:trPr>
          <w:jc w:val="center"/>
        </w:trPr>
        <w:tc>
          <w:tcPr>
            <w:tcW w:w="9412" w:type="dxa"/>
            <w:gridSpan w:val="2"/>
          </w:tcPr>
          <w:p w:rsidR="009422A3" w:rsidRPr="00744D4F" w:rsidRDefault="006034ED" w:rsidP="00145E1F">
            <w:pPr>
              <w:numPr>
                <w:ilvl w:val="0"/>
                <w:numId w:val="35"/>
              </w:numPr>
              <w:rPr>
                <w:sz w:val="20"/>
              </w:rPr>
            </w:pPr>
            <w:r w:rsidRPr="00744D4F">
              <w:rPr>
                <w:sz w:val="20"/>
              </w:rPr>
              <w:t>El usuario debe haber iniciado sesión en el sistema web.</w:t>
            </w:r>
          </w:p>
          <w:p w:rsidR="009422A3" w:rsidRPr="00744D4F" w:rsidRDefault="00562F14" w:rsidP="00145E1F">
            <w:pPr>
              <w:numPr>
                <w:ilvl w:val="0"/>
                <w:numId w:val="35"/>
              </w:numPr>
              <w:rPr>
                <w:sz w:val="20"/>
              </w:rPr>
            </w:pPr>
            <w:r w:rsidRPr="00744D4F">
              <w:rPr>
                <w:sz w:val="20"/>
              </w:rPr>
              <w:t xml:space="preserve">Debe existir al menos una </w:t>
            </w:r>
            <w:r>
              <w:rPr>
                <w:sz w:val="20"/>
              </w:rPr>
              <w:t>c</w:t>
            </w:r>
            <w:r w:rsidR="006034ED">
              <w:rPr>
                <w:sz w:val="20"/>
              </w:rPr>
              <w:t>olección</w:t>
            </w:r>
            <w:r w:rsidR="006034ED" w:rsidRPr="00744D4F">
              <w:rPr>
                <w:sz w:val="20"/>
              </w:rPr>
              <w:t xml:space="preserve"> donde crear </w:t>
            </w:r>
            <w:r>
              <w:rPr>
                <w:sz w:val="20"/>
              </w:rPr>
              <w:t>los archivos</w:t>
            </w:r>
            <w:r w:rsidR="006034ED" w:rsidRPr="00744D4F">
              <w:rPr>
                <w:sz w:val="20"/>
              </w:rPr>
              <w:t>.</w:t>
            </w:r>
          </w:p>
        </w:tc>
      </w:tr>
      <w:tr w:rsidR="009422A3" w:rsidTr="00744D4F">
        <w:trPr>
          <w:jc w:val="center"/>
        </w:trPr>
        <w:tc>
          <w:tcPr>
            <w:tcW w:w="9412" w:type="dxa"/>
            <w:gridSpan w:val="2"/>
            <w:shd w:val="clear" w:color="auto" w:fill="E0E0E0"/>
          </w:tcPr>
          <w:p w:rsidR="009422A3" w:rsidRDefault="006034ED">
            <w:r>
              <w:t>Flujo básico</w:t>
            </w:r>
          </w:p>
        </w:tc>
      </w:tr>
      <w:tr w:rsidR="009422A3" w:rsidTr="00744D4F">
        <w:trPr>
          <w:jc w:val="center"/>
        </w:trPr>
        <w:tc>
          <w:tcPr>
            <w:tcW w:w="9412" w:type="dxa"/>
            <w:gridSpan w:val="2"/>
          </w:tcPr>
          <w:p w:rsidR="009422A3" w:rsidRPr="00744D4F" w:rsidRDefault="006034ED" w:rsidP="00744D4F">
            <w:pPr>
              <w:numPr>
                <w:ilvl w:val="0"/>
                <w:numId w:val="64"/>
              </w:numPr>
              <w:spacing w:before="120"/>
              <w:jc w:val="both"/>
              <w:rPr>
                <w:sz w:val="20"/>
              </w:rPr>
            </w:pPr>
            <w:r w:rsidRPr="00744D4F">
              <w:rPr>
                <w:sz w:val="20"/>
              </w:rPr>
              <w:t>El sistema muestra el formulario para la gestión de colecciones</w:t>
            </w:r>
            <w:r w:rsidRPr="00744D4F">
              <w:rPr>
                <w:b/>
                <w:sz w:val="20"/>
              </w:rPr>
              <w:t xml:space="preserve"> (PW-011).</w:t>
            </w:r>
          </w:p>
          <w:p w:rsidR="009422A3" w:rsidRPr="00744D4F" w:rsidRDefault="006034ED" w:rsidP="00744D4F">
            <w:pPr>
              <w:numPr>
                <w:ilvl w:val="0"/>
                <w:numId w:val="64"/>
              </w:numPr>
              <w:spacing w:before="120"/>
              <w:jc w:val="both"/>
              <w:rPr>
                <w:sz w:val="20"/>
              </w:rPr>
            </w:pPr>
            <w:r w:rsidRPr="00744D4F">
              <w:rPr>
                <w:sz w:val="20"/>
              </w:rPr>
              <w:t>El usuario selecciona una colección de listado de colecciones.</w:t>
            </w:r>
          </w:p>
          <w:p w:rsidR="009422A3" w:rsidRPr="00744D4F" w:rsidRDefault="006034ED" w:rsidP="00744D4F">
            <w:pPr>
              <w:numPr>
                <w:ilvl w:val="0"/>
                <w:numId w:val="64"/>
              </w:numPr>
              <w:spacing w:before="120"/>
              <w:jc w:val="both"/>
              <w:rPr>
                <w:sz w:val="20"/>
              </w:rPr>
            </w:pPr>
            <w:r w:rsidRPr="00744D4F">
              <w:rPr>
                <w:sz w:val="20"/>
              </w:rPr>
              <w:t>El sistema muestra la lista de archivos en la sección “</w:t>
            </w:r>
            <w:r w:rsidR="00236999">
              <w:rPr>
                <w:sz w:val="20"/>
              </w:rPr>
              <w:t>Listado</w:t>
            </w:r>
            <w:r w:rsidR="00236999" w:rsidRPr="00744D4F">
              <w:rPr>
                <w:sz w:val="20"/>
              </w:rPr>
              <w:t xml:space="preserve"> de </w:t>
            </w:r>
            <w:r>
              <w:rPr>
                <w:sz w:val="20"/>
              </w:rPr>
              <w:t>Archivos”</w:t>
            </w:r>
            <w:r w:rsidR="00236999">
              <w:rPr>
                <w:sz w:val="20"/>
              </w:rPr>
              <w:t>,</w:t>
            </w:r>
            <w:r w:rsidRPr="00744D4F">
              <w:rPr>
                <w:sz w:val="20"/>
              </w:rPr>
              <w:t xml:space="preserve"> en caso ya se hayan agregado algunos a la colección</w:t>
            </w:r>
            <w:r w:rsidR="00236999">
              <w:rPr>
                <w:sz w:val="20"/>
              </w:rPr>
              <w:t>, caso contrario muestra la sección vacía</w:t>
            </w:r>
            <w:r w:rsidRPr="00744D4F">
              <w:rPr>
                <w:sz w:val="20"/>
              </w:rPr>
              <w:t>.</w:t>
            </w:r>
          </w:p>
          <w:p w:rsidR="009422A3" w:rsidRPr="00744D4F" w:rsidRDefault="006034ED" w:rsidP="00744D4F">
            <w:pPr>
              <w:numPr>
                <w:ilvl w:val="0"/>
                <w:numId w:val="64"/>
              </w:numPr>
              <w:spacing w:before="120"/>
              <w:jc w:val="both"/>
              <w:rPr>
                <w:sz w:val="20"/>
              </w:rPr>
            </w:pPr>
            <w:r w:rsidRPr="00744D4F">
              <w:rPr>
                <w:sz w:val="20"/>
              </w:rPr>
              <w:t xml:space="preserve">El usuario selecciona la opción </w:t>
            </w:r>
            <w:r w:rsidR="00FC186E">
              <w:rPr>
                <w:sz w:val="20"/>
              </w:rPr>
              <w:t>“</w:t>
            </w:r>
            <w:r w:rsidRPr="00744D4F">
              <w:rPr>
                <w:sz w:val="20"/>
              </w:rPr>
              <w:t>Nuevo</w:t>
            </w:r>
            <w:r w:rsidR="00FC186E">
              <w:rPr>
                <w:sz w:val="20"/>
              </w:rPr>
              <w:t>”</w:t>
            </w:r>
            <w:r>
              <w:rPr>
                <w:sz w:val="20"/>
              </w:rPr>
              <w:t>.</w:t>
            </w:r>
          </w:p>
          <w:p w:rsidR="009422A3" w:rsidRPr="00744D4F" w:rsidRDefault="006034ED" w:rsidP="00744D4F">
            <w:pPr>
              <w:numPr>
                <w:ilvl w:val="0"/>
                <w:numId w:val="64"/>
              </w:numPr>
              <w:spacing w:before="120"/>
              <w:jc w:val="both"/>
              <w:rPr>
                <w:sz w:val="20"/>
              </w:rPr>
            </w:pPr>
            <w:r w:rsidRPr="00744D4F">
              <w:rPr>
                <w:sz w:val="20"/>
              </w:rPr>
              <w:t xml:space="preserve">El sistema muestra </w:t>
            </w:r>
            <w:r w:rsidR="00236999">
              <w:rPr>
                <w:sz w:val="20"/>
              </w:rPr>
              <w:t>un popup</w:t>
            </w:r>
            <w:r w:rsidR="00236999" w:rsidRPr="00744D4F">
              <w:rPr>
                <w:sz w:val="20"/>
              </w:rPr>
              <w:t xml:space="preserve"> para Carga de Archivos</w:t>
            </w:r>
            <w:r w:rsidRPr="00744D4F">
              <w:rPr>
                <w:sz w:val="20"/>
              </w:rPr>
              <w:t xml:space="preserve"> con los campos</w:t>
            </w:r>
            <w:r w:rsidR="00236999" w:rsidRPr="00744D4F">
              <w:rPr>
                <w:sz w:val="20"/>
              </w:rPr>
              <w:t xml:space="preserve"> </w:t>
            </w:r>
            <w:r w:rsidR="00236999">
              <w:rPr>
                <w:sz w:val="20"/>
              </w:rPr>
              <w:t>editables:</w:t>
            </w:r>
            <w:r>
              <w:rPr>
                <w:sz w:val="20"/>
              </w:rPr>
              <w:t xml:space="preserve"> </w:t>
            </w:r>
            <w:r w:rsidR="00236999" w:rsidRPr="00744D4F">
              <w:rPr>
                <w:sz w:val="20"/>
              </w:rPr>
              <w:t>Nombre</w:t>
            </w:r>
            <w:r w:rsidR="00236999" w:rsidRPr="00236999">
              <w:rPr>
                <w:sz w:val="20"/>
              </w:rPr>
              <w:t xml:space="preserve">, </w:t>
            </w:r>
            <w:r w:rsidR="00236999" w:rsidRPr="00744D4F">
              <w:rPr>
                <w:sz w:val="20"/>
              </w:rPr>
              <w:t>Descripción</w:t>
            </w:r>
            <w:r w:rsidR="00236999" w:rsidRPr="00236999">
              <w:rPr>
                <w:sz w:val="20"/>
              </w:rPr>
              <w:t xml:space="preserve">, Ruta archivo, Ruta archivo </w:t>
            </w:r>
            <w:r w:rsidR="00236999">
              <w:rPr>
                <w:sz w:val="20"/>
              </w:rPr>
              <w:t>vista previa</w:t>
            </w:r>
            <w:r w:rsidR="00236999" w:rsidRPr="00236999">
              <w:rPr>
                <w:sz w:val="20"/>
              </w:rPr>
              <w:t xml:space="preserve">, </w:t>
            </w:r>
            <w:r w:rsidR="00236999" w:rsidRPr="00744D4F">
              <w:rPr>
                <w:sz w:val="20"/>
              </w:rPr>
              <w:t>Nro. Orden</w:t>
            </w:r>
            <w:r w:rsidR="00236999" w:rsidRPr="00236999">
              <w:rPr>
                <w:sz w:val="20"/>
              </w:rPr>
              <w:t xml:space="preserve">, Descargable, Destacado, Roles, Fecha inicio publicación, Fecha caducidad; y </w:t>
            </w:r>
            <w:r w:rsidR="00236999" w:rsidRPr="00744D4F">
              <w:rPr>
                <w:sz w:val="20"/>
              </w:rPr>
              <w:t xml:space="preserve">los campos </w:t>
            </w:r>
            <w:r w:rsidR="00236999" w:rsidRPr="00236999">
              <w:rPr>
                <w:sz w:val="20"/>
              </w:rPr>
              <w:t xml:space="preserve">no editables: </w:t>
            </w:r>
            <w:r w:rsidR="00236999" w:rsidRPr="00744D4F">
              <w:rPr>
                <w:sz w:val="20"/>
              </w:rPr>
              <w:t>Tamaño</w:t>
            </w:r>
            <w:r w:rsidR="00236999" w:rsidRPr="00236999">
              <w:rPr>
                <w:sz w:val="20"/>
              </w:rPr>
              <w:t xml:space="preserve">, </w:t>
            </w:r>
            <w:r w:rsidR="00236999" w:rsidRPr="00744D4F">
              <w:rPr>
                <w:sz w:val="20"/>
              </w:rPr>
              <w:t>Extensión</w:t>
            </w:r>
            <w:r w:rsidR="00E45E69">
              <w:rPr>
                <w:sz w:val="20"/>
              </w:rPr>
              <w:t>, Colección</w:t>
            </w:r>
            <w:r w:rsidR="00236999" w:rsidRPr="00236999">
              <w:rPr>
                <w:sz w:val="20"/>
              </w:rPr>
              <w:t xml:space="preserve"> y Estado. Además</w:t>
            </w:r>
            <w:r w:rsidR="00236999">
              <w:rPr>
                <w:sz w:val="20"/>
              </w:rPr>
              <w:t>,</w:t>
            </w:r>
            <w:r w:rsidR="00236999" w:rsidRPr="00236999">
              <w:rPr>
                <w:sz w:val="20"/>
              </w:rPr>
              <w:t xml:space="preserve"> </w:t>
            </w:r>
            <w:r w:rsidR="00236999" w:rsidRPr="00744D4F">
              <w:rPr>
                <w:sz w:val="20"/>
              </w:rPr>
              <w:t>las opciones “Guardar” y “Cancelar”.</w:t>
            </w:r>
            <w:r w:rsidR="00236999">
              <w:rPr>
                <w:sz w:val="20"/>
              </w:rPr>
              <w:t xml:space="preserve"> </w:t>
            </w:r>
            <w:r w:rsidR="00236999">
              <w:rPr>
                <w:b/>
                <w:sz w:val="20"/>
              </w:rPr>
              <w:t>(PW-014)</w:t>
            </w:r>
          </w:p>
          <w:p w:rsidR="009422A3" w:rsidRPr="00744D4F" w:rsidRDefault="006034ED" w:rsidP="00744D4F">
            <w:pPr>
              <w:numPr>
                <w:ilvl w:val="0"/>
                <w:numId w:val="64"/>
              </w:numPr>
              <w:spacing w:before="120"/>
              <w:jc w:val="both"/>
              <w:rPr>
                <w:sz w:val="20"/>
              </w:rPr>
            </w:pPr>
            <w:r w:rsidRPr="00744D4F">
              <w:rPr>
                <w:sz w:val="20"/>
              </w:rPr>
              <w:t>El usuario completa los campos con los datos correspondientes</w:t>
            </w:r>
            <w:r w:rsidR="00236999">
              <w:rPr>
                <w:sz w:val="20"/>
              </w:rPr>
              <w:t>. Para la carga de archivos,</w:t>
            </w:r>
            <w:r>
              <w:rPr>
                <w:sz w:val="20"/>
              </w:rPr>
              <w:t xml:space="preserve"> </w:t>
            </w:r>
            <w:r w:rsidR="00236999">
              <w:rPr>
                <w:sz w:val="20"/>
              </w:rPr>
              <w:t>el usuario</w:t>
            </w:r>
            <w:r w:rsidR="00236999" w:rsidRPr="00744D4F">
              <w:rPr>
                <w:sz w:val="20"/>
              </w:rPr>
              <w:t xml:space="preserve"> </w:t>
            </w:r>
            <w:r w:rsidRPr="00744D4F">
              <w:rPr>
                <w:sz w:val="20"/>
              </w:rPr>
              <w:t xml:space="preserve">selecciona la opción “Examinar” para cargar el archivo </w:t>
            </w:r>
            <w:r w:rsidR="00236999" w:rsidRPr="00744D4F">
              <w:rPr>
                <w:sz w:val="20"/>
              </w:rPr>
              <w:t xml:space="preserve">a publicar </w:t>
            </w:r>
            <w:r w:rsidRPr="00744D4F">
              <w:rPr>
                <w:sz w:val="20"/>
              </w:rPr>
              <w:t>y la imagen para la vista previa.</w:t>
            </w:r>
          </w:p>
          <w:p w:rsidR="009422A3" w:rsidRPr="00744D4F" w:rsidRDefault="006034ED" w:rsidP="00744D4F">
            <w:pPr>
              <w:numPr>
                <w:ilvl w:val="0"/>
                <w:numId w:val="64"/>
              </w:numPr>
              <w:spacing w:before="120"/>
              <w:jc w:val="both"/>
              <w:rPr>
                <w:sz w:val="20"/>
              </w:rPr>
            </w:pPr>
            <w:r w:rsidRPr="00744D4F">
              <w:rPr>
                <w:sz w:val="20"/>
              </w:rPr>
              <w:t>El sistema muestra un explorador de carpetas del computador del usuario.</w:t>
            </w:r>
          </w:p>
          <w:p w:rsidR="009422A3" w:rsidRPr="00744D4F" w:rsidRDefault="006034ED" w:rsidP="00744D4F">
            <w:pPr>
              <w:numPr>
                <w:ilvl w:val="0"/>
                <w:numId w:val="64"/>
              </w:numPr>
              <w:spacing w:before="120"/>
              <w:jc w:val="both"/>
              <w:rPr>
                <w:sz w:val="20"/>
              </w:rPr>
            </w:pPr>
            <w:r w:rsidRPr="00744D4F">
              <w:rPr>
                <w:sz w:val="20"/>
              </w:rPr>
              <w:t>El usuario selecciona un archivo y la opción “Abrir”.</w:t>
            </w:r>
          </w:p>
          <w:p w:rsidR="009422A3" w:rsidRPr="00744D4F" w:rsidRDefault="006034ED" w:rsidP="00744D4F">
            <w:pPr>
              <w:numPr>
                <w:ilvl w:val="0"/>
                <w:numId w:val="64"/>
              </w:numPr>
              <w:spacing w:before="120"/>
              <w:jc w:val="both"/>
              <w:rPr>
                <w:sz w:val="20"/>
              </w:rPr>
            </w:pPr>
            <w:r w:rsidRPr="00744D4F">
              <w:rPr>
                <w:sz w:val="20"/>
              </w:rPr>
              <w:t>El sistema carga el archivo y muestra la ruta completa del archivo en el campo “Archivo”.</w:t>
            </w:r>
          </w:p>
          <w:p w:rsidR="009422A3" w:rsidRPr="00744D4F" w:rsidRDefault="006034ED" w:rsidP="00744D4F">
            <w:pPr>
              <w:numPr>
                <w:ilvl w:val="0"/>
                <w:numId w:val="64"/>
              </w:numPr>
              <w:spacing w:before="120"/>
              <w:jc w:val="both"/>
              <w:rPr>
                <w:sz w:val="20"/>
              </w:rPr>
            </w:pPr>
            <w:r w:rsidRPr="00744D4F">
              <w:rPr>
                <w:sz w:val="20"/>
              </w:rPr>
              <w:t>El usuario selecciona la opción “Guardar”.</w:t>
            </w:r>
          </w:p>
          <w:p w:rsidR="009422A3" w:rsidRDefault="006034ED" w:rsidP="00744D4F">
            <w:pPr>
              <w:numPr>
                <w:ilvl w:val="0"/>
                <w:numId w:val="64"/>
              </w:numPr>
              <w:spacing w:before="120"/>
              <w:jc w:val="both"/>
              <w:rPr>
                <w:sz w:val="20"/>
              </w:rPr>
            </w:pPr>
            <w:r w:rsidRPr="00744D4F">
              <w:rPr>
                <w:sz w:val="20"/>
              </w:rPr>
              <w:t xml:space="preserve">El sistema registra el archivo y muestra el mensaje “Se ha cargado un nuevo archivo con éxito.” </w:t>
            </w:r>
            <w:r>
              <w:rPr>
                <w:b/>
                <w:sz w:val="20"/>
              </w:rPr>
              <w:t>(PW-015)</w:t>
            </w:r>
          </w:p>
        </w:tc>
      </w:tr>
      <w:tr w:rsidR="009422A3" w:rsidTr="00744D4F">
        <w:trPr>
          <w:jc w:val="center"/>
        </w:trPr>
        <w:tc>
          <w:tcPr>
            <w:tcW w:w="9412" w:type="dxa"/>
            <w:gridSpan w:val="2"/>
            <w:tcBorders>
              <w:bottom w:val="single" w:sz="4" w:space="0" w:color="auto"/>
            </w:tcBorders>
            <w:shd w:val="clear" w:color="auto" w:fill="E0E0E0"/>
          </w:tcPr>
          <w:p w:rsidR="009422A3" w:rsidRDefault="006034ED">
            <w:r>
              <w:t>Subflujos</w:t>
            </w:r>
          </w:p>
        </w:tc>
      </w:tr>
      <w:tr w:rsidR="009422A3" w:rsidTr="00744D4F">
        <w:trPr>
          <w:jc w:val="center"/>
        </w:trPr>
        <w:tc>
          <w:tcPr>
            <w:tcW w:w="9412" w:type="dxa"/>
            <w:gridSpan w:val="2"/>
          </w:tcPr>
          <w:p w:rsidR="009422A3" w:rsidRPr="00744D4F" w:rsidRDefault="006034ED">
            <w:pPr>
              <w:jc w:val="both"/>
              <w:rPr>
                <w:sz w:val="20"/>
              </w:rPr>
            </w:pPr>
            <w:r w:rsidRPr="00744D4F">
              <w:rPr>
                <w:b/>
                <w:sz w:val="20"/>
              </w:rPr>
              <w:t>Subflujo 1: Paso 3 del flujo básico (Editar Archivo)</w:t>
            </w:r>
          </w:p>
          <w:p w:rsidR="009422A3" w:rsidRPr="00744D4F" w:rsidRDefault="006034ED" w:rsidP="00145E1F">
            <w:pPr>
              <w:numPr>
                <w:ilvl w:val="0"/>
                <w:numId w:val="65"/>
              </w:numPr>
              <w:jc w:val="both"/>
              <w:rPr>
                <w:sz w:val="20"/>
              </w:rPr>
            </w:pPr>
            <w:r w:rsidRPr="00744D4F">
              <w:rPr>
                <w:sz w:val="20"/>
              </w:rPr>
              <w:t>El usuario selecciona la opción Editar.</w:t>
            </w:r>
          </w:p>
          <w:p w:rsidR="00236999" w:rsidRPr="00744D4F" w:rsidRDefault="00236999" w:rsidP="00145E1F">
            <w:pPr>
              <w:numPr>
                <w:ilvl w:val="0"/>
                <w:numId w:val="65"/>
              </w:numPr>
              <w:jc w:val="both"/>
              <w:rPr>
                <w:sz w:val="20"/>
              </w:rPr>
            </w:pPr>
            <w:r w:rsidRPr="00744D4F">
              <w:rPr>
                <w:sz w:val="20"/>
              </w:rPr>
              <w:t xml:space="preserve">El sistema muestra </w:t>
            </w:r>
            <w:r>
              <w:rPr>
                <w:sz w:val="20"/>
              </w:rPr>
              <w:t>un popup</w:t>
            </w:r>
            <w:r w:rsidRPr="00744D4F">
              <w:rPr>
                <w:sz w:val="20"/>
              </w:rPr>
              <w:t xml:space="preserve"> para Carga de Archivos con los campos </w:t>
            </w:r>
            <w:r w:rsidR="007D0AA5">
              <w:rPr>
                <w:sz w:val="20"/>
              </w:rPr>
              <w:t xml:space="preserve">precargados y </w:t>
            </w:r>
            <w:r>
              <w:rPr>
                <w:sz w:val="20"/>
              </w:rPr>
              <w:t xml:space="preserve">editables: </w:t>
            </w:r>
            <w:r w:rsidRPr="00744D4F">
              <w:rPr>
                <w:sz w:val="20"/>
              </w:rPr>
              <w:lastRenderedPageBreak/>
              <w:t>Nombre</w:t>
            </w:r>
            <w:r w:rsidRPr="00236999">
              <w:rPr>
                <w:sz w:val="20"/>
              </w:rPr>
              <w:t xml:space="preserve">, </w:t>
            </w:r>
            <w:r w:rsidRPr="00744D4F">
              <w:rPr>
                <w:sz w:val="20"/>
              </w:rPr>
              <w:t>Descripción</w:t>
            </w:r>
            <w:r w:rsidRPr="00236999">
              <w:rPr>
                <w:sz w:val="20"/>
              </w:rPr>
              <w:t xml:space="preserve">, </w:t>
            </w:r>
            <w:r w:rsidRPr="00744D4F">
              <w:rPr>
                <w:sz w:val="20"/>
              </w:rPr>
              <w:t>Nro</w:t>
            </w:r>
            <w:r w:rsidRPr="00236999">
              <w:rPr>
                <w:sz w:val="20"/>
              </w:rPr>
              <w:t>.</w:t>
            </w:r>
            <w:r w:rsidRPr="00744D4F">
              <w:rPr>
                <w:sz w:val="20"/>
              </w:rPr>
              <w:t xml:space="preserve"> Orden</w:t>
            </w:r>
            <w:r w:rsidRPr="00236999">
              <w:rPr>
                <w:sz w:val="20"/>
              </w:rPr>
              <w:t>, Descargable, Destacado, Roles, Fecha inicio publicación, Fecha caducidad</w:t>
            </w:r>
            <w:r w:rsidR="007D0AA5">
              <w:rPr>
                <w:sz w:val="20"/>
              </w:rPr>
              <w:t xml:space="preserve"> y </w:t>
            </w:r>
            <w:r w:rsidR="007D0AA5" w:rsidRPr="00236999">
              <w:rPr>
                <w:sz w:val="20"/>
              </w:rPr>
              <w:t xml:space="preserve">Ruta archivo </w:t>
            </w:r>
            <w:r w:rsidR="007D0AA5">
              <w:rPr>
                <w:sz w:val="20"/>
              </w:rPr>
              <w:t>vista previa</w:t>
            </w:r>
            <w:r w:rsidRPr="00236999">
              <w:rPr>
                <w:sz w:val="20"/>
              </w:rPr>
              <w:t xml:space="preserve">; y </w:t>
            </w:r>
            <w:r w:rsidRPr="00744D4F">
              <w:rPr>
                <w:sz w:val="20"/>
              </w:rPr>
              <w:t xml:space="preserve">los campos </w:t>
            </w:r>
            <w:r w:rsidR="007D0AA5">
              <w:rPr>
                <w:sz w:val="20"/>
              </w:rPr>
              <w:t xml:space="preserve">precargados </w:t>
            </w:r>
            <w:r w:rsidRPr="00236999">
              <w:rPr>
                <w:sz w:val="20"/>
              </w:rPr>
              <w:t>n</w:t>
            </w:r>
            <w:r>
              <w:rPr>
                <w:sz w:val="20"/>
              </w:rPr>
              <w:t xml:space="preserve">o editables: </w:t>
            </w:r>
            <w:r w:rsidRPr="00744D4F">
              <w:rPr>
                <w:sz w:val="20"/>
              </w:rPr>
              <w:t>Tamaño</w:t>
            </w:r>
            <w:r>
              <w:rPr>
                <w:sz w:val="20"/>
              </w:rPr>
              <w:t xml:space="preserve">, </w:t>
            </w:r>
            <w:r w:rsidRPr="00744D4F">
              <w:rPr>
                <w:sz w:val="20"/>
              </w:rPr>
              <w:t>Extensión.</w:t>
            </w:r>
          </w:p>
          <w:p w:rsidR="009422A3" w:rsidRPr="00744D4F" w:rsidRDefault="006034ED" w:rsidP="00145E1F">
            <w:pPr>
              <w:numPr>
                <w:ilvl w:val="0"/>
                <w:numId w:val="65"/>
              </w:numPr>
              <w:jc w:val="both"/>
              <w:rPr>
                <w:sz w:val="20"/>
              </w:rPr>
            </w:pPr>
            <w:r w:rsidRPr="00744D4F">
              <w:rPr>
                <w:sz w:val="20"/>
              </w:rPr>
              <w:t>El usuario completa los campos</w:t>
            </w:r>
            <w:r w:rsidR="007D0AA5" w:rsidRPr="00744D4F">
              <w:rPr>
                <w:sz w:val="20"/>
              </w:rPr>
              <w:t xml:space="preserve"> </w:t>
            </w:r>
            <w:r w:rsidR="007D0AA5">
              <w:rPr>
                <w:sz w:val="20"/>
              </w:rPr>
              <w:t>editables</w:t>
            </w:r>
            <w:r>
              <w:rPr>
                <w:sz w:val="20"/>
              </w:rPr>
              <w:t xml:space="preserve"> </w:t>
            </w:r>
            <w:r w:rsidR="0002078F">
              <w:rPr>
                <w:sz w:val="20"/>
              </w:rPr>
              <w:t>(que son todos menos tamaño y extensión</w:t>
            </w:r>
            <w:proofErr w:type="gramStart"/>
            <w:r w:rsidR="0002078F">
              <w:rPr>
                <w:sz w:val="20"/>
              </w:rPr>
              <w:t>)</w:t>
            </w:r>
            <w:r w:rsidRPr="00744D4F">
              <w:rPr>
                <w:sz w:val="20"/>
              </w:rPr>
              <w:t>con</w:t>
            </w:r>
            <w:proofErr w:type="gramEnd"/>
            <w:r w:rsidRPr="00744D4F">
              <w:rPr>
                <w:sz w:val="20"/>
              </w:rPr>
              <w:t xml:space="preserve"> los datos </w:t>
            </w:r>
            <w:r w:rsidR="007D0AA5">
              <w:rPr>
                <w:sz w:val="20"/>
              </w:rPr>
              <w:t>deseados</w:t>
            </w:r>
            <w:r w:rsidR="007D0AA5" w:rsidRPr="00744D4F">
              <w:rPr>
                <w:sz w:val="20"/>
              </w:rPr>
              <w:t>.</w:t>
            </w:r>
          </w:p>
          <w:p w:rsidR="009422A3" w:rsidRPr="00744D4F" w:rsidRDefault="006034ED" w:rsidP="00145E1F">
            <w:pPr>
              <w:numPr>
                <w:ilvl w:val="0"/>
                <w:numId w:val="65"/>
              </w:numPr>
              <w:jc w:val="both"/>
              <w:rPr>
                <w:sz w:val="20"/>
              </w:rPr>
            </w:pPr>
            <w:r w:rsidRPr="00744D4F">
              <w:rPr>
                <w:sz w:val="20"/>
              </w:rPr>
              <w:t>El usuario selecciona la opción “Guardar”.</w:t>
            </w:r>
          </w:p>
          <w:p w:rsidR="009422A3" w:rsidRDefault="006034ED" w:rsidP="00145E1F">
            <w:pPr>
              <w:numPr>
                <w:ilvl w:val="0"/>
                <w:numId w:val="65"/>
              </w:numPr>
              <w:jc w:val="both"/>
              <w:rPr>
                <w:sz w:val="20"/>
              </w:rPr>
            </w:pPr>
            <w:r w:rsidRPr="00744D4F">
              <w:rPr>
                <w:sz w:val="20"/>
              </w:rPr>
              <w:t>El sistema actualiza el archivo y muestra el mensaje “Se ha editado el archivo seleccionado con éxito</w:t>
            </w:r>
            <w:r>
              <w:rPr>
                <w:sz w:val="20"/>
              </w:rPr>
              <w:t>.”</w:t>
            </w:r>
            <w:r w:rsidR="007D0AA5">
              <w:rPr>
                <w:sz w:val="20"/>
              </w:rPr>
              <w:t>.</w:t>
            </w:r>
            <w:r w:rsidRPr="00744D4F">
              <w:rPr>
                <w:sz w:val="20"/>
              </w:rPr>
              <w:t xml:space="preserve"> </w:t>
            </w:r>
            <w:r>
              <w:rPr>
                <w:b/>
                <w:sz w:val="20"/>
              </w:rPr>
              <w:t>(PW-016)</w:t>
            </w:r>
          </w:p>
          <w:p w:rsidR="009422A3" w:rsidRPr="00744D4F" w:rsidRDefault="006034ED">
            <w:pPr>
              <w:jc w:val="both"/>
              <w:rPr>
                <w:sz w:val="20"/>
              </w:rPr>
            </w:pPr>
            <w:r w:rsidRPr="00744D4F">
              <w:rPr>
                <w:b/>
                <w:sz w:val="20"/>
              </w:rPr>
              <w:t>Subflujo 2: Paso 3 del flujo básico (Eliminar Archivo).</w:t>
            </w:r>
          </w:p>
          <w:p w:rsidR="009422A3" w:rsidRPr="00744D4F" w:rsidRDefault="006034ED" w:rsidP="00744D4F">
            <w:pPr>
              <w:numPr>
                <w:ilvl w:val="0"/>
                <w:numId w:val="66"/>
              </w:numPr>
              <w:jc w:val="both"/>
              <w:rPr>
                <w:sz w:val="20"/>
              </w:rPr>
            </w:pPr>
            <w:r w:rsidRPr="00744D4F">
              <w:rPr>
                <w:sz w:val="20"/>
              </w:rPr>
              <w:t>El usuario selecciona uno o varios archivos de la lista y luego la opción Eliminar.</w:t>
            </w:r>
          </w:p>
          <w:p w:rsidR="009422A3" w:rsidRDefault="006034ED" w:rsidP="00744D4F">
            <w:pPr>
              <w:numPr>
                <w:ilvl w:val="0"/>
                <w:numId w:val="66"/>
              </w:numPr>
              <w:jc w:val="both"/>
              <w:rPr>
                <w:sz w:val="20"/>
              </w:rPr>
            </w:pPr>
            <w:r w:rsidRPr="00744D4F">
              <w:rPr>
                <w:sz w:val="20"/>
              </w:rPr>
              <w:t>El sistema muestra el mensaje de confirmación “¿</w:t>
            </w:r>
            <w:r w:rsidR="00640DDB">
              <w:rPr>
                <w:sz w:val="20"/>
              </w:rPr>
              <w:t>Está</w:t>
            </w:r>
            <w:r w:rsidR="00640DDB" w:rsidRPr="00744D4F">
              <w:rPr>
                <w:sz w:val="20"/>
              </w:rPr>
              <w:t xml:space="preserve"> seguro de eliminar el</w:t>
            </w:r>
            <w:r w:rsidR="00640DDB">
              <w:rPr>
                <w:sz w:val="20"/>
              </w:rPr>
              <w:t>(</w:t>
            </w:r>
            <w:r w:rsidRPr="00744D4F">
              <w:rPr>
                <w:sz w:val="20"/>
              </w:rPr>
              <w:t>los</w:t>
            </w:r>
            <w:r w:rsidR="00640DDB">
              <w:rPr>
                <w:sz w:val="20"/>
              </w:rPr>
              <w:t>)</w:t>
            </w:r>
            <w:r w:rsidRPr="00744D4F">
              <w:rPr>
                <w:sz w:val="20"/>
              </w:rPr>
              <w:t xml:space="preserve"> archivo(s) seleccionado(s</w:t>
            </w:r>
            <w:r>
              <w:rPr>
                <w:sz w:val="20"/>
              </w:rPr>
              <w:t>)?”</w:t>
            </w:r>
            <w:r w:rsidR="00640DDB">
              <w:rPr>
                <w:sz w:val="20"/>
              </w:rPr>
              <w:t>.</w:t>
            </w:r>
            <w:r w:rsidRPr="00744D4F">
              <w:rPr>
                <w:sz w:val="20"/>
              </w:rPr>
              <w:t xml:space="preserve"> </w:t>
            </w:r>
            <w:r w:rsidRPr="00744D4F">
              <w:rPr>
                <w:b/>
                <w:sz w:val="20"/>
              </w:rPr>
              <w:t>(</w:t>
            </w:r>
            <w:r w:rsidRPr="00640DDB">
              <w:rPr>
                <w:b/>
                <w:bCs/>
                <w:sz w:val="20"/>
              </w:rPr>
              <w:t>PW-017</w:t>
            </w:r>
            <w:r w:rsidR="00640DDB" w:rsidRPr="00640DDB">
              <w:rPr>
                <w:b/>
                <w:sz w:val="20"/>
              </w:rPr>
              <w:t>)</w:t>
            </w:r>
          </w:p>
          <w:p w:rsidR="009422A3" w:rsidRPr="00744D4F" w:rsidRDefault="006034ED" w:rsidP="00744D4F">
            <w:pPr>
              <w:numPr>
                <w:ilvl w:val="0"/>
                <w:numId w:val="66"/>
              </w:numPr>
              <w:jc w:val="both"/>
              <w:rPr>
                <w:sz w:val="20"/>
              </w:rPr>
            </w:pPr>
            <w:r w:rsidRPr="00744D4F">
              <w:rPr>
                <w:sz w:val="20"/>
              </w:rPr>
              <w:t>El usuario selecciona la opción “</w:t>
            </w:r>
            <w:r w:rsidR="00640DDB">
              <w:rPr>
                <w:sz w:val="20"/>
              </w:rPr>
              <w:t>Aceptar</w:t>
            </w:r>
            <w:r w:rsidRPr="00744D4F">
              <w:rPr>
                <w:sz w:val="20"/>
              </w:rPr>
              <w:t>”.</w:t>
            </w:r>
          </w:p>
          <w:p w:rsidR="009422A3" w:rsidRPr="00FC186E" w:rsidRDefault="006034ED" w:rsidP="00145E1F">
            <w:pPr>
              <w:numPr>
                <w:ilvl w:val="0"/>
                <w:numId w:val="66"/>
              </w:numPr>
              <w:jc w:val="both"/>
              <w:rPr>
                <w:sz w:val="20"/>
              </w:rPr>
            </w:pPr>
            <w:r w:rsidRPr="00744D4F">
              <w:rPr>
                <w:sz w:val="20"/>
              </w:rPr>
              <w:t>El sistema elimina el archivo y muestra</w:t>
            </w:r>
            <w:r w:rsidR="00640DDB" w:rsidRPr="00744D4F">
              <w:rPr>
                <w:sz w:val="20"/>
              </w:rPr>
              <w:t xml:space="preserve"> el mensaje “Se ha eliminado el</w:t>
            </w:r>
            <w:r w:rsidR="00640DDB">
              <w:rPr>
                <w:sz w:val="20"/>
              </w:rPr>
              <w:t>(</w:t>
            </w:r>
            <w:r w:rsidRPr="00744D4F">
              <w:rPr>
                <w:sz w:val="20"/>
              </w:rPr>
              <w:t>los</w:t>
            </w:r>
            <w:r w:rsidR="00640DDB">
              <w:rPr>
                <w:sz w:val="20"/>
              </w:rPr>
              <w:t>)</w:t>
            </w:r>
            <w:r w:rsidRPr="00744D4F">
              <w:rPr>
                <w:sz w:val="20"/>
              </w:rPr>
              <w:t xml:space="preserve"> archivo(s) seleccionado(s) con éxito.” </w:t>
            </w:r>
            <w:r w:rsidRPr="00744D4F">
              <w:rPr>
                <w:b/>
                <w:sz w:val="20"/>
              </w:rPr>
              <w:t>(PW-018)</w:t>
            </w:r>
            <w:r w:rsidRPr="00744D4F">
              <w:rPr>
                <w:sz w:val="20"/>
              </w:rPr>
              <w:t xml:space="preserve">. </w:t>
            </w:r>
          </w:p>
          <w:p w:rsidR="00FC186E" w:rsidRDefault="00FC186E" w:rsidP="00BE06B1">
            <w:pPr>
              <w:jc w:val="both"/>
              <w:rPr>
                <w:b/>
                <w:bCs/>
                <w:sz w:val="20"/>
              </w:rPr>
            </w:pPr>
            <w:r>
              <w:rPr>
                <w:b/>
                <w:bCs/>
                <w:sz w:val="20"/>
              </w:rPr>
              <w:t>Subflujo 3: Paso 3 del flujo básico (Ver Archivo)</w:t>
            </w:r>
          </w:p>
          <w:p w:rsidR="00BE06B1" w:rsidRDefault="00BE06B1" w:rsidP="00145E1F">
            <w:pPr>
              <w:numPr>
                <w:ilvl w:val="0"/>
                <w:numId w:val="90"/>
              </w:numPr>
              <w:jc w:val="both"/>
              <w:rPr>
                <w:sz w:val="20"/>
              </w:rPr>
            </w:pPr>
            <w:r>
              <w:rPr>
                <w:sz w:val="20"/>
              </w:rPr>
              <w:t>El usuario selecciona</w:t>
            </w:r>
            <w:r w:rsidRPr="00744D4F">
              <w:rPr>
                <w:sz w:val="20"/>
              </w:rPr>
              <w:t xml:space="preserve"> la </w:t>
            </w:r>
            <w:r>
              <w:rPr>
                <w:sz w:val="20"/>
              </w:rPr>
              <w:t>opción Ver.</w:t>
            </w:r>
          </w:p>
          <w:p w:rsidR="00FC186E" w:rsidRPr="00BE06B1" w:rsidRDefault="00BE06B1" w:rsidP="00145E1F">
            <w:pPr>
              <w:numPr>
                <w:ilvl w:val="0"/>
                <w:numId w:val="90"/>
              </w:numPr>
              <w:jc w:val="both"/>
              <w:rPr>
                <w:sz w:val="20"/>
              </w:rPr>
            </w:pPr>
            <w:r>
              <w:rPr>
                <w:sz w:val="20"/>
              </w:rPr>
              <w:t>El sistema muestra un popup para Carga de Archivos con</w:t>
            </w:r>
            <w:r w:rsidRPr="00744D4F">
              <w:rPr>
                <w:sz w:val="20"/>
              </w:rPr>
              <w:t xml:space="preserve"> los </w:t>
            </w:r>
            <w:r>
              <w:rPr>
                <w:sz w:val="20"/>
              </w:rPr>
              <w:t xml:space="preserve">campos precargados en modo de solo lectura: </w:t>
            </w:r>
            <w:r w:rsidRPr="00236999">
              <w:rPr>
                <w:sz w:val="20"/>
              </w:rPr>
              <w:t>Nombre, Descripción, Nro. Orden, Descargable, Destacado, Roles, Fecha inicio publicación, Fecha caducidad</w:t>
            </w:r>
            <w:r>
              <w:rPr>
                <w:sz w:val="20"/>
              </w:rPr>
              <w:t xml:space="preserve">, </w:t>
            </w:r>
            <w:r w:rsidRPr="00236999">
              <w:rPr>
                <w:sz w:val="20"/>
              </w:rPr>
              <w:t xml:space="preserve">Ruta archivo </w:t>
            </w:r>
            <w:r>
              <w:rPr>
                <w:sz w:val="20"/>
              </w:rPr>
              <w:t>vista previa, Tamaño, Extensión,</w:t>
            </w:r>
            <w:r w:rsidRPr="00236999">
              <w:rPr>
                <w:sz w:val="20"/>
              </w:rPr>
              <w:t xml:space="preserve"> </w:t>
            </w:r>
            <w:r w:rsidR="00E45E69">
              <w:rPr>
                <w:sz w:val="20"/>
              </w:rPr>
              <w:t>Colección,</w:t>
            </w:r>
            <w:r w:rsidR="00E45E69" w:rsidRPr="00236999">
              <w:rPr>
                <w:sz w:val="20"/>
              </w:rPr>
              <w:t xml:space="preserve"> </w:t>
            </w:r>
            <w:r w:rsidRPr="00236999">
              <w:rPr>
                <w:sz w:val="20"/>
              </w:rPr>
              <w:t>Estado</w:t>
            </w:r>
            <w:r>
              <w:rPr>
                <w:sz w:val="20"/>
              </w:rPr>
              <w:t xml:space="preserve"> y Ruta archivo</w:t>
            </w:r>
            <w:r w:rsidRPr="00236999">
              <w:rPr>
                <w:sz w:val="20"/>
              </w:rPr>
              <w:t>. Además</w:t>
            </w:r>
            <w:r>
              <w:rPr>
                <w:sz w:val="20"/>
              </w:rPr>
              <w:t>,</w:t>
            </w:r>
            <w:r w:rsidRPr="00236999">
              <w:rPr>
                <w:sz w:val="20"/>
              </w:rPr>
              <w:t xml:space="preserve"> </w:t>
            </w:r>
            <w:r>
              <w:rPr>
                <w:sz w:val="20"/>
              </w:rPr>
              <w:t>la opción</w:t>
            </w:r>
            <w:r w:rsidRPr="00236999">
              <w:rPr>
                <w:sz w:val="20"/>
              </w:rPr>
              <w:t xml:space="preserve"> “</w:t>
            </w:r>
            <w:r>
              <w:rPr>
                <w:sz w:val="20"/>
              </w:rPr>
              <w:t>Cerrar</w:t>
            </w:r>
            <w:r w:rsidRPr="00236999">
              <w:rPr>
                <w:sz w:val="20"/>
              </w:rPr>
              <w:t>”.</w:t>
            </w:r>
            <w:r>
              <w:rPr>
                <w:sz w:val="20"/>
              </w:rPr>
              <w:t xml:space="preserve"> </w:t>
            </w:r>
            <w:r>
              <w:rPr>
                <w:b/>
                <w:sz w:val="20"/>
              </w:rPr>
              <w:t>(PW-014)</w:t>
            </w:r>
            <w:r w:rsidR="00D01801">
              <w:rPr>
                <w:b/>
                <w:sz w:val="20"/>
              </w:rPr>
              <w:t xml:space="preserve"> Debe mostrar la imagen previa, no solo la ruta.</w:t>
            </w:r>
          </w:p>
          <w:p w:rsidR="00BE06B1" w:rsidRPr="00BE06B1" w:rsidRDefault="00BE06B1" w:rsidP="00145E1F">
            <w:pPr>
              <w:numPr>
                <w:ilvl w:val="0"/>
                <w:numId w:val="90"/>
              </w:numPr>
              <w:jc w:val="both"/>
              <w:rPr>
                <w:sz w:val="20"/>
              </w:rPr>
            </w:pPr>
            <w:r w:rsidRPr="00BE06B1">
              <w:rPr>
                <w:sz w:val="20"/>
              </w:rPr>
              <w:t>El u</w:t>
            </w:r>
            <w:r>
              <w:rPr>
                <w:sz w:val="20"/>
              </w:rPr>
              <w:t xml:space="preserve">suario visualiza los datos y selecciona la </w:t>
            </w:r>
            <w:proofErr w:type="spellStart"/>
            <w:r>
              <w:rPr>
                <w:sz w:val="20"/>
              </w:rPr>
              <w:t>opción“Cerrar</w:t>
            </w:r>
            <w:proofErr w:type="spellEnd"/>
            <w:r>
              <w:rPr>
                <w:sz w:val="20"/>
              </w:rPr>
              <w:t>”.</w:t>
            </w:r>
          </w:p>
          <w:p w:rsidR="00FC186E" w:rsidRDefault="00FC186E" w:rsidP="00BE06B1">
            <w:pPr>
              <w:jc w:val="both"/>
              <w:rPr>
                <w:sz w:val="20"/>
              </w:rPr>
            </w:pPr>
            <w:r>
              <w:rPr>
                <w:b/>
                <w:bCs/>
                <w:sz w:val="20"/>
              </w:rPr>
              <w:t>Subflujo 4: Paso 1 del flujo básico (Buscar Archivos)</w:t>
            </w:r>
          </w:p>
          <w:p w:rsidR="00BE06B1" w:rsidRDefault="00BE06B1" w:rsidP="00145E1F">
            <w:pPr>
              <w:numPr>
                <w:ilvl w:val="0"/>
                <w:numId w:val="91"/>
              </w:numPr>
              <w:jc w:val="both"/>
              <w:rPr>
                <w:sz w:val="20"/>
              </w:rPr>
            </w:pPr>
            <w:r>
              <w:rPr>
                <w:sz w:val="20"/>
              </w:rPr>
              <w:t>El usuario selecciona la sección “Buscar</w:t>
            </w:r>
            <w:r w:rsidRPr="00744D4F">
              <w:rPr>
                <w:sz w:val="20"/>
              </w:rPr>
              <w:t xml:space="preserve"> archivos</w:t>
            </w:r>
            <w:r>
              <w:rPr>
                <w:sz w:val="20"/>
              </w:rPr>
              <w:t>”.</w:t>
            </w:r>
          </w:p>
          <w:p w:rsidR="00FC186E" w:rsidRPr="00670034" w:rsidRDefault="00BE06B1" w:rsidP="00145E1F">
            <w:pPr>
              <w:numPr>
                <w:ilvl w:val="0"/>
                <w:numId w:val="91"/>
              </w:numPr>
              <w:jc w:val="both"/>
              <w:rPr>
                <w:sz w:val="20"/>
              </w:rPr>
            </w:pPr>
            <w:r>
              <w:rPr>
                <w:sz w:val="20"/>
              </w:rPr>
              <w:t xml:space="preserve">El sistema </w:t>
            </w:r>
            <w:r w:rsidR="009E1879" w:rsidRPr="009E1879">
              <w:rPr>
                <w:sz w:val="20"/>
              </w:rPr>
              <w:t xml:space="preserve">muestra </w:t>
            </w:r>
            <w:r>
              <w:rPr>
                <w:sz w:val="20"/>
              </w:rPr>
              <w:t xml:space="preserve">los </w:t>
            </w:r>
            <w:r w:rsidR="009E1879" w:rsidRPr="009E1879">
              <w:rPr>
                <w:sz w:val="20"/>
              </w:rPr>
              <w:t>filtros para realizar búsqueda de archivos en todas las colecciones. Se tienen los filtros: Nombre, Descripción, Fecha y la opción Buscar.</w:t>
            </w:r>
            <w:r>
              <w:t xml:space="preserve"> </w:t>
            </w:r>
            <w:r w:rsidRPr="00BE06B1">
              <w:rPr>
                <w:b/>
                <w:sz w:val="20"/>
              </w:rPr>
              <w:t>(PW-011)</w:t>
            </w:r>
          </w:p>
          <w:p w:rsidR="00670034" w:rsidRDefault="00670034" w:rsidP="00145E1F">
            <w:pPr>
              <w:numPr>
                <w:ilvl w:val="0"/>
                <w:numId w:val="91"/>
              </w:numPr>
              <w:jc w:val="both"/>
              <w:rPr>
                <w:sz w:val="20"/>
              </w:rPr>
            </w:pPr>
            <w:r>
              <w:rPr>
                <w:sz w:val="20"/>
              </w:rPr>
              <w:t>El usuario ingresa datos en los filtros y selecciona la opción “Buscar”.</w:t>
            </w:r>
          </w:p>
          <w:p w:rsidR="00670034" w:rsidRDefault="00670034" w:rsidP="00145E1F">
            <w:pPr>
              <w:numPr>
                <w:ilvl w:val="0"/>
                <w:numId w:val="91"/>
              </w:numPr>
              <w:jc w:val="both"/>
              <w:rPr>
                <w:sz w:val="20"/>
              </w:rPr>
            </w:pPr>
            <w:r>
              <w:rPr>
                <w:sz w:val="20"/>
              </w:rPr>
              <w:t>El sistema muestra los archivos que coincidan con los filtros ingresados en la sección “Listado de Archivos”. Estos archivos pueden pertenecer</w:t>
            </w:r>
            <w:r w:rsidRPr="00744D4F">
              <w:rPr>
                <w:sz w:val="20"/>
              </w:rPr>
              <w:t xml:space="preserve"> a </w:t>
            </w:r>
            <w:r>
              <w:rPr>
                <w:sz w:val="20"/>
              </w:rPr>
              <w:t>cualquier colección.</w:t>
            </w:r>
          </w:p>
          <w:p w:rsidR="00670034" w:rsidRDefault="00670034" w:rsidP="00145E1F">
            <w:pPr>
              <w:numPr>
                <w:ilvl w:val="0"/>
                <w:numId w:val="91"/>
              </w:numPr>
              <w:jc w:val="both"/>
              <w:rPr>
                <w:sz w:val="20"/>
              </w:rPr>
            </w:pPr>
            <w:r>
              <w:rPr>
                <w:sz w:val="20"/>
              </w:rPr>
              <w:t>El usuario puede realizar cualquier acción sobre</w:t>
            </w:r>
            <w:r w:rsidRPr="00744D4F">
              <w:rPr>
                <w:sz w:val="20"/>
              </w:rPr>
              <w:t xml:space="preserve"> estos </w:t>
            </w:r>
            <w:r>
              <w:rPr>
                <w:sz w:val="20"/>
              </w:rPr>
              <w:t>archivos encontrados.</w:t>
            </w:r>
          </w:p>
          <w:p w:rsidR="00EC2A99" w:rsidRDefault="00EC2A99" w:rsidP="00EC2A99">
            <w:pPr>
              <w:jc w:val="both"/>
              <w:rPr>
                <w:sz w:val="20"/>
              </w:rPr>
            </w:pPr>
            <w:r>
              <w:rPr>
                <w:b/>
                <w:bCs/>
                <w:sz w:val="20"/>
              </w:rPr>
              <w:t>Subflujo 5: Paso 3 del flujo básico (Mover Archivos)</w:t>
            </w:r>
          </w:p>
          <w:p w:rsidR="00EC2A99" w:rsidRDefault="00EC2A99" w:rsidP="00145E1F">
            <w:pPr>
              <w:numPr>
                <w:ilvl w:val="0"/>
                <w:numId w:val="92"/>
              </w:numPr>
              <w:jc w:val="both"/>
              <w:rPr>
                <w:sz w:val="20"/>
              </w:rPr>
            </w:pPr>
            <w:r>
              <w:rPr>
                <w:sz w:val="20"/>
              </w:rPr>
              <w:t>El usuario selecciona la opción Mover.</w:t>
            </w:r>
          </w:p>
          <w:p w:rsidR="00EC2A99" w:rsidRPr="00744D4F" w:rsidRDefault="00EC2A99" w:rsidP="00744D4F">
            <w:pPr>
              <w:numPr>
                <w:ilvl w:val="0"/>
                <w:numId w:val="92"/>
              </w:numPr>
              <w:jc w:val="both"/>
              <w:rPr>
                <w:sz w:val="20"/>
              </w:rPr>
            </w:pPr>
            <w:r>
              <w:rPr>
                <w:sz w:val="20"/>
              </w:rPr>
              <w:t xml:space="preserve">El caso de uso </w:t>
            </w:r>
            <w:proofErr w:type="gramStart"/>
            <w:r>
              <w:rPr>
                <w:sz w:val="20"/>
              </w:rPr>
              <w:t>continua</w:t>
            </w:r>
            <w:proofErr w:type="gramEnd"/>
            <w:r>
              <w:rPr>
                <w:sz w:val="20"/>
              </w:rPr>
              <w:t xml:space="preserve"> en CUW-005 Mover Archivos</w:t>
            </w:r>
            <w:r w:rsidRPr="00744D4F">
              <w:rPr>
                <w:sz w:val="20"/>
              </w:rPr>
              <w:t>.</w:t>
            </w:r>
          </w:p>
        </w:tc>
      </w:tr>
      <w:tr w:rsidR="009422A3" w:rsidTr="00744D4F">
        <w:trPr>
          <w:jc w:val="center"/>
        </w:trPr>
        <w:tc>
          <w:tcPr>
            <w:tcW w:w="9412" w:type="dxa"/>
            <w:gridSpan w:val="2"/>
            <w:shd w:val="clear" w:color="auto" w:fill="E0E0E0"/>
          </w:tcPr>
          <w:p w:rsidR="009422A3" w:rsidRDefault="006034ED">
            <w:r>
              <w:lastRenderedPageBreak/>
              <w:t>Flujos alternos</w:t>
            </w:r>
          </w:p>
        </w:tc>
      </w:tr>
      <w:tr w:rsidR="009422A3" w:rsidTr="00744D4F">
        <w:trPr>
          <w:jc w:val="center"/>
        </w:trPr>
        <w:tc>
          <w:tcPr>
            <w:tcW w:w="9412" w:type="dxa"/>
            <w:gridSpan w:val="2"/>
          </w:tcPr>
          <w:p w:rsidR="009422A3" w:rsidRPr="00744D4F" w:rsidRDefault="006034ED" w:rsidP="00962F3B">
            <w:pPr>
              <w:jc w:val="both"/>
              <w:rPr>
                <w:sz w:val="20"/>
              </w:rPr>
            </w:pPr>
            <w:r w:rsidRPr="00744D4F">
              <w:rPr>
                <w:b/>
                <w:sz w:val="20"/>
              </w:rPr>
              <w:t>Flujo alterno 1: Paso 10 del Flujo básico (Archivo de tamaño no permitido</w:t>
            </w:r>
            <w:r>
              <w:rPr>
                <w:b/>
                <w:bCs/>
                <w:sz w:val="20"/>
              </w:rPr>
              <w:t>)</w:t>
            </w:r>
          </w:p>
          <w:p w:rsidR="009422A3" w:rsidRPr="00744D4F" w:rsidRDefault="006034ED" w:rsidP="00145E1F">
            <w:pPr>
              <w:numPr>
                <w:ilvl w:val="0"/>
                <w:numId w:val="67"/>
              </w:numPr>
              <w:jc w:val="both"/>
              <w:rPr>
                <w:sz w:val="20"/>
              </w:rPr>
            </w:pPr>
            <w:r w:rsidRPr="00744D4F">
              <w:rPr>
                <w:sz w:val="20"/>
              </w:rPr>
              <w:t>El sistema muestra el mensaje “El archivo excede el tamaño permitido, por favor intente de nuevo”. El tamaño máximo de cada tipo de archivo es variable de acuerdo a la configuración de del sistema.</w:t>
            </w:r>
          </w:p>
          <w:p w:rsidR="009422A3" w:rsidRPr="00744D4F" w:rsidRDefault="006034ED" w:rsidP="00744D4F">
            <w:pPr>
              <w:numPr>
                <w:ilvl w:val="0"/>
                <w:numId w:val="60"/>
              </w:numPr>
              <w:jc w:val="both"/>
            </w:pPr>
            <w:r w:rsidRPr="00744D4F">
              <w:rPr>
                <w:sz w:val="20"/>
              </w:rPr>
              <w:t>El caso de uso continúa en el paso 5 del flujo básico.</w:t>
            </w:r>
          </w:p>
          <w:p w:rsidR="009422A3" w:rsidRPr="00744D4F" w:rsidRDefault="006034ED" w:rsidP="00744D4F">
            <w:pPr>
              <w:jc w:val="both"/>
              <w:rPr>
                <w:b/>
                <w:sz w:val="20"/>
              </w:rPr>
            </w:pPr>
            <w:r w:rsidRPr="00744D4F">
              <w:rPr>
                <w:b/>
                <w:sz w:val="20"/>
              </w:rPr>
              <w:t>Flujo alterno 2: Paso 3 del Subflujo 2 (El usuario selecciona opción “</w:t>
            </w:r>
            <w:r w:rsidR="00962F3B">
              <w:rPr>
                <w:b/>
                <w:bCs/>
                <w:sz w:val="20"/>
              </w:rPr>
              <w:t>Cancelar</w:t>
            </w:r>
            <w:r w:rsidRPr="00744D4F">
              <w:rPr>
                <w:b/>
                <w:sz w:val="20"/>
              </w:rPr>
              <w:t xml:space="preserve">” en </w:t>
            </w:r>
            <w:r w:rsidR="00962F3B" w:rsidRPr="00744D4F">
              <w:rPr>
                <w:b/>
                <w:sz w:val="20"/>
              </w:rPr>
              <w:t>eliminación de Archivo</w:t>
            </w:r>
            <w:r w:rsidR="00962F3B">
              <w:rPr>
                <w:b/>
                <w:bCs/>
                <w:sz w:val="20"/>
              </w:rPr>
              <w:t>)</w:t>
            </w:r>
          </w:p>
          <w:p w:rsidR="009422A3" w:rsidRPr="00744D4F" w:rsidRDefault="006034ED" w:rsidP="00744D4F">
            <w:pPr>
              <w:numPr>
                <w:ilvl w:val="0"/>
                <w:numId w:val="68"/>
              </w:numPr>
              <w:jc w:val="both"/>
            </w:pPr>
            <w:r w:rsidRPr="00744D4F">
              <w:rPr>
                <w:sz w:val="20"/>
              </w:rPr>
              <w:t>El caso de uso continúa en el punto 1 del flujo básico.</w:t>
            </w:r>
          </w:p>
          <w:p w:rsidR="009422A3" w:rsidRPr="00744D4F" w:rsidRDefault="006034ED" w:rsidP="00744D4F">
            <w:pPr>
              <w:jc w:val="both"/>
              <w:rPr>
                <w:b/>
                <w:sz w:val="20"/>
              </w:rPr>
            </w:pPr>
            <w:r w:rsidRPr="00744D4F">
              <w:rPr>
                <w:b/>
                <w:sz w:val="20"/>
              </w:rPr>
              <w:t xml:space="preserve">Flujo alterno 3: Paso 1 del Subflujo </w:t>
            </w:r>
            <w:r w:rsidR="00962F3B">
              <w:rPr>
                <w:b/>
                <w:bCs/>
                <w:sz w:val="20"/>
              </w:rPr>
              <w:t>1</w:t>
            </w:r>
            <w:r w:rsidRPr="00744D4F">
              <w:rPr>
                <w:b/>
                <w:sz w:val="20"/>
              </w:rPr>
              <w:t xml:space="preserve"> (El usuario no</w:t>
            </w:r>
            <w:r w:rsidR="00962F3B" w:rsidRPr="00744D4F">
              <w:rPr>
                <w:b/>
                <w:sz w:val="20"/>
              </w:rPr>
              <w:t xml:space="preserve"> tiene privilegios suficientes</w:t>
            </w:r>
            <w:r w:rsidR="00962F3B">
              <w:rPr>
                <w:b/>
                <w:bCs/>
                <w:sz w:val="20"/>
              </w:rPr>
              <w:t xml:space="preserve"> para editar)</w:t>
            </w:r>
          </w:p>
          <w:p w:rsidR="009422A3" w:rsidRPr="00744D4F" w:rsidRDefault="006034ED" w:rsidP="00744D4F">
            <w:pPr>
              <w:numPr>
                <w:ilvl w:val="0"/>
                <w:numId w:val="69"/>
              </w:numPr>
              <w:jc w:val="both"/>
            </w:pPr>
            <w:r w:rsidRPr="00744D4F">
              <w:rPr>
                <w:sz w:val="20"/>
              </w:rPr>
              <w:t xml:space="preserve">En el caso que el usuario tenga el rol  “Administrador UN” e intenta editar un archivo creado por un rol “Administrador </w:t>
            </w:r>
            <w:proofErr w:type="spellStart"/>
            <w:r w:rsidRPr="00744D4F">
              <w:rPr>
                <w:sz w:val="20"/>
              </w:rPr>
              <w:t>Corp</w:t>
            </w:r>
            <w:proofErr w:type="spellEnd"/>
            <w:r w:rsidRPr="00744D4F">
              <w:rPr>
                <w:sz w:val="20"/>
              </w:rPr>
              <w:t>” el sistema muestra el mensaje: “Usted no tiene los privilegios para editar el Archivo seleccionado” (</w:t>
            </w:r>
            <w:r w:rsidRPr="00744D4F">
              <w:rPr>
                <w:b/>
                <w:sz w:val="20"/>
              </w:rPr>
              <w:t>PW-024</w:t>
            </w:r>
            <w:r w:rsidRPr="00744D4F">
              <w:rPr>
                <w:sz w:val="20"/>
              </w:rPr>
              <w:t>).</w:t>
            </w:r>
          </w:p>
          <w:p w:rsidR="009422A3" w:rsidRPr="00744D4F" w:rsidRDefault="006034ED" w:rsidP="00744D4F">
            <w:pPr>
              <w:numPr>
                <w:ilvl w:val="0"/>
                <w:numId w:val="68"/>
              </w:numPr>
              <w:jc w:val="both"/>
            </w:pPr>
            <w:r w:rsidRPr="00744D4F">
              <w:rPr>
                <w:sz w:val="20"/>
              </w:rPr>
              <w:t>El caso de uso continúa en el punto 1 del flujo básico.</w:t>
            </w:r>
          </w:p>
        </w:tc>
      </w:tr>
      <w:tr w:rsidR="009422A3" w:rsidTr="00744D4F">
        <w:trPr>
          <w:trHeight w:val="135"/>
          <w:jc w:val="center"/>
        </w:trPr>
        <w:tc>
          <w:tcPr>
            <w:tcW w:w="9412" w:type="dxa"/>
            <w:gridSpan w:val="2"/>
            <w:shd w:val="clear" w:color="auto" w:fill="E0E0E0"/>
          </w:tcPr>
          <w:p w:rsidR="009422A3" w:rsidRDefault="006034ED">
            <w:r>
              <w:t>Postcondiciones</w:t>
            </w:r>
          </w:p>
        </w:tc>
      </w:tr>
      <w:tr w:rsidR="009422A3" w:rsidTr="00744D4F">
        <w:trPr>
          <w:trHeight w:val="135"/>
          <w:jc w:val="center"/>
        </w:trPr>
        <w:tc>
          <w:tcPr>
            <w:tcW w:w="9412" w:type="dxa"/>
            <w:gridSpan w:val="2"/>
          </w:tcPr>
          <w:p w:rsidR="009422A3" w:rsidRPr="00744D4F" w:rsidRDefault="006034ED" w:rsidP="00744D4F">
            <w:pPr>
              <w:numPr>
                <w:ilvl w:val="0"/>
                <w:numId w:val="35"/>
              </w:numPr>
              <w:jc w:val="both"/>
              <w:rPr>
                <w:sz w:val="20"/>
              </w:rPr>
            </w:pPr>
            <w:r w:rsidRPr="00744D4F">
              <w:rPr>
                <w:sz w:val="20"/>
              </w:rPr>
              <w:t xml:space="preserve">Se </w:t>
            </w:r>
            <w:r w:rsidR="00962F3B">
              <w:rPr>
                <w:sz w:val="20"/>
              </w:rPr>
              <w:t xml:space="preserve">encontraron, </w:t>
            </w:r>
            <w:r w:rsidR="00962F3B" w:rsidRPr="00744D4F">
              <w:rPr>
                <w:sz w:val="20"/>
              </w:rPr>
              <w:t xml:space="preserve">crearon, editaron </w:t>
            </w:r>
            <w:r w:rsidR="00962F3B">
              <w:rPr>
                <w:sz w:val="20"/>
              </w:rPr>
              <w:t>o</w:t>
            </w:r>
            <w:r w:rsidR="00962F3B" w:rsidRPr="00744D4F">
              <w:rPr>
                <w:sz w:val="20"/>
              </w:rPr>
              <w:t xml:space="preserve"> eliminaron </w:t>
            </w:r>
            <w:r w:rsidRPr="00744D4F">
              <w:rPr>
                <w:sz w:val="20"/>
              </w:rPr>
              <w:t>archivos en el sistema web. Cuando se sincroniza desde el CUM-002, los archivos creados, editados y eliminados se sincronizan en el dispositivo móvil.</w:t>
            </w:r>
          </w:p>
        </w:tc>
      </w:tr>
      <w:tr w:rsidR="009422A3" w:rsidTr="00744D4F">
        <w:trPr>
          <w:jc w:val="center"/>
        </w:trPr>
        <w:tc>
          <w:tcPr>
            <w:tcW w:w="9412" w:type="dxa"/>
            <w:gridSpan w:val="2"/>
            <w:tcBorders>
              <w:bottom w:val="single" w:sz="4" w:space="0" w:color="auto"/>
            </w:tcBorders>
            <w:shd w:val="clear" w:color="auto" w:fill="E0E0E0"/>
          </w:tcPr>
          <w:p w:rsidR="009422A3" w:rsidRPr="00744D4F" w:rsidRDefault="006034ED">
            <w:r w:rsidRPr="00744D4F">
              <w:t>Puntos de extensión (extend) o de inclusión (include)</w:t>
            </w:r>
          </w:p>
        </w:tc>
      </w:tr>
      <w:tr w:rsidR="009422A3" w:rsidTr="00744D4F">
        <w:trPr>
          <w:jc w:val="center"/>
        </w:trPr>
        <w:tc>
          <w:tcPr>
            <w:tcW w:w="9412" w:type="dxa"/>
            <w:gridSpan w:val="2"/>
          </w:tcPr>
          <w:p w:rsidR="009422A3" w:rsidRPr="00962F3B" w:rsidRDefault="006034ED" w:rsidP="00145E1F">
            <w:pPr>
              <w:numPr>
                <w:ilvl w:val="0"/>
                <w:numId w:val="35"/>
              </w:numPr>
              <w:rPr>
                <w:sz w:val="20"/>
              </w:rPr>
            </w:pPr>
            <w:r>
              <w:rPr>
                <w:sz w:val="20"/>
              </w:rPr>
              <w:t>CUW-006 Mover Archivos</w:t>
            </w:r>
          </w:p>
        </w:tc>
      </w:tr>
      <w:tr w:rsidR="009422A3" w:rsidTr="00744D4F">
        <w:trPr>
          <w:jc w:val="center"/>
        </w:trPr>
        <w:tc>
          <w:tcPr>
            <w:tcW w:w="9412" w:type="dxa"/>
            <w:gridSpan w:val="2"/>
            <w:shd w:val="clear" w:color="auto" w:fill="E0E0E0"/>
          </w:tcPr>
          <w:p w:rsidR="009422A3" w:rsidRDefault="006034ED">
            <w:r>
              <w:t>Observaciones</w:t>
            </w:r>
          </w:p>
        </w:tc>
      </w:tr>
      <w:tr w:rsidR="009422A3" w:rsidTr="00744D4F">
        <w:trPr>
          <w:jc w:val="center"/>
        </w:trPr>
        <w:tc>
          <w:tcPr>
            <w:tcW w:w="9412" w:type="dxa"/>
            <w:gridSpan w:val="2"/>
            <w:shd w:val="clear" w:color="auto" w:fill="FFFFFF"/>
          </w:tcPr>
          <w:p w:rsidR="00C4693E" w:rsidRPr="00C4693E" w:rsidRDefault="00C4693E" w:rsidP="00145E1F">
            <w:pPr>
              <w:numPr>
                <w:ilvl w:val="0"/>
                <w:numId w:val="63"/>
              </w:numPr>
              <w:jc w:val="both"/>
              <w:rPr>
                <w:ins w:id="120" w:author="Albatrino Aza, Giuseppe Martin" w:date="2015-05-14T12:30:00Z"/>
                <w:sz w:val="20"/>
              </w:rPr>
            </w:pPr>
            <w:ins w:id="121" w:author="Albatrino Aza, Giuseppe Martin" w:date="2015-05-14T12:30:00Z">
              <w:r>
                <w:rPr>
                  <w:sz w:val="20"/>
                </w:rPr>
                <w:t xml:space="preserve">El manejo de fecha debe incluir horas y minutos. </w:t>
              </w:r>
            </w:ins>
            <w:ins w:id="122" w:author="Albatrino Aza, Giuseppe Martin" w:date="2015-05-14T12:31:00Z">
              <w:r>
                <w:rPr>
                  <w:sz w:val="20"/>
                </w:rPr>
                <w:t>(</w:t>
              </w:r>
              <w:proofErr w:type="spellStart"/>
              <w:r>
                <w:rPr>
                  <w:sz w:val="20"/>
                </w:rPr>
                <w:t>dd</w:t>
              </w:r>
              <w:proofErr w:type="spellEnd"/>
              <w:r>
                <w:rPr>
                  <w:sz w:val="20"/>
                </w:rPr>
                <w:t>/mm/</w:t>
              </w:r>
              <w:proofErr w:type="spellStart"/>
              <w:r>
                <w:rPr>
                  <w:sz w:val="20"/>
                </w:rPr>
                <w:t>aaaa</w:t>
              </w:r>
              <w:proofErr w:type="spellEnd"/>
              <w:r>
                <w:rPr>
                  <w:sz w:val="20"/>
                </w:rPr>
                <w:t xml:space="preserve"> </w:t>
              </w:r>
              <w:proofErr w:type="spellStart"/>
              <w:r>
                <w:rPr>
                  <w:sz w:val="20"/>
                </w:rPr>
                <w:t>hh:mm</w:t>
              </w:r>
              <w:proofErr w:type="spellEnd"/>
              <w:r>
                <w:rPr>
                  <w:sz w:val="20"/>
                </w:rPr>
                <w:t>)</w:t>
              </w:r>
            </w:ins>
          </w:p>
          <w:p w:rsidR="00640DDB" w:rsidRDefault="00640DDB" w:rsidP="00145E1F">
            <w:pPr>
              <w:numPr>
                <w:ilvl w:val="0"/>
                <w:numId w:val="63"/>
              </w:numPr>
              <w:jc w:val="both"/>
              <w:rPr>
                <w:sz w:val="20"/>
              </w:rPr>
            </w:pPr>
            <w:r>
              <w:rPr>
                <w:sz w:val="20"/>
                <w:szCs w:val="22"/>
                <w:lang w:eastAsia="en-US"/>
              </w:rPr>
              <w:t xml:space="preserve">Cuando se realiza la eliminación, </w:t>
            </w:r>
            <w:r w:rsidR="00EC2A99">
              <w:rPr>
                <w:sz w:val="20"/>
                <w:szCs w:val="22"/>
                <w:lang w:eastAsia="en-US"/>
              </w:rPr>
              <w:t>el Kiosko móvil detectará al sincronizar</w:t>
            </w:r>
            <w:r>
              <w:rPr>
                <w:sz w:val="20"/>
                <w:szCs w:val="22"/>
                <w:lang w:eastAsia="en-US"/>
              </w:rPr>
              <w:t xml:space="preserve"> que se eliminaron archivos en el servidor</w:t>
            </w:r>
            <w:r w:rsidR="00EC2A99">
              <w:rPr>
                <w:sz w:val="20"/>
                <w:szCs w:val="22"/>
                <w:lang w:eastAsia="en-US"/>
              </w:rPr>
              <w:t>, y procederá</w:t>
            </w:r>
            <w:r>
              <w:rPr>
                <w:sz w:val="20"/>
                <w:szCs w:val="22"/>
                <w:lang w:eastAsia="en-US"/>
              </w:rPr>
              <w:t xml:space="preserve"> a eliminar los mismos que se encuentran descargados en el dispositivo, siempre y cuando estos se encuentre en la ruta física original cuando se hizo la descarga, si el usuario movió o copio los archivos, estos </w:t>
            </w:r>
            <w:r w:rsidR="00EC2A99">
              <w:rPr>
                <w:sz w:val="20"/>
                <w:szCs w:val="22"/>
                <w:lang w:eastAsia="en-US"/>
              </w:rPr>
              <w:t xml:space="preserve">no podrán ser eliminados en el </w:t>
            </w:r>
            <w:r>
              <w:rPr>
                <w:sz w:val="20"/>
                <w:szCs w:val="22"/>
                <w:lang w:eastAsia="en-US"/>
              </w:rPr>
              <w:t>móvil.</w:t>
            </w:r>
          </w:p>
          <w:p w:rsidR="009422A3" w:rsidRPr="00744D4F" w:rsidRDefault="006034ED" w:rsidP="00145E1F">
            <w:pPr>
              <w:numPr>
                <w:ilvl w:val="0"/>
                <w:numId w:val="63"/>
              </w:numPr>
              <w:jc w:val="both"/>
              <w:rPr>
                <w:sz w:val="20"/>
              </w:rPr>
            </w:pPr>
            <w:r w:rsidRPr="00744D4F">
              <w:rPr>
                <w:sz w:val="20"/>
              </w:rPr>
              <w:t>El tamaño máximo de cada tipo de archivo es variable de acuerdo a la configuración del sistema (CUW-002</w:t>
            </w:r>
            <w:r w:rsidR="00EC2A99">
              <w:rPr>
                <w:sz w:val="20"/>
              </w:rPr>
              <w:t xml:space="preserve"> Configurar tamaño de carga  y descarga</w:t>
            </w:r>
            <w:r w:rsidRPr="00744D4F">
              <w:rPr>
                <w:sz w:val="20"/>
              </w:rPr>
              <w:t>).</w:t>
            </w:r>
          </w:p>
          <w:p w:rsidR="009422A3" w:rsidRPr="00744D4F" w:rsidRDefault="006034ED" w:rsidP="00145E1F">
            <w:pPr>
              <w:numPr>
                <w:ilvl w:val="0"/>
                <w:numId w:val="63"/>
              </w:numPr>
              <w:jc w:val="both"/>
              <w:rPr>
                <w:sz w:val="20"/>
              </w:rPr>
            </w:pPr>
            <w:r w:rsidRPr="00744D4F">
              <w:rPr>
                <w:sz w:val="20"/>
              </w:rPr>
              <w:t xml:space="preserve">El usuario con rol “Administrador UN” no puede realizar cambios en archivos creados por un rol “Administrador </w:t>
            </w:r>
            <w:proofErr w:type="spellStart"/>
            <w:r w:rsidRPr="00744D4F">
              <w:rPr>
                <w:sz w:val="20"/>
              </w:rPr>
              <w:t>Corp</w:t>
            </w:r>
            <w:proofErr w:type="spellEnd"/>
            <w:r w:rsidRPr="00744D4F">
              <w:rPr>
                <w:sz w:val="20"/>
              </w:rPr>
              <w:t>”.</w:t>
            </w:r>
          </w:p>
          <w:p w:rsidR="009422A3" w:rsidRDefault="006034ED" w:rsidP="00145E1F">
            <w:pPr>
              <w:numPr>
                <w:ilvl w:val="0"/>
                <w:numId w:val="63"/>
              </w:numPr>
              <w:jc w:val="both"/>
              <w:rPr>
                <w:sz w:val="20"/>
              </w:rPr>
            </w:pPr>
            <w:r w:rsidRPr="00744D4F">
              <w:rPr>
                <w:sz w:val="20"/>
              </w:rPr>
              <w:t>Al definir el “Nro</w:t>
            </w:r>
            <w:r w:rsidR="00E82CAF">
              <w:rPr>
                <w:sz w:val="20"/>
                <w:szCs w:val="22"/>
                <w:lang w:eastAsia="en-US"/>
              </w:rPr>
              <w:t>.</w:t>
            </w:r>
            <w:r w:rsidRPr="00744D4F">
              <w:rPr>
                <w:sz w:val="20"/>
              </w:rPr>
              <w:t xml:space="preserve"> de Orden” del archivo, si ya existiese otro en ese orden, todos los ya existentes dentro de la </w:t>
            </w:r>
            <w:r w:rsidR="00E82CAF">
              <w:rPr>
                <w:sz w:val="20"/>
                <w:szCs w:val="22"/>
                <w:lang w:eastAsia="en-US"/>
              </w:rPr>
              <w:t>colección</w:t>
            </w:r>
            <w:r w:rsidRPr="00744D4F">
              <w:rPr>
                <w:sz w:val="20"/>
              </w:rPr>
              <w:t xml:space="preserve"> se </w:t>
            </w:r>
            <w:r w:rsidR="00E82CAF">
              <w:rPr>
                <w:sz w:val="20"/>
                <w:szCs w:val="22"/>
                <w:lang w:eastAsia="en-US"/>
              </w:rPr>
              <w:t>correrán</w:t>
            </w:r>
            <w:r w:rsidRPr="00744D4F">
              <w:rPr>
                <w:sz w:val="20"/>
              </w:rPr>
              <w:t xml:space="preserve"> una posición, desde el nro</w:t>
            </w:r>
            <w:r w:rsidR="00E82CAF">
              <w:rPr>
                <w:sz w:val="20"/>
                <w:szCs w:val="22"/>
                <w:lang w:eastAsia="en-US"/>
              </w:rPr>
              <w:t>.</w:t>
            </w:r>
            <w:r w:rsidRPr="00744D4F">
              <w:rPr>
                <w:sz w:val="20"/>
              </w:rPr>
              <w:t xml:space="preserve"> de orden en que se </w:t>
            </w:r>
            <w:r w:rsidR="00E82CAF">
              <w:rPr>
                <w:sz w:val="20"/>
                <w:szCs w:val="22"/>
                <w:lang w:eastAsia="en-US"/>
              </w:rPr>
              <w:t>está</w:t>
            </w:r>
            <w:r w:rsidR="00EC2A99" w:rsidRPr="00744D4F">
              <w:rPr>
                <w:sz w:val="20"/>
              </w:rPr>
              <w:t xml:space="preserve"> insertando el </w:t>
            </w:r>
            <w:r w:rsidR="00EC2A99">
              <w:rPr>
                <w:sz w:val="20"/>
                <w:szCs w:val="22"/>
                <w:lang w:eastAsia="en-US"/>
              </w:rPr>
              <w:t>a</w:t>
            </w:r>
            <w:r>
              <w:rPr>
                <w:sz w:val="20"/>
                <w:szCs w:val="22"/>
                <w:lang w:eastAsia="en-US"/>
              </w:rPr>
              <w:t>rchivo</w:t>
            </w:r>
            <w:r w:rsidRPr="00744D4F">
              <w:rPr>
                <w:sz w:val="20"/>
              </w:rPr>
              <w:t xml:space="preserve"> actual.</w:t>
            </w:r>
          </w:p>
          <w:p w:rsidR="009422A3" w:rsidRDefault="00EC2A99" w:rsidP="00145E1F">
            <w:pPr>
              <w:numPr>
                <w:ilvl w:val="0"/>
                <w:numId w:val="63"/>
              </w:numPr>
              <w:jc w:val="both"/>
              <w:rPr>
                <w:sz w:val="20"/>
              </w:rPr>
            </w:pPr>
            <w:r>
              <w:rPr>
                <w:sz w:val="20"/>
              </w:rPr>
              <w:t>El sistema usará</w:t>
            </w:r>
            <w:r w:rsidR="006034ED">
              <w:rPr>
                <w:sz w:val="20"/>
              </w:rPr>
              <w:t xml:space="preserve"> la fecha de inicio de </w:t>
            </w:r>
            <w:r w:rsidR="00155D3A">
              <w:rPr>
                <w:sz w:val="20"/>
              </w:rPr>
              <w:t>publicación</w:t>
            </w:r>
            <w:r w:rsidR="006034ED">
              <w:rPr>
                <w:sz w:val="20"/>
              </w:rPr>
              <w:t xml:space="preserve"> y la fecha de caducidad</w:t>
            </w:r>
            <w:r>
              <w:rPr>
                <w:sz w:val="20"/>
              </w:rPr>
              <w:t>,</w:t>
            </w:r>
            <w:r w:rsidR="006034ED">
              <w:rPr>
                <w:sz w:val="20"/>
              </w:rPr>
              <w:t xml:space="preserve"> para mostrar el archivo en el aplicativo </w:t>
            </w:r>
            <w:r w:rsidR="00155D3A">
              <w:rPr>
                <w:sz w:val="20"/>
              </w:rPr>
              <w:t>móvil</w:t>
            </w:r>
            <w:r w:rsidR="006034ED">
              <w:rPr>
                <w:sz w:val="20"/>
              </w:rPr>
              <w:t>.</w:t>
            </w:r>
          </w:p>
          <w:p w:rsidR="00EC2A99" w:rsidRDefault="00EC2A99" w:rsidP="00145E1F">
            <w:pPr>
              <w:numPr>
                <w:ilvl w:val="0"/>
                <w:numId w:val="63"/>
              </w:numPr>
              <w:jc w:val="both"/>
              <w:rPr>
                <w:sz w:val="20"/>
              </w:rPr>
            </w:pPr>
            <w:r w:rsidRPr="0082246E">
              <w:rPr>
                <w:sz w:val="20"/>
              </w:rPr>
              <w:lastRenderedPageBreak/>
              <w:t xml:space="preserve">El archivo no </w:t>
            </w:r>
            <w:r>
              <w:rPr>
                <w:sz w:val="20"/>
              </w:rPr>
              <w:t>está</w:t>
            </w:r>
            <w:r w:rsidRPr="0082246E">
              <w:rPr>
                <w:sz w:val="20"/>
              </w:rPr>
              <w:t xml:space="preserve"> disponible apenas se </w:t>
            </w:r>
            <w:r>
              <w:rPr>
                <w:sz w:val="20"/>
              </w:rPr>
              <w:t>carga</w:t>
            </w:r>
            <w:r w:rsidRPr="0082246E">
              <w:rPr>
                <w:sz w:val="20"/>
              </w:rPr>
              <w:t xml:space="preserve">, se debe indicar un rango de inicio y caducidad de publicación. </w:t>
            </w:r>
            <w:r>
              <w:rPr>
                <w:sz w:val="20"/>
              </w:rPr>
              <w:t xml:space="preserve">Cuando inicia su vigencia, este aparecerá como nuevo contenido en el dispositivo móvil en la siguiente sincronización. </w:t>
            </w:r>
            <w:r w:rsidRPr="0082246E">
              <w:rPr>
                <w:sz w:val="20"/>
              </w:rPr>
              <w:t>Cuando el archivo caduca, este se borra automáticamente del móvil en la siguiente sincronización.</w:t>
            </w:r>
          </w:p>
          <w:p w:rsidR="00EC2A99" w:rsidRDefault="00EC2A99" w:rsidP="00145E1F">
            <w:pPr>
              <w:numPr>
                <w:ilvl w:val="0"/>
                <w:numId w:val="63"/>
              </w:numPr>
              <w:jc w:val="both"/>
              <w:rPr>
                <w:sz w:val="20"/>
              </w:rPr>
            </w:pPr>
            <w:r w:rsidRPr="0082246E">
              <w:rPr>
                <w:sz w:val="20"/>
              </w:rPr>
              <w:t>Fecha de caducidad es un dato opcional (si no hay, entonces el archivo siempre estará vigente), fecha de inicio si es obligatorio.</w:t>
            </w:r>
          </w:p>
          <w:p w:rsidR="00EC2A99" w:rsidRDefault="00EC2A99" w:rsidP="00145E1F">
            <w:pPr>
              <w:numPr>
                <w:ilvl w:val="0"/>
                <w:numId w:val="63"/>
              </w:numPr>
              <w:jc w:val="both"/>
              <w:rPr>
                <w:sz w:val="20"/>
              </w:rPr>
            </w:pPr>
            <w:r w:rsidRPr="00155D3A">
              <w:rPr>
                <w:sz w:val="20"/>
              </w:rPr>
              <w:t xml:space="preserve">Un archivo no se elimina de la </w:t>
            </w:r>
            <w:r>
              <w:rPr>
                <w:sz w:val="20"/>
              </w:rPr>
              <w:t xml:space="preserve">aplicación </w:t>
            </w:r>
            <w:r w:rsidRPr="00155D3A">
              <w:rPr>
                <w:sz w:val="20"/>
              </w:rPr>
              <w:t>web cuando caduca, solo se marcará con el estado caduco, para que luego (si se requiere) se pueda publicar nuevamente</w:t>
            </w:r>
            <w:r>
              <w:rPr>
                <w:sz w:val="20"/>
              </w:rPr>
              <w:t xml:space="preserve"> modificando su fecha de inicio de publicación y caducidad</w:t>
            </w:r>
            <w:r w:rsidRPr="00155D3A">
              <w:rPr>
                <w:sz w:val="20"/>
              </w:rPr>
              <w:t>.</w:t>
            </w:r>
          </w:p>
          <w:p w:rsidR="0073296A" w:rsidRDefault="00EC2A99" w:rsidP="00145E1F">
            <w:pPr>
              <w:numPr>
                <w:ilvl w:val="0"/>
                <w:numId w:val="63"/>
              </w:numPr>
              <w:jc w:val="both"/>
              <w:rPr>
                <w:sz w:val="20"/>
              </w:rPr>
            </w:pPr>
            <w:r>
              <w:rPr>
                <w:sz w:val="20"/>
              </w:rPr>
              <w:t>L</w:t>
            </w:r>
            <w:r w:rsidR="0073296A">
              <w:rPr>
                <w:sz w:val="20"/>
              </w:rPr>
              <w:t xml:space="preserve">os estados de un archivo son: </w:t>
            </w:r>
            <w:r w:rsidR="0073296A" w:rsidRPr="0073296A">
              <w:rPr>
                <w:sz w:val="20"/>
              </w:rPr>
              <w:t>publicado, caducado, por publicar</w:t>
            </w:r>
            <w:r w:rsidR="0073296A">
              <w:rPr>
                <w:sz w:val="20"/>
              </w:rPr>
              <w:t>.</w:t>
            </w:r>
          </w:p>
          <w:p w:rsidR="00155D3A" w:rsidRPr="00744D4F" w:rsidRDefault="00C4693E" w:rsidP="0002078F">
            <w:pPr>
              <w:numPr>
                <w:ilvl w:val="0"/>
                <w:numId w:val="63"/>
              </w:numPr>
              <w:jc w:val="both"/>
              <w:rPr>
                <w:sz w:val="20"/>
              </w:rPr>
            </w:pPr>
            <w:r>
              <w:rPr>
                <w:sz w:val="20"/>
              </w:rPr>
              <w:t>El</w:t>
            </w:r>
            <w:r w:rsidR="003D64FC">
              <w:rPr>
                <w:sz w:val="20"/>
              </w:rPr>
              <w:t xml:space="preserve"> </w:t>
            </w:r>
            <w:r w:rsidR="009D100F">
              <w:rPr>
                <w:sz w:val="20"/>
              </w:rPr>
              <w:t>formato permitido</w:t>
            </w:r>
            <w:r w:rsidR="0002078F">
              <w:rPr>
                <w:sz w:val="20"/>
              </w:rPr>
              <w:t>s</w:t>
            </w:r>
            <w:r w:rsidR="009D100F">
              <w:rPr>
                <w:sz w:val="20"/>
              </w:rPr>
              <w:t xml:space="preserve"> para el archivo de vista previa es: jpg</w:t>
            </w:r>
            <w:ins w:id="123" w:author="Albatrino Aza, Giuseppe Martin" w:date="2015-05-14T10:08:00Z">
              <w:r w:rsidR="0002078F">
                <w:rPr>
                  <w:sz w:val="20"/>
                </w:rPr>
                <w:t xml:space="preserve"> </w:t>
              </w:r>
            </w:ins>
            <w:ins w:id="124" w:author="Albatrino Aza, Giuseppe Martin" w:date="2015-05-14T12:33:00Z">
              <w:r w:rsidR="003D64FC">
                <w:rPr>
                  <w:sz w:val="20"/>
                </w:rPr>
                <w:t>(desea</w:t>
              </w:r>
              <w:r>
                <w:rPr>
                  <w:sz w:val="20"/>
                </w:rPr>
                <w:t>ble incluir</w:t>
              </w:r>
            </w:ins>
            <w:ins w:id="125" w:author="Albatrino Aza, Giuseppe Martin" w:date="2015-05-14T10:08:00Z">
              <w:r w:rsidR="0002078F">
                <w:rPr>
                  <w:sz w:val="20"/>
                </w:rPr>
                <w:t xml:space="preserve"> </w:t>
              </w:r>
              <w:proofErr w:type="spellStart"/>
              <w:r w:rsidR="0002078F">
                <w:rPr>
                  <w:sz w:val="20"/>
                </w:rPr>
                <w:t>gif</w:t>
              </w:r>
            </w:ins>
            <w:proofErr w:type="spellEnd"/>
            <w:ins w:id="126" w:author="Albatrino Aza, Giuseppe Martin" w:date="2015-05-14T12:33:00Z">
              <w:r>
                <w:rPr>
                  <w:sz w:val="20"/>
                </w:rPr>
                <w:t>)</w:t>
              </w:r>
            </w:ins>
            <w:ins w:id="127" w:author="Manuel Galagarza Garcia" w:date="2015-05-11T17:05:00Z">
              <w:r w:rsidR="009D100F">
                <w:rPr>
                  <w:sz w:val="20"/>
                </w:rPr>
                <w:t>.</w:t>
              </w:r>
            </w:ins>
          </w:p>
        </w:tc>
      </w:tr>
      <w:tr w:rsidR="009422A3" w:rsidTr="00744D4F">
        <w:trPr>
          <w:jc w:val="center"/>
        </w:trPr>
        <w:tc>
          <w:tcPr>
            <w:tcW w:w="9412" w:type="dxa"/>
            <w:gridSpan w:val="2"/>
            <w:shd w:val="clear" w:color="auto" w:fill="E0E0E0"/>
          </w:tcPr>
          <w:p w:rsidR="009422A3" w:rsidRDefault="006034ED">
            <w:r>
              <w:lastRenderedPageBreak/>
              <w:t>Pantallas asociadas</w:t>
            </w:r>
          </w:p>
        </w:tc>
      </w:tr>
      <w:tr w:rsidR="009422A3" w:rsidTr="00744D4F">
        <w:trPr>
          <w:jc w:val="center"/>
        </w:trPr>
        <w:tc>
          <w:tcPr>
            <w:tcW w:w="9412" w:type="dxa"/>
            <w:gridSpan w:val="2"/>
          </w:tcPr>
          <w:p w:rsidR="005523DA" w:rsidRPr="005523DA" w:rsidRDefault="005523DA" w:rsidP="005523DA">
            <w:pPr>
              <w:numPr>
                <w:ilvl w:val="0"/>
                <w:numId w:val="4"/>
              </w:numPr>
              <w:jc w:val="both"/>
              <w:rPr>
                <w:sz w:val="20"/>
              </w:rPr>
            </w:pPr>
            <w:r>
              <w:rPr>
                <w:sz w:val="20"/>
              </w:rPr>
              <w:t>PW-011</w:t>
            </w:r>
          </w:p>
          <w:p w:rsidR="009422A3" w:rsidRDefault="006034ED">
            <w:pPr>
              <w:numPr>
                <w:ilvl w:val="0"/>
                <w:numId w:val="4"/>
              </w:numPr>
              <w:jc w:val="both"/>
              <w:rPr>
                <w:sz w:val="20"/>
              </w:rPr>
            </w:pPr>
            <w:r>
              <w:rPr>
                <w:sz w:val="20"/>
              </w:rPr>
              <w:t>PW-014</w:t>
            </w:r>
          </w:p>
          <w:p w:rsidR="009422A3" w:rsidRDefault="006034ED">
            <w:pPr>
              <w:numPr>
                <w:ilvl w:val="0"/>
                <w:numId w:val="4"/>
              </w:numPr>
              <w:jc w:val="both"/>
              <w:rPr>
                <w:sz w:val="20"/>
              </w:rPr>
            </w:pPr>
            <w:r>
              <w:rPr>
                <w:sz w:val="20"/>
              </w:rPr>
              <w:t>PW-015</w:t>
            </w:r>
          </w:p>
          <w:p w:rsidR="009422A3" w:rsidRDefault="006034ED">
            <w:pPr>
              <w:numPr>
                <w:ilvl w:val="0"/>
                <w:numId w:val="4"/>
              </w:numPr>
              <w:jc w:val="both"/>
              <w:rPr>
                <w:sz w:val="20"/>
              </w:rPr>
            </w:pPr>
            <w:r>
              <w:rPr>
                <w:sz w:val="20"/>
              </w:rPr>
              <w:t>PW-016</w:t>
            </w:r>
          </w:p>
          <w:p w:rsidR="009422A3" w:rsidRDefault="006034ED">
            <w:pPr>
              <w:numPr>
                <w:ilvl w:val="0"/>
                <w:numId w:val="4"/>
              </w:numPr>
              <w:jc w:val="both"/>
              <w:rPr>
                <w:sz w:val="20"/>
              </w:rPr>
            </w:pPr>
            <w:r>
              <w:rPr>
                <w:sz w:val="20"/>
              </w:rPr>
              <w:t>PW-017</w:t>
            </w:r>
          </w:p>
          <w:p w:rsidR="009422A3" w:rsidRDefault="006034ED">
            <w:pPr>
              <w:numPr>
                <w:ilvl w:val="0"/>
                <w:numId w:val="4"/>
              </w:numPr>
              <w:jc w:val="both"/>
              <w:rPr>
                <w:sz w:val="20"/>
              </w:rPr>
            </w:pPr>
            <w:r>
              <w:rPr>
                <w:sz w:val="20"/>
              </w:rPr>
              <w:t>PW-018</w:t>
            </w:r>
          </w:p>
          <w:p w:rsidR="00EC2A99" w:rsidRDefault="00EC2A99" w:rsidP="00EC2A99">
            <w:pPr>
              <w:numPr>
                <w:ilvl w:val="0"/>
                <w:numId w:val="4"/>
              </w:numPr>
              <w:jc w:val="both"/>
              <w:rPr>
                <w:sz w:val="20"/>
              </w:rPr>
            </w:pPr>
            <w:r>
              <w:rPr>
                <w:sz w:val="20"/>
              </w:rPr>
              <w:t>PW-023</w:t>
            </w:r>
          </w:p>
          <w:p w:rsidR="009422A3" w:rsidRDefault="006034ED">
            <w:pPr>
              <w:numPr>
                <w:ilvl w:val="0"/>
                <w:numId w:val="4"/>
              </w:numPr>
              <w:jc w:val="both"/>
              <w:rPr>
                <w:sz w:val="20"/>
              </w:rPr>
            </w:pPr>
            <w:r>
              <w:rPr>
                <w:sz w:val="20"/>
              </w:rPr>
              <w:t>PW-024</w:t>
            </w:r>
          </w:p>
          <w:p w:rsidR="009422A3" w:rsidRDefault="006034ED">
            <w:pPr>
              <w:numPr>
                <w:ilvl w:val="0"/>
                <w:numId w:val="4"/>
              </w:numPr>
              <w:jc w:val="both"/>
              <w:rPr>
                <w:sz w:val="20"/>
              </w:rPr>
            </w:pPr>
            <w:r>
              <w:rPr>
                <w:sz w:val="20"/>
              </w:rPr>
              <w:t>PW-025</w:t>
            </w:r>
          </w:p>
          <w:p w:rsidR="009422A3" w:rsidRDefault="006034ED">
            <w:pPr>
              <w:numPr>
                <w:ilvl w:val="0"/>
                <w:numId w:val="4"/>
              </w:numPr>
              <w:jc w:val="both"/>
              <w:rPr>
                <w:sz w:val="20"/>
              </w:rPr>
            </w:pPr>
            <w:r>
              <w:rPr>
                <w:sz w:val="20"/>
              </w:rPr>
              <w:t>PW-026</w:t>
            </w:r>
          </w:p>
          <w:p w:rsidR="009422A3" w:rsidRDefault="006034ED">
            <w:pPr>
              <w:numPr>
                <w:ilvl w:val="0"/>
                <w:numId w:val="4"/>
              </w:numPr>
              <w:jc w:val="both"/>
              <w:rPr>
                <w:sz w:val="20"/>
              </w:rPr>
            </w:pPr>
            <w:r>
              <w:rPr>
                <w:sz w:val="20"/>
              </w:rPr>
              <w:t>PW-027</w:t>
            </w:r>
          </w:p>
        </w:tc>
      </w:tr>
    </w:tbl>
    <w:p w:rsidR="009422A3" w:rsidRDefault="009422A3"/>
    <w:p w:rsidR="00802D79" w:rsidRDefault="009B1314" w:rsidP="00802D79">
      <w:pPr>
        <w:jc w:val="center"/>
      </w:pPr>
      <w:r>
        <w:lastRenderedPageBreak/>
        <w:pict>
          <v:shape id="_x0000_i1046" type="#_x0000_t75" style="width:438.25pt;height:261.7pt">
            <v:imagedata r:id="rId28" o:title=""/>
          </v:shape>
        </w:pict>
      </w:r>
    </w:p>
    <w:p w:rsidR="00802D79" w:rsidRDefault="00802D79" w:rsidP="00802D79">
      <w:pPr>
        <w:jc w:val="center"/>
      </w:pPr>
      <w:r>
        <w:t>Wireframe PW-011</w:t>
      </w:r>
    </w:p>
    <w:p w:rsidR="00802D79" w:rsidRDefault="00802D79"/>
    <w:p w:rsidR="00802D79" w:rsidRDefault="00802D79"/>
    <w:p w:rsidR="00236999" w:rsidRDefault="009B1314" w:rsidP="00F2550D">
      <w:pPr>
        <w:jc w:val="center"/>
      </w:pPr>
      <w:r>
        <w:lastRenderedPageBreak/>
        <w:pict>
          <v:shape id="_x0000_i1047" type="#_x0000_t75" style="width:392.55pt;height:365.65pt">
            <v:imagedata r:id="rId29" o:title=""/>
          </v:shape>
        </w:pict>
      </w:r>
    </w:p>
    <w:p w:rsidR="00F2550D" w:rsidRDefault="00F2550D" w:rsidP="00F2550D">
      <w:pPr>
        <w:jc w:val="center"/>
      </w:pPr>
      <w:r>
        <w:t>Wireframe PW-014</w:t>
      </w:r>
    </w:p>
    <w:p w:rsidR="009422A3" w:rsidRDefault="009422A3">
      <w:pPr>
        <w:jc w:val="center"/>
      </w:pPr>
    </w:p>
    <w:p w:rsidR="009422A3" w:rsidRDefault="009B1314">
      <w:pPr>
        <w:ind w:left="708" w:hanging="708"/>
        <w:jc w:val="center"/>
      </w:pPr>
      <w:r>
        <w:pict>
          <v:shape id="Picture Frame 1049" o:spid="_x0000_i1048" type="#_x0000_t75" style="width:323.7pt;height:133.35pt">
            <v:imagedata r:id="rId30" o:title=""/>
          </v:shape>
        </w:pict>
      </w:r>
    </w:p>
    <w:p w:rsidR="009422A3" w:rsidRDefault="006034ED">
      <w:pPr>
        <w:jc w:val="center"/>
      </w:pPr>
      <w:r>
        <w:t>Wireframe PW-023</w:t>
      </w:r>
    </w:p>
    <w:p w:rsidR="009422A3" w:rsidRDefault="009422A3">
      <w:pPr>
        <w:jc w:val="center"/>
      </w:pPr>
    </w:p>
    <w:p w:rsidR="009422A3" w:rsidRDefault="009422A3">
      <w:pPr>
        <w:jc w:val="center"/>
      </w:pPr>
    </w:p>
    <w:p w:rsidR="009422A3" w:rsidRDefault="009422A3"/>
    <w:p w:rsidR="009422A3" w:rsidRDefault="009422A3"/>
    <w:p w:rsidR="009422A3" w:rsidRPr="00B33908" w:rsidRDefault="006034ED" w:rsidP="00744D4F">
      <w:r>
        <w:br w:type="page"/>
      </w:r>
    </w:p>
    <w:tbl>
      <w:tblPr>
        <w:tblW w:w="95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4764"/>
        <w:gridCol w:w="4806"/>
      </w:tblGrid>
      <w:tr w:rsidR="009422A3" w:rsidTr="00744D4F">
        <w:tc>
          <w:tcPr>
            <w:tcW w:w="4764" w:type="dxa"/>
          </w:tcPr>
          <w:p w:rsidR="009422A3" w:rsidRDefault="009B1314">
            <w:r>
              <w:pict>
                <v:shape id="Picture Frame 1051" o:spid="_x0000_i1049" type="#_x0000_t75" style="width:230.4pt;height:105.8pt">
                  <v:imagedata r:id="rId31" o:title=""/>
                </v:shape>
              </w:pict>
            </w:r>
          </w:p>
          <w:p w:rsidR="009422A3" w:rsidRDefault="006034ED">
            <w:pPr>
              <w:ind w:left="708" w:hanging="708"/>
              <w:jc w:val="center"/>
            </w:pPr>
            <w:r>
              <w:t>Wireframe PW-015</w:t>
            </w:r>
          </w:p>
        </w:tc>
        <w:tc>
          <w:tcPr>
            <w:tcW w:w="4806" w:type="dxa"/>
          </w:tcPr>
          <w:p w:rsidR="009422A3" w:rsidRDefault="009B1314">
            <w:r>
              <w:pict>
                <v:shape id="Picture Frame 1052" o:spid="_x0000_i1050" type="#_x0000_t75" style="width:234.15pt;height:102.7pt">
                  <v:imagedata r:id="rId32" o:title=""/>
                </v:shape>
              </w:pict>
            </w:r>
          </w:p>
          <w:p w:rsidR="009422A3" w:rsidRDefault="006034ED">
            <w:pPr>
              <w:jc w:val="center"/>
            </w:pPr>
            <w:r>
              <w:t>Wireframe PW-016</w:t>
            </w:r>
          </w:p>
        </w:tc>
      </w:tr>
      <w:tr w:rsidR="009422A3" w:rsidTr="00744D4F">
        <w:tc>
          <w:tcPr>
            <w:tcW w:w="4764" w:type="dxa"/>
          </w:tcPr>
          <w:p w:rsidR="009422A3" w:rsidRDefault="009B1314">
            <w:r>
              <w:pict>
                <v:shape id="Picture Frame 1053" o:spid="_x0000_i1051" type="#_x0000_t75" style="width:227.9pt;height:102.05pt">
                  <v:imagedata r:id="rId33" o:title=""/>
                </v:shape>
              </w:pict>
            </w:r>
          </w:p>
          <w:p w:rsidR="009422A3" w:rsidRDefault="006034ED">
            <w:pPr>
              <w:jc w:val="center"/>
            </w:pPr>
            <w:r>
              <w:t>Wireframe PW-017</w:t>
            </w:r>
          </w:p>
        </w:tc>
        <w:tc>
          <w:tcPr>
            <w:tcW w:w="4806" w:type="dxa"/>
          </w:tcPr>
          <w:p w:rsidR="009422A3" w:rsidRDefault="009B1314">
            <w:r>
              <w:pict>
                <v:shape id="Picture Frame 1054" o:spid="_x0000_i1052" type="#_x0000_t75" style="width:229.15pt;height:102.7pt">
                  <v:imagedata r:id="rId34" o:title=""/>
                </v:shape>
              </w:pict>
            </w:r>
          </w:p>
          <w:p w:rsidR="009422A3" w:rsidRDefault="006034ED">
            <w:pPr>
              <w:jc w:val="center"/>
            </w:pPr>
            <w:r>
              <w:t>Wireframe PW-018</w:t>
            </w:r>
          </w:p>
        </w:tc>
      </w:tr>
      <w:tr w:rsidR="009422A3" w:rsidTr="00744D4F">
        <w:tc>
          <w:tcPr>
            <w:tcW w:w="4764" w:type="dxa"/>
          </w:tcPr>
          <w:p w:rsidR="009422A3" w:rsidRDefault="009B1314">
            <w:r>
              <w:pict>
                <v:shape id="Picture Frame 1055" o:spid="_x0000_i1053" type="#_x0000_t75" style="width:228.5pt;height:85.15pt">
                  <v:imagedata r:id="rId35" o:title=""/>
                </v:shape>
              </w:pict>
            </w:r>
          </w:p>
          <w:p w:rsidR="009422A3" w:rsidRDefault="006034ED">
            <w:pPr>
              <w:jc w:val="center"/>
            </w:pPr>
            <w:r>
              <w:t>Wireframe PW-024</w:t>
            </w:r>
          </w:p>
        </w:tc>
        <w:tc>
          <w:tcPr>
            <w:tcW w:w="4806" w:type="dxa"/>
          </w:tcPr>
          <w:p w:rsidR="009422A3" w:rsidRDefault="009B1314">
            <w:r>
              <w:pict>
                <v:shape id="Picture Frame 1056" o:spid="_x0000_i1054" type="#_x0000_t75" style="width:228.5pt;height:85.15pt">
                  <v:imagedata r:id="rId36" o:title=""/>
                </v:shape>
              </w:pict>
            </w:r>
          </w:p>
          <w:p w:rsidR="009422A3" w:rsidRDefault="006034ED">
            <w:pPr>
              <w:jc w:val="center"/>
            </w:pPr>
            <w:r>
              <w:t>Wireframe PW-025</w:t>
            </w:r>
          </w:p>
        </w:tc>
      </w:tr>
      <w:tr w:rsidR="009422A3" w:rsidTr="00744D4F">
        <w:tc>
          <w:tcPr>
            <w:tcW w:w="4764" w:type="dxa"/>
          </w:tcPr>
          <w:p w:rsidR="009422A3" w:rsidRDefault="009B1314">
            <w:r>
              <w:pict>
                <v:shape id="Picture Frame 1057" o:spid="_x0000_i1055" type="#_x0000_t75" style="width:228.5pt;height:67.6pt">
                  <v:imagedata r:id="rId37" o:title=""/>
                </v:shape>
              </w:pict>
            </w:r>
          </w:p>
          <w:p w:rsidR="009422A3" w:rsidRDefault="006034ED">
            <w:pPr>
              <w:jc w:val="center"/>
            </w:pPr>
            <w:r>
              <w:t>Wireframe PW-026</w:t>
            </w:r>
          </w:p>
        </w:tc>
        <w:tc>
          <w:tcPr>
            <w:tcW w:w="4806" w:type="dxa"/>
          </w:tcPr>
          <w:p w:rsidR="009422A3" w:rsidRDefault="009B1314">
            <w:r>
              <w:pict>
                <v:shape id="Picture Frame 1058" o:spid="_x0000_i1056" type="#_x0000_t75" style="width:227.25pt;height:70.1pt">
                  <v:imagedata r:id="rId38" o:title=""/>
                </v:shape>
              </w:pict>
            </w:r>
          </w:p>
          <w:p w:rsidR="009422A3" w:rsidRDefault="006034ED">
            <w:pPr>
              <w:jc w:val="center"/>
            </w:pPr>
            <w:r>
              <w:t>Wireframe PW-027</w:t>
            </w:r>
          </w:p>
        </w:tc>
      </w:tr>
    </w:tbl>
    <w:p w:rsidR="009422A3" w:rsidRDefault="006034ED" w:rsidP="00D74392">
      <w:pPr>
        <w:pStyle w:val="Titulo2"/>
        <w:numPr>
          <w:ilvl w:val="2"/>
          <w:numId w:val="32"/>
        </w:numPr>
        <w:pBdr>
          <w:top w:val="none" w:sz="0" w:space="0" w:color="auto"/>
        </w:pBdr>
        <w:tabs>
          <w:tab w:val="clear" w:pos="3839"/>
          <w:tab w:val="left" w:pos="851"/>
        </w:tabs>
      </w:pPr>
      <w:r>
        <w:br w:type="page"/>
      </w:r>
      <w:bookmarkStart w:id="128" w:name="_Toc418009841"/>
      <w:bookmarkStart w:id="129" w:name="_Toc418070789"/>
      <w:bookmarkStart w:id="130" w:name="_Toc418608698"/>
      <w:bookmarkStart w:id="131" w:name="_Toc419107497"/>
      <w:r>
        <w:lastRenderedPageBreak/>
        <w:t>CUW-00</w:t>
      </w:r>
      <w:bookmarkStart w:id="132" w:name="_Toc418009843"/>
      <w:bookmarkStart w:id="133" w:name="_Toc418070791"/>
      <w:bookmarkEnd w:id="128"/>
      <w:bookmarkEnd w:id="129"/>
      <w:r>
        <w:t>5</w:t>
      </w:r>
      <w:bookmarkStart w:id="134" w:name="_Toc418608699"/>
      <w:bookmarkEnd w:id="130"/>
      <w:r>
        <w:t xml:space="preserve"> Mover </w:t>
      </w:r>
      <w:bookmarkEnd w:id="132"/>
      <w:bookmarkEnd w:id="133"/>
      <w:r>
        <w:t>Archivos</w:t>
      </w:r>
      <w:bookmarkEnd w:id="131"/>
      <w:bookmarkEnd w:id="134"/>
    </w:p>
    <w:tbl>
      <w:tblPr>
        <w:tblW w:w="94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809"/>
        <w:gridCol w:w="7603"/>
      </w:tblGrid>
      <w:tr w:rsidR="009422A3" w:rsidTr="00744D4F">
        <w:trPr>
          <w:trHeight w:val="178"/>
          <w:jc w:val="center"/>
        </w:trPr>
        <w:tc>
          <w:tcPr>
            <w:tcW w:w="1809" w:type="dxa"/>
            <w:shd w:val="clear" w:color="auto" w:fill="E0E0E0"/>
            <w:vAlign w:val="center"/>
          </w:tcPr>
          <w:p w:rsidR="009422A3" w:rsidRPr="00744D4F" w:rsidRDefault="006034ED">
            <w:r w:rsidRPr="00744D4F">
              <w:t>Caso de Uso del Sistema</w:t>
            </w:r>
          </w:p>
        </w:tc>
        <w:tc>
          <w:tcPr>
            <w:tcW w:w="7603" w:type="dxa"/>
            <w:vAlign w:val="center"/>
          </w:tcPr>
          <w:p w:rsidR="009422A3" w:rsidRDefault="006034ED">
            <w:pPr>
              <w:rPr>
                <w:sz w:val="20"/>
                <w:szCs w:val="22"/>
                <w:lang w:eastAsia="en-US"/>
              </w:rPr>
            </w:pPr>
            <w:r>
              <w:rPr>
                <w:rFonts w:cs="Arial"/>
                <w:sz w:val="20"/>
              </w:rPr>
              <w:t xml:space="preserve">Mover </w:t>
            </w:r>
            <w:r>
              <w:t>Archivos</w:t>
            </w:r>
          </w:p>
        </w:tc>
      </w:tr>
      <w:tr w:rsidR="009422A3" w:rsidTr="00744D4F">
        <w:trPr>
          <w:jc w:val="center"/>
        </w:trPr>
        <w:tc>
          <w:tcPr>
            <w:tcW w:w="1809" w:type="dxa"/>
            <w:shd w:val="clear" w:color="auto" w:fill="E0E0E0"/>
            <w:vAlign w:val="center"/>
          </w:tcPr>
          <w:p w:rsidR="009422A3" w:rsidRDefault="006034ED">
            <w:r>
              <w:t>Actores</w:t>
            </w:r>
          </w:p>
        </w:tc>
        <w:tc>
          <w:tcPr>
            <w:tcW w:w="7603" w:type="dxa"/>
            <w:vAlign w:val="center"/>
          </w:tcPr>
          <w:p w:rsidR="009422A3" w:rsidRPr="00744D4F" w:rsidRDefault="006034ED">
            <w:pPr>
              <w:rPr>
                <w:sz w:val="20"/>
              </w:rPr>
            </w:pPr>
            <w:r w:rsidRPr="00744D4F">
              <w:rPr>
                <w:sz w:val="20"/>
              </w:rPr>
              <w:t xml:space="preserve">Administrador (Administrador </w:t>
            </w:r>
            <w:proofErr w:type="spellStart"/>
            <w:r w:rsidRPr="00744D4F">
              <w:rPr>
                <w:sz w:val="20"/>
              </w:rPr>
              <w:t>Corp</w:t>
            </w:r>
            <w:proofErr w:type="spellEnd"/>
            <w:r w:rsidRPr="00744D4F">
              <w:rPr>
                <w:sz w:val="20"/>
              </w:rPr>
              <w:t>, Administrador UN)</w:t>
            </w:r>
          </w:p>
        </w:tc>
      </w:tr>
      <w:tr w:rsidR="009422A3" w:rsidTr="00744D4F">
        <w:trPr>
          <w:jc w:val="center"/>
        </w:trPr>
        <w:tc>
          <w:tcPr>
            <w:tcW w:w="1809" w:type="dxa"/>
            <w:shd w:val="clear" w:color="auto" w:fill="E0E0E0"/>
            <w:vAlign w:val="center"/>
          </w:tcPr>
          <w:p w:rsidR="009422A3" w:rsidRDefault="006034ED">
            <w:r>
              <w:t>Breve descripción</w:t>
            </w:r>
          </w:p>
        </w:tc>
        <w:tc>
          <w:tcPr>
            <w:tcW w:w="7603" w:type="dxa"/>
            <w:vAlign w:val="center"/>
          </w:tcPr>
          <w:p w:rsidR="009422A3" w:rsidRPr="00744D4F" w:rsidRDefault="006034ED">
            <w:pPr>
              <w:rPr>
                <w:sz w:val="20"/>
              </w:rPr>
            </w:pPr>
            <w:r w:rsidRPr="00744D4F">
              <w:rPr>
                <w:sz w:val="20"/>
              </w:rPr>
              <w:t>Permite al usuario mover un archivo entre colecciones.</w:t>
            </w:r>
          </w:p>
        </w:tc>
      </w:tr>
      <w:tr w:rsidR="009422A3" w:rsidTr="00744D4F">
        <w:trPr>
          <w:jc w:val="center"/>
        </w:trPr>
        <w:tc>
          <w:tcPr>
            <w:tcW w:w="9412" w:type="dxa"/>
            <w:gridSpan w:val="2"/>
            <w:shd w:val="clear" w:color="auto" w:fill="E0E0E0"/>
          </w:tcPr>
          <w:p w:rsidR="009422A3" w:rsidRDefault="006034ED">
            <w:r>
              <w:t>Precondiciones</w:t>
            </w:r>
          </w:p>
        </w:tc>
      </w:tr>
      <w:tr w:rsidR="009422A3" w:rsidTr="00744D4F">
        <w:trPr>
          <w:jc w:val="center"/>
        </w:trPr>
        <w:tc>
          <w:tcPr>
            <w:tcW w:w="9412" w:type="dxa"/>
            <w:gridSpan w:val="2"/>
          </w:tcPr>
          <w:p w:rsidR="009422A3" w:rsidRPr="00744D4F" w:rsidRDefault="006034ED" w:rsidP="00145E1F">
            <w:pPr>
              <w:numPr>
                <w:ilvl w:val="0"/>
                <w:numId w:val="70"/>
              </w:numPr>
              <w:jc w:val="both"/>
              <w:rPr>
                <w:sz w:val="20"/>
              </w:rPr>
            </w:pPr>
            <w:r w:rsidRPr="00744D4F">
              <w:rPr>
                <w:sz w:val="20"/>
              </w:rPr>
              <w:t>El usuario debe haber iniciado sesión en el sistema web.</w:t>
            </w:r>
          </w:p>
          <w:p w:rsidR="009422A3" w:rsidRPr="00744D4F" w:rsidRDefault="006034ED" w:rsidP="00145E1F">
            <w:pPr>
              <w:numPr>
                <w:ilvl w:val="0"/>
                <w:numId w:val="70"/>
              </w:numPr>
              <w:jc w:val="both"/>
              <w:rPr>
                <w:sz w:val="20"/>
              </w:rPr>
            </w:pPr>
            <w:r w:rsidRPr="00744D4F">
              <w:rPr>
                <w:sz w:val="20"/>
              </w:rPr>
              <w:t>El archivo a mover debe haber sido cargado previamente al sistema web (CUW-004 Gestionar Archivos – Nuevo).</w:t>
            </w:r>
          </w:p>
          <w:p w:rsidR="009422A3" w:rsidRPr="00744D4F" w:rsidRDefault="006034ED" w:rsidP="00145E1F">
            <w:pPr>
              <w:numPr>
                <w:ilvl w:val="0"/>
                <w:numId w:val="70"/>
              </w:numPr>
              <w:jc w:val="both"/>
              <w:rPr>
                <w:sz w:val="20"/>
              </w:rPr>
            </w:pPr>
            <w:r w:rsidRPr="00744D4F">
              <w:rPr>
                <w:sz w:val="20"/>
              </w:rPr>
              <w:t>Debe existir al menos dos colecciones para mover el archivo.</w:t>
            </w:r>
          </w:p>
        </w:tc>
      </w:tr>
      <w:tr w:rsidR="009422A3" w:rsidTr="00744D4F">
        <w:trPr>
          <w:jc w:val="center"/>
        </w:trPr>
        <w:tc>
          <w:tcPr>
            <w:tcW w:w="9412" w:type="dxa"/>
            <w:gridSpan w:val="2"/>
            <w:shd w:val="clear" w:color="auto" w:fill="E0E0E0"/>
          </w:tcPr>
          <w:p w:rsidR="009422A3" w:rsidRDefault="006034ED">
            <w:r>
              <w:t>Flujo básico</w:t>
            </w:r>
          </w:p>
        </w:tc>
      </w:tr>
      <w:tr w:rsidR="009422A3" w:rsidTr="00744D4F">
        <w:trPr>
          <w:trHeight w:val="90"/>
          <w:jc w:val="center"/>
        </w:trPr>
        <w:tc>
          <w:tcPr>
            <w:tcW w:w="9412" w:type="dxa"/>
            <w:gridSpan w:val="2"/>
          </w:tcPr>
          <w:p w:rsidR="009422A3" w:rsidRDefault="004A0C3C" w:rsidP="00145E1F">
            <w:pPr>
              <w:numPr>
                <w:ilvl w:val="0"/>
                <w:numId w:val="71"/>
              </w:numPr>
              <w:jc w:val="both"/>
              <w:rPr>
                <w:sz w:val="20"/>
              </w:rPr>
            </w:pPr>
            <w:r>
              <w:rPr>
                <w:sz w:val="20"/>
              </w:rPr>
              <w:t>El sistema muestra un</w:t>
            </w:r>
            <w:r w:rsidR="006034ED">
              <w:rPr>
                <w:sz w:val="20"/>
              </w:rPr>
              <w:t xml:space="preserve"> </w:t>
            </w:r>
            <w:r>
              <w:rPr>
                <w:sz w:val="20"/>
              </w:rPr>
              <w:t xml:space="preserve">popup </w:t>
            </w:r>
            <w:r w:rsidR="006034ED">
              <w:rPr>
                <w:sz w:val="20"/>
              </w:rPr>
              <w:t>con la lista de Colecciones</w:t>
            </w:r>
            <w:r>
              <w:rPr>
                <w:sz w:val="20"/>
              </w:rPr>
              <w:t>,</w:t>
            </w:r>
            <w:ins w:id="135" w:author="Albatrino Aza, Giuseppe Martin" w:date="2015-05-14T10:31:00Z">
              <w:r w:rsidR="00CC3DE5">
                <w:rPr>
                  <w:sz w:val="20"/>
                </w:rPr>
                <w:t xml:space="preserve"> la ubicación actual del archivo,</w:t>
              </w:r>
            </w:ins>
            <w:r>
              <w:rPr>
                <w:sz w:val="20"/>
              </w:rPr>
              <w:t xml:space="preserve"> </w:t>
            </w:r>
            <w:ins w:id="136" w:author="Albatrino Aza, Giuseppe Martin" w:date="2015-05-14T10:36:00Z">
              <w:r w:rsidR="00CC3DE5">
                <w:rPr>
                  <w:sz w:val="20"/>
                </w:rPr>
                <w:t>un texto de “</w:t>
              </w:r>
              <w:proofErr w:type="spellStart"/>
              <w:r w:rsidR="00CC3DE5">
                <w:rPr>
                  <w:sz w:val="20"/>
                </w:rPr>
                <w:t>movear</w:t>
              </w:r>
              <w:proofErr w:type="spellEnd"/>
              <w:r w:rsidR="00CC3DE5">
                <w:rPr>
                  <w:sz w:val="20"/>
                </w:rPr>
                <w:t xml:space="preserve"> a”, </w:t>
              </w:r>
            </w:ins>
            <w:r>
              <w:rPr>
                <w:sz w:val="20"/>
              </w:rPr>
              <w:t xml:space="preserve">un </w:t>
            </w:r>
            <w:proofErr w:type="spellStart"/>
            <w:r>
              <w:rPr>
                <w:sz w:val="20"/>
              </w:rPr>
              <w:t>breadcrumb</w:t>
            </w:r>
            <w:proofErr w:type="spellEnd"/>
            <w:ins w:id="137" w:author="Albatrino Aza, Giuseppe Martin" w:date="2015-05-14T10:36:00Z">
              <w:r w:rsidR="00CC3DE5">
                <w:rPr>
                  <w:sz w:val="20"/>
                </w:rPr>
                <w:t xml:space="preserve">, </w:t>
              </w:r>
            </w:ins>
            <w:ins w:id="138" w:author="Albatrino Aza, Giuseppe Martin" w:date="2015-05-14T12:35:00Z">
              <w:r w:rsidR="003D64FC">
                <w:rPr>
                  <w:sz w:val="20"/>
                </w:rPr>
                <w:t>la lista</w:t>
              </w:r>
            </w:ins>
            <w:ins w:id="139" w:author="Albatrino Aza, Giuseppe Martin" w:date="2015-05-14T10:36:00Z">
              <w:r w:rsidR="00CC3DE5">
                <w:rPr>
                  <w:sz w:val="20"/>
                </w:rPr>
                <w:t xml:space="preserve"> de colecciones,</w:t>
              </w:r>
            </w:ins>
            <w:r w:rsidR="006034ED">
              <w:rPr>
                <w:sz w:val="20"/>
              </w:rPr>
              <w:t xml:space="preserve"> y las opciones “Mover” y “Cancelar”.</w:t>
            </w:r>
            <w:r>
              <w:rPr>
                <w:sz w:val="20"/>
              </w:rPr>
              <w:t xml:space="preserve"> </w:t>
            </w:r>
            <w:r w:rsidRPr="004A0C3C">
              <w:rPr>
                <w:b/>
                <w:sz w:val="20"/>
              </w:rPr>
              <w:t>(</w:t>
            </w:r>
            <w:r w:rsidRPr="004A0C3C">
              <w:rPr>
                <w:b/>
                <w:bCs/>
                <w:sz w:val="20"/>
              </w:rPr>
              <w:t>PW-024</w:t>
            </w:r>
            <w:r w:rsidRPr="004A0C3C">
              <w:rPr>
                <w:b/>
                <w:sz w:val="20"/>
              </w:rPr>
              <w:t>)</w:t>
            </w:r>
          </w:p>
          <w:p w:rsidR="009422A3" w:rsidRPr="00744D4F" w:rsidRDefault="004A0C3C" w:rsidP="00744D4F">
            <w:pPr>
              <w:numPr>
                <w:ilvl w:val="0"/>
                <w:numId w:val="71"/>
              </w:numPr>
              <w:jc w:val="both"/>
              <w:rPr>
                <w:sz w:val="20"/>
              </w:rPr>
            </w:pPr>
            <w:r w:rsidRPr="00744D4F">
              <w:rPr>
                <w:sz w:val="20"/>
              </w:rPr>
              <w:t xml:space="preserve">El usuario selecciona </w:t>
            </w:r>
            <w:r>
              <w:rPr>
                <w:sz w:val="20"/>
              </w:rPr>
              <w:t>una c</w:t>
            </w:r>
            <w:r w:rsidR="006034ED">
              <w:rPr>
                <w:sz w:val="20"/>
              </w:rPr>
              <w:t xml:space="preserve">olección a donde desea mover el </w:t>
            </w:r>
            <w:r w:rsidR="006034ED" w:rsidRPr="00744D4F">
              <w:rPr>
                <w:sz w:val="20"/>
              </w:rPr>
              <w:t>Archivo</w:t>
            </w:r>
            <w:r w:rsidR="006034ED">
              <w:rPr>
                <w:sz w:val="20"/>
              </w:rPr>
              <w:t>.</w:t>
            </w:r>
          </w:p>
          <w:p w:rsidR="009422A3" w:rsidRPr="00744D4F" w:rsidRDefault="006034ED" w:rsidP="00145E1F">
            <w:pPr>
              <w:numPr>
                <w:ilvl w:val="0"/>
                <w:numId w:val="71"/>
              </w:numPr>
              <w:jc w:val="both"/>
              <w:rPr>
                <w:sz w:val="20"/>
              </w:rPr>
            </w:pPr>
            <w:r w:rsidRPr="00744D4F">
              <w:rPr>
                <w:sz w:val="20"/>
              </w:rPr>
              <w:t>El usuario selecciona la opción “Mover”.</w:t>
            </w:r>
          </w:p>
          <w:p w:rsidR="009422A3" w:rsidRPr="00744D4F" w:rsidRDefault="006034ED" w:rsidP="00145E1F">
            <w:pPr>
              <w:numPr>
                <w:ilvl w:val="0"/>
                <w:numId w:val="71"/>
              </w:numPr>
              <w:jc w:val="both"/>
              <w:rPr>
                <w:sz w:val="20"/>
              </w:rPr>
            </w:pPr>
            <w:r w:rsidRPr="00744D4F">
              <w:rPr>
                <w:sz w:val="20"/>
              </w:rPr>
              <w:t>El sistema mueve el contenido y muestra el mensaje de éxito “Se ha movido el Archivo a otra Colección exitosamente”.</w:t>
            </w:r>
            <w:r w:rsidR="004A0C3C">
              <w:rPr>
                <w:sz w:val="20"/>
              </w:rPr>
              <w:t xml:space="preserve"> </w:t>
            </w:r>
            <w:r w:rsidR="004A0C3C" w:rsidRPr="004A0C3C">
              <w:rPr>
                <w:b/>
                <w:sz w:val="20"/>
              </w:rPr>
              <w:t>(PW-025)</w:t>
            </w:r>
          </w:p>
          <w:p w:rsidR="009422A3" w:rsidRPr="00744D4F" w:rsidRDefault="006034ED" w:rsidP="00145E1F">
            <w:pPr>
              <w:numPr>
                <w:ilvl w:val="0"/>
                <w:numId w:val="71"/>
              </w:numPr>
              <w:jc w:val="both"/>
              <w:rPr>
                <w:sz w:val="20"/>
              </w:rPr>
            </w:pPr>
            <w:r w:rsidRPr="00744D4F">
              <w:rPr>
                <w:sz w:val="20"/>
              </w:rPr>
              <w:t xml:space="preserve">El sistema cierra el </w:t>
            </w:r>
            <w:r w:rsidR="004A0C3C">
              <w:rPr>
                <w:sz w:val="20"/>
              </w:rPr>
              <w:t>popup</w:t>
            </w:r>
            <w:r w:rsidRPr="00744D4F">
              <w:rPr>
                <w:sz w:val="20"/>
              </w:rPr>
              <w:t xml:space="preserve"> y carga el Listado de Archivos en el caso de uso base.</w:t>
            </w:r>
          </w:p>
        </w:tc>
      </w:tr>
      <w:tr w:rsidR="009422A3" w:rsidTr="00744D4F">
        <w:trPr>
          <w:jc w:val="center"/>
        </w:trPr>
        <w:tc>
          <w:tcPr>
            <w:tcW w:w="9412" w:type="dxa"/>
            <w:gridSpan w:val="2"/>
            <w:tcBorders>
              <w:bottom w:val="single" w:sz="4" w:space="0" w:color="auto"/>
            </w:tcBorders>
            <w:shd w:val="clear" w:color="auto" w:fill="E0E0E0"/>
          </w:tcPr>
          <w:p w:rsidR="009422A3" w:rsidRDefault="006034ED">
            <w:r>
              <w:t>Subflujos</w:t>
            </w:r>
          </w:p>
        </w:tc>
      </w:tr>
      <w:tr w:rsidR="009422A3" w:rsidTr="00744D4F">
        <w:trPr>
          <w:jc w:val="center"/>
        </w:trPr>
        <w:tc>
          <w:tcPr>
            <w:tcW w:w="9412" w:type="dxa"/>
            <w:gridSpan w:val="2"/>
          </w:tcPr>
          <w:p w:rsidR="009422A3" w:rsidRPr="00744D4F" w:rsidRDefault="008D28F4" w:rsidP="00744D4F">
            <w:pPr>
              <w:jc w:val="both"/>
              <w:rPr>
                <w:sz w:val="20"/>
              </w:rPr>
            </w:pPr>
            <w:r>
              <w:rPr>
                <w:sz w:val="20"/>
              </w:rPr>
              <w:t>No aplica.</w:t>
            </w:r>
          </w:p>
        </w:tc>
      </w:tr>
      <w:tr w:rsidR="009422A3" w:rsidTr="00744D4F">
        <w:trPr>
          <w:jc w:val="center"/>
        </w:trPr>
        <w:tc>
          <w:tcPr>
            <w:tcW w:w="9412" w:type="dxa"/>
            <w:gridSpan w:val="2"/>
            <w:shd w:val="clear" w:color="auto" w:fill="E0E0E0"/>
          </w:tcPr>
          <w:p w:rsidR="009422A3" w:rsidRDefault="006034ED">
            <w:r>
              <w:t>Flujos alternos</w:t>
            </w:r>
          </w:p>
        </w:tc>
      </w:tr>
      <w:tr w:rsidR="009422A3" w:rsidTr="00744D4F">
        <w:trPr>
          <w:jc w:val="center"/>
        </w:trPr>
        <w:tc>
          <w:tcPr>
            <w:tcW w:w="9412" w:type="dxa"/>
            <w:gridSpan w:val="2"/>
          </w:tcPr>
          <w:p w:rsidR="008D28F4" w:rsidRDefault="008D28F4" w:rsidP="008D28F4">
            <w:pPr>
              <w:jc w:val="both"/>
              <w:rPr>
                <w:sz w:val="20"/>
              </w:rPr>
            </w:pPr>
            <w:r w:rsidRPr="00744D4F">
              <w:rPr>
                <w:b/>
                <w:sz w:val="20"/>
              </w:rPr>
              <w:t xml:space="preserve">Flujo alterno 1: </w:t>
            </w:r>
            <w:proofErr w:type="gramStart"/>
            <w:r w:rsidRPr="00744D4F">
              <w:rPr>
                <w:b/>
                <w:sz w:val="20"/>
              </w:rPr>
              <w:t>Paso</w:t>
            </w:r>
            <w:proofErr w:type="gramEnd"/>
            <w:r w:rsidRPr="00744D4F">
              <w:rPr>
                <w:b/>
                <w:sz w:val="20"/>
              </w:rPr>
              <w:t xml:space="preserve"> </w:t>
            </w:r>
            <w:r>
              <w:rPr>
                <w:b/>
                <w:bCs/>
                <w:sz w:val="20"/>
              </w:rPr>
              <w:t>3 del Flujo básico (Selección de opción “Cancelar”).</w:t>
            </w:r>
          </w:p>
          <w:p w:rsidR="008D28F4" w:rsidRPr="008D28F4" w:rsidRDefault="008D28F4" w:rsidP="00145E1F">
            <w:pPr>
              <w:numPr>
                <w:ilvl w:val="0"/>
                <w:numId w:val="93"/>
              </w:numPr>
              <w:rPr>
                <w:bCs/>
                <w:sz w:val="20"/>
              </w:rPr>
            </w:pPr>
            <w:r w:rsidRPr="008D28F4">
              <w:rPr>
                <w:sz w:val="20"/>
              </w:rPr>
              <w:t>El sistema cierra el popup y vuelve al caso de uso base.</w:t>
            </w:r>
          </w:p>
          <w:p w:rsidR="009422A3" w:rsidRPr="00744D4F" w:rsidRDefault="008D28F4">
            <w:pPr>
              <w:rPr>
                <w:sz w:val="20"/>
              </w:rPr>
            </w:pPr>
            <w:r>
              <w:rPr>
                <w:b/>
                <w:bCs/>
                <w:sz w:val="20"/>
              </w:rPr>
              <w:t xml:space="preserve">Flujo alterno 2: </w:t>
            </w:r>
            <w:proofErr w:type="gramStart"/>
            <w:r>
              <w:rPr>
                <w:b/>
                <w:bCs/>
                <w:sz w:val="20"/>
              </w:rPr>
              <w:t>Paso</w:t>
            </w:r>
            <w:proofErr w:type="gramEnd"/>
            <w:r>
              <w:rPr>
                <w:b/>
                <w:bCs/>
                <w:sz w:val="20"/>
              </w:rPr>
              <w:t xml:space="preserve"> 3</w:t>
            </w:r>
            <w:r w:rsidR="006034ED" w:rsidRPr="00744D4F">
              <w:rPr>
                <w:b/>
                <w:sz w:val="20"/>
              </w:rPr>
              <w:t xml:space="preserve"> del Flujo básico (El usuario no tiene privilegios suficientes).</w:t>
            </w:r>
          </w:p>
          <w:p w:rsidR="009422A3" w:rsidRDefault="006034ED" w:rsidP="00145E1F">
            <w:pPr>
              <w:numPr>
                <w:ilvl w:val="0"/>
                <w:numId w:val="72"/>
              </w:numPr>
            </w:pPr>
            <w:r w:rsidRPr="00744D4F">
              <w:rPr>
                <w:sz w:val="20"/>
              </w:rPr>
              <w:t xml:space="preserve">En el caso que el usuario tenga el rol  “Administrador UN” e intenta mover un archivo creado por un rol “Administrador </w:t>
            </w:r>
            <w:proofErr w:type="spellStart"/>
            <w:r w:rsidRPr="00744D4F">
              <w:rPr>
                <w:sz w:val="20"/>
              </w:rPr>
              <w:t>Corp</w:t>
            </w:r>
            <w:proofErr w:type="spellEnd"/>
            <w:r w:rsidRPr="00744D4F">
              <w:rPr>
                <w:sz w:val="20"/>
              </w:rPr>
              <w:t>” el sistema muestra el mensaje: “Usted</w:t>
            </w:r>
            <w:r w:rsidR="008D28F4" w:rsidRPr="00744D4F">
              <w:rPr>
                <w:sz w:val="20"/>
              </w:rPr>
              <w:t xml:space="preserve"> no tiene los privilegios para </w:t>
            </w:r>
            <w:r w:rsidR="008D28F4">
              <w:rPr>
                <w:sz w:val="20"/>
              </w:rPr>
              <w:t>mover</w:t>
            </w:r>
            <w:r w:rsidR="008D28F4" w:rsidRPr="00744D4F">
              <w:rPr>
                <w:sz w:val="20"/>
              </w:rPr>
              <w:t xml:space="preserve"> el </w:t>
            </w:r>
            <w:r w:rsidR="008D28F4">
              <w:rPr>
                <w:sz w:val="20"/>
              </w:rPr>
              <w:t>a</w:t>
            </w:r>
            <w:r>
              <w:rPr>
                <w:sz w:val="20"/>
              </w:rPr>
              <w:t>rchivo</w:t>
            </w:r>
            <w:r w:rsidRPr="00744D4F">
              <w:rPr>
                <w:sz w:val="20"/>
              </w:rPr>
              <w:t xml:space="preserve"> seleccionado.” </w:t>
            </w:r>
            <w:r>
              <w:rPr>
                <w:sz w:val="20"/>
              </w:rPr>
              <w:t>(</w:t>
            </w:r>
            <w:r>
              <w:rPr>
                <w:b/>
                <w:bCs/>
                <w:sz w:val="20"/>
              </w:rPr>
              <w:t>PW-027</w:t>
            </w:r>
            <w:r>
              <w:rPr>
                <w:sz w:val="20"/>
              </w:rPr>
              <w:t>).</w:t>
            </w:r>
          </w:p>
          <w:p w:rsidR="009422A3" w:rsidRPr="00744D4F" w:rsidRDefault="008D28F4" w:rsidP="00145E1F">
            <w:pPr>
              <w:numPr>
                <w:ilvl w:val="0"/>
                <w:numId w:val="37"/>
              </w:numPr>
              <w:tabs>
                <w:tab w:val="clear" w:pos="425"/>
              </w:tabs>
              <w:ind w:left="360" w:hanging="360"/>
            </w:pPr>
            <w:r w:rsidRPr="00744D4F">
              <w:rPr>
                <w:sz w:val="20"/>
              </w:rPr>
              <w:t xml:space="preserve">El </w:t>
            </w:r>
            <w:r>
              <w:rPr>
                <w:sz w:val="20"/>
              </w:rPr>
              <w:t xml:space="preserve">sistema cierra el popup y carga el Listado de Archivos en el </w:t>
            </w:r>
            <w:r w:rsidRPr="00744D4F">
              <w:rPr>
                <w:sz w:val="20"/>
              </w:rPr>
              <w:t xml:space="preserve">caso de uso </w:t>
            </w:r>
            <w:r>
              <w:rPr>
                <w:sz w:val="20"/>
              </w:rPr>
              <w:t>base</w:t>
            </w:r>
            <w:r w:rsidR="006034ED" w:rsidRPr="00744D4F">
              <w:rPr>
                <w:sz w:val="20"/>
              </w:rPr>
              <w:t>.</w:t>
            </w:r>
          </w:p>
        </w:tc>
      </w:tr>
      <w:tr w:rsidR="009422A3" w:rsidTr="00744D4F">
        <w:trPr>
          <w:trHeight w:val="135"/>
          <w:jc w:val="center"/>
        </w:trPr>
        <w:tc>
          <w:tcPr>
            <w:tcW w:w="9412" w:type="dxa"/>
            <w:gridSpan w:val="2"/>
            <w:shd w:val="clear" w:color="auto" w:fill="E0E0E0"/>
          </w:tcPr>
          <w:p w:rsidR="009422A3" w:rsidRDefault="006034ED">
            <w:r>
              <w:t>Postcondiciones</w:t>
            </w:r>
          </w:p>
        </w:tc>
      </w:tr>
      <w:tr w:rsidR="009422A3" w:rsidTr="00744D4F">
        <w:trPr>
          <w:trHeight w:val="135"/>
          <w:jc w:val="center"/>
        </w:trPr>
        <w:tc>
          <w:tcPr>
            <w:tcW w:w="9412" w:type="dxa"/>
            <w:gridSpan w:val="2"/>
          </w:tcPr>
          <w:p w:rsidR="009422A3" w:rsidRPr="00744D4F" w:rsidRDefault="006034ED" w:rsidP="00145E1F">
            <w:pPr>
              <w:numPr>
                <w:ilvl w:val="0"/>
                <w:numId w:val="35"/>
              </w:numPr>
              <w:rPr>
                <w:sz w:val="20"/>
              </w:rPr>
            </w:pPr>
            <w:r w:rsidRPr="00744D4F">
              <w:rPr>
                <w:sz w:val="20"/>
              </w:rPr>
              <w:lastRenderedPageBreak/>
              <w:t>Se movió al archivo de una colección a otra.</w:t>
            </w:r>
          </w:p>
        </w:tc>
      </w:tr>
      <w:tr w:rsidR="009422A3" w:rsidTr="00744D4F">
        <w:trPr>
          <w:jc w:val="center"/>
        </w:trPr>
        <w:tc>
          <w:tcPr>
            <w:tcW w:w="9412" w:type="dxa"/>
            <w:gridSpan w:val="2"/>
            <w:tcBorders>
              <w:bottom w:val="single" w:sz="4" w:space="0" w:color="auto"/>
            </w:tcBorders>
            <w:shd w:val="clear" w:color="auto" w:fill="E0E0E0"/>
          </w:tcPr>
          <w:p w:rsidR="009422A3" w:rsidRPr="00744D4F" w:rsidRDefault="006034ED">
            <w:r w:rsidRPr="00744D4F">
              <w:t>Puntos de extensión (extend) o de inclusión (include)</w:t>
            </w:r>
          </w:p>
        </w:tc>
      </w:tr>
      <w:tr w:rsidR="009422A3" w:rsidTr="00744D4F">
        <w:trPr>
          <w:jc w:val="center"/>
        </w:trPr>
        <w:tc>
          <w:tcPr>
            <w:tcW w:w="9412" w:type="dxa"/>
            <w:gridSpan w:val="2"/>
          </w:tcPr>
          <w:p w:rsidR="009422A3" w:rsidRDefault="006034ED">
            <w:pPr>
              <w:jc w:val="both"/>
              <w:rPr>
                <w:sz w:val="20"/>
              </w:rPr>
            </w:pPr>
            <w:r>
              <w:rPr>
                <w:sz w:val="20"/>
              </w:rPr>
              <w:t>No aplica</w:t>
            </w:r>
          </w:p>
        </w:tc>
      </w:tr>
      <w:tr w:rsidR="009422A3" w:rsidTr="00744D4F">
        <w:trPr>
          <w:jc w:val="center"/>
        </w:trPr>
        <w:tc>
          <w:tcPr>
            <w:tcW w:w="9412" w:type="dxa"/>
            <w:gridSpan w:val="2"/>
            <w:shd w:val="clear" w:color="auto" w:fill="E0E0E0"/>
          </w:tcPr>
          <w:p w:rsidR="009422A3" w:rsidRDefault="006034ED">
            <w:r>
              <w:t>Observaciones</w:t>
            </w:r>
          </w:p>
        </w:tc>
      </w:tr>
      <w:tr w:rsidR="009422A3" w:rsidTr="00744D4F">
        <w:trPr>
          <w:jc w:val="center"/>
        </w:trPr>
        <w:tc>
          <w:tcPr>
            <w:tcW w:w="9412" w:type="dxa"/>
            <w:gridSpan w:val="2"/>
            <w:shd w:val="clear" w:color="auto" w:fill="FFFFFF"/>
          </w:tcPr>
          <w:p w:rsidR="009422A3" w:rsidRPr="00744D4F" w:rsidRDefault="006034ED" w:rsidP="00145E1F">
            <w:pPr>
              <w:numPr>
                <w:ilvl w:val="0"/>
                <w:numId w:val="70"/>
              </w:numPr>
              <w:jc w:val="both"/>
              <w:rPr>
                <w:sz w:val="20"/>
              </w:rPr>
            </w:pPr>
            <w:r w:rsidRPr="00744D4F">
              <w:rPr>
                <w:sz w:val="20"/>
              </w:rPr>
              <w:t xml:space="preserve">En el caso del “Administrador UN”, este no puede mover un archivo creado por el “Administrador </w:t>
            </w:r>
            <w:proofErr w:type="spellStart"/>
            <w:r w:rsidRPr="00744D4F">
              <w:rPr>
                <w:sz w:val="20"/>
              </w:rPr>
              <w:t>Corp</w:t>
            </w:r>
            <w:proofErr w:type="spellEnd"/>
            <w:r>
              <w:rPr>
                <w:sz w:val="20"/>
                <w:szCs w:val="22"/>
                <w:lang w:eastAsia="en-US"/>
              </w:rPr>
              <w:t>”</w:t>
            </w:r>
            <w:r w:rsidR="008D28F4">
              <w:rPr>
                <w:sz w:val="20"/>
                <w:szCs w:val="22"/>
                <w:lang w:eastAsia="en-US"/>
              </w:rPr>
              <w:t>.</w:t>
            </w:r>
          </w:p>
        </w:tc>
      </w:tr>
      <w:tr w:rsidR="009422A3" w:rsidTr="00744D4F">
        <w:trPr>
          <w:jc w:val="center"/>
        </w:trPr>
        <w:tc>
          <w:tcPr>
            <w:tcW w:w="9412" w:type="dxa"/>
            <w:gridSpan w:val="2"/>
            <w:shd w:val="clear" w:color="auto" w:fill="E0E0E0"/>
          </w:tcPr>
          <w:p w:rsidR="009422A3" w:rsidRDefault="006034ED">
            <w:r>
              <w:t>Pantallas asociadas</w:t>
            </w:r>
          </w:p>
        </w:tc>
      </w:tr>
      <w:tr w:rsidR="009422A3" w:rsidTr="00744D4F">
        <w:trPr>
          <w:jc w:val="center"/>
        </w:trPr>
        <w:tc>
          <w:tcPr>
            <w:tcW w:w="9412" w:type="dxa"/>
            <w:gridSpan w:val="2"/>
          </w:tcPr>
          <w:p w:rsidR="009422A3" w:rsidRDefault="006034ED">
            <w:pPr>
              <w:numPr>
                <w:ilvl w:val="0"/>
                <w:numId w:val="4"/>
              </w:numPr>
              <w:jc w:val="both"/>
              <w:rPr>
                <w:sz w:val="20"/>
              </w:rPr>
            </w:pPr>
            <w:r>
              <w:rPr>
                <w:sz w:val="20"/>
              </w:rPr>
              <w:t>PW-024</w:t>
            </w:r>
          </w:p>
          <w:p w:rsidR="009422A3" w:rsidRDefault="006034ED">
            <w:pPr>
              <w:numPr>
                <w:ilvl w:val="0"/>
                <w:numId w:val="4"/>
              </w:numPr>
              <w:jc w:val="both"/>
              <w:rPr>
                <w:sz w:val="20"/>
              </w:rPr>
            </w:pPr>
            <w:r>
              <w:rPr>
                <w:sz w:val="20"/>
              </w:rPr>
              <w:t>PW-025</w:t>
            </w:r>
          </w:p>
        </w:tc>
      </w:tr>
    </w:tbl>
    <w:p w:rsidR="009422A3" w:rsidRDefault="009422A3"/>
    <w:p w:rsidR="009422A3" w:rsidRDefault="009B1314">
      <w:pPr>
        <w:pStyle w:val="subtituloCU"/>
        <w:spacing w:after="0"/>
        <w:jc w:val="center"/>
      </w:pPr>
      <w:r w:rsidRPr="00127C8C">
        <w:rPr>
          <w:b w:val="0"/>
        </w:rPr>
        <w:pict>
          <v:shape id="_x0000_i1057" type="#_x0000_t75" style="width:320.55pt;height:279.25pt">
            <v:imagedata r:id="rId39" o:title=""/>
          </v:shape>
        </w:pict>
      </w:r>
    </w:p>
    <w:p w:rsidR="009422A3" w:rsidRDefault="006034ED">
      <w:pPr>
        <w:jc w:val="center"/>
      </w:pPr>
      <w:r>
        <w:t>Wireframe PW-024</w:t>
      </w:r>
    </w:p>
    <w:p w:rsidR="009422A3" w:rsidRDefault="009B1314">
      <w:pPr>
        <w:pStyle w:val="subtituloCU"/>
        <w:spacing w:after="0"/>
        <w:jc w:val="center"/>
        <w:rPr>
          <w:rFonts w:cs="Arial"/>
          <w:sz w:val="24"/>
          <w:szCs w:val="24"/>
        </w:rPr>
      </w:pPr>
      <w:r>
        <w:pict>
          <v:shape id="Picture Frame 1063" o:spid="_x0000_i1058" type="#_x0000_t75" style="width:276.75pt;height:98.9pt">
            <v:imagedata r:id="rId40" o:title=""/>
          </v:shape>
        </w:pict>
      </w:r>
    </w:p>
    <w:p w:rsidR="009422A3" w:rsidRDefault="006034ED">
      <w:pPr>
        <w:jc w:val="center"/>
      </w:pPr>
      <w:r>
        <w:t>Wireframe PW-025</w:t>
      </w:r>
    </w:p>
    <w:p w:rsidR="009422A3" w:rsidRDefault="006034ED" w:rsidP="00D74392">
      <w:pPr>
        <w:pStyle w:val="Titulo2"/>
        <w:numPr>
          <w:ilvl w:val="2"/>
          <w:numId w:val="32"/>
        </w:numPr>
        <w:pBdr>
          <w:top w:val="none" w:sz="0" w:space="0" w:color="auto"/>
        </w:pBdr>
        <w:tabs>
          <w:tab w:val="clear" w:pos="3839"/>
          <w:tab w:val="left" w:pos="851"/>
        </w:tabs>
      </w:pPr>
      <w:r>
        <w:br w:type="page"/>
      </w:r>
      <w:bookmarkStart w:id="140" w:name="_Toc418009844"/>
      <w:bookmarkStart w:id="141" w:name="_Toc418070792"/>
      <w:bookmarkStart w:id="142" w:name="_Toc419107498"/>
      <w:bookmarkStart w:id="143" w:name="_Toc418608700"/>
      <w:r>
        <w:lastRenderedPageBreak/>
        <w:t>CUW-006 Enviar Notificaciones</w:t>
      </w:r>
      <w:bookmarkEnd w:id="140"/>
      <w:bookmarkEnd w:id="141"/>
      <w:bookmarkEnd w:id="142"/>
      <w:bookmarkEnd w:id="143"/>
    </w:p>
    <w:tbl>
      <w:tblPr>
        <w:tblW w:w="94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809"/>
        <w:gridCol w:w="7603"/>
      </w:tblGrid>
      <w:tr w:rsidR="009422A3" w:rsidTr="00744D4F">
        <w:trPr>
          <w:trHeight w:val="178"/>
          <w:jc w:val="center"/>
        </w:trPr>
        <w:tc>
          <w:tcPr>
            <w:tcW w:w="1809" w:type="dxa"/>
            <w:shd w:val="clear" w:color="auto" w:fill="E0E0E0"/>
            <w:vAlign w:val="center"/>
          </w:tcPr>
          <w:p w:rsidR="009422A3" w:rsidRPr="00744D4F" w:rsidRDefault="006034ED">
            <w:r w:rsidRPr="00744D4F">
              <w:t>Caso de Uso del Sistema</w:t>
            </w:r>
          </w:p>
        </w:tc>
        <w:tc>
          <w:tcPr>
            <w:tcW w:w="7603" w:type="dxa"/>
            <w:vAlign w:val="center"/>
          </w:tcPr>
          <w:p w:rsidR="009422A3" w:rsidRDefault="006034ED">
            <w:pPr>
              <w:rPr>
                <w:sz w:val="20"/>
                <w:szCs w:val="22"/>
                <w:lang w:eastAsia="en-US"/>
              </w:rPr>
            </w:pPr>
            <w:r>
              <w:rPr>
                <w:rFonts w:cs="Arial"/>
                <w:sz w:val="20"/>
              </w:rPr>
              <w:t>Enviar Notificaciones</w:t>
            </w:r>
          </w:p>
        </w:tc>
      </w:tr>
      <w:tr w:rsidR="009422A3" w:rsidTr="00744D4F">
        <w:trPr>
          <w:jc w:val="center"/>
        </w:trPr>
        <w:tc>
          <w:tcPr>
            <w:tcW w:w="1809" w:type="dxa"/>
            <w:shd w:val="clear" w:color="auto" w:fill="E0E0E0"/>
            <w:vAlign w:val="center"/>
          </w:tcPr>
          <w:p w:rsidR="009422A3" w:rsidRDefault="006034ED">
            <w:r>
              <w:t>Actores</w:t>
            </w:r>
          </w:p>
        </w:tc>
        <w:tc>
          <w:tcPr>
            <w:tcW w:w="7603" w:type="dxa"/>
            <w:vAlign w:val="center"/>
          </w:tcPr>
          <w:p w:rsidR="009422A3" w:rsidRPr="00744D4F" w:rsidRDefault="006034ED">
            <w:pPr>
              <w:rPr>
                <w:sz w:val="20"/>
              </w:rPr>
            </w:pPr>
            <w:r w:rsidRPr="00744D4F">
              <w:rPr>
                <w:sz w:val="20"/>
              </w:rPr>
              <w:t xml:space="preserve">Administrador (Administrador </w:t>
            </w:r>
            <w:proofErr w:type="spellStart"/>
            <w:r w:rsidRPr="00744D4F">
              <w:rPr>
                <w:sz w:val="20"/>
              </w:rPr>
              <w:t>Corp</w:t>
            </w:r>
            <w:proofErr w:type="spellEnd"/>
            <w:r w:rsidRPr="00744D4F">
              <w:rPr>
                <w:sz w:val="20"/>
              </w:rPr>
              <w:t>, Administrador UN)</w:t>
            </w:r>
          </w:p>
        </w:tc>
      </w:tr>
      <w:tr w:rsidR="009422A3" w:rsidTr="00744D4F">
        <w:trPr>
          <w:jc w:val="center"/>
        </w:trPr>
        <w:tc>
          <w:tcPr>
            <w:tcW w:w="1809" w:type="dxa"/>
            <w:shd w:val="clear" w:color="auto" w:fill="E0E0E0"/>
            <w:vAlign w:val="center"/>
          </w:tcPr>
          <w:p w:rsidR="009422A3" w:rsidRDefault="006034ED">
            <w:r>
              <w:t>Breve descripción</w:t>
            </w:r>
          </w:p>
        </w:tc>
        <w:tc>
          <w:tcPr>
            <w:tcW w:w="7603" w:type="dxa"/>
            <w:vAlign w:val="center"/>
          </w:tcPr>
          <w:p w:rsidR="009422A3" w:rsidRPr="00744D4F" w:rsidRDefault="006034ED">
            <w:pPr>
              <w:jc w:val="both"/>
              <w:rPr>
                <w:sz w:val="20"/>
              </w:rPr>
            </w:pPr>
            <w:r w:rsidRPr="00744D4F">
              <w:rPr>
                <w:sz w:val="20"/>
              </w:rPr>
              <w:t xml:space="preserve">Permite notificar a los dispositivos móviles mediante alertas nativas tipo </w:t>
            </w:r>
            <w:proofErr w:type="spellStart"/>
            <w:r w:rsidRPr="00744D4F">
              <w:rPr>
                <w:sz w:val="20"/>
              </w:rPr>
              <w:t>Push</w:t>
            </w:r>
            <w:proofErr w:type="spellEnd"/>
            <w:r w:rsidRPr="00744D4F">
              <w:rPr>
                <w:sz w:val="20"/>
              </w:rPr>
              <w:t xml:space="preserve"> </w:t>
            </w:r>
            <w:proofErr w:type="spellStart"/>
            <w:r w:rsidRPr="00744D4F">
              <w:rPr>
                <w:sz w:val="20"/>
              </w:rPr>
              <w:t>Notification</w:t>
            </w:r>
            <w:proofErr w:type="spellEnd"/>
            <w:r w:rsidR="00A818AC" w:rsidRPr="00A818AC">
              <w:rPr>
                <w:bCs/>
                <w:sz w:val="20"/>
                <w:szCs w:val="22"/>
                <w:lang w:eastAsia="en-US"/>
              </w:rPr>
              <w:t>,</w:t>
            </w:r>
            <w:r w:rsidRPr="00A818AC">
              <w:rPr>
                <w:sz w:val="20"/>
                <w:szCs w:val="22"/>
                <w:lang w:eastAsia="en-US"/>
              </w:rPr>
              <w:t xml:space="preserve"> </w:t>
            </w:r>
            <w:r w:rsidR="00A818AC" w:rsidRPr="00A818AC">
              <w:rPr>
                <w:sz w:val="20"/>
                <w:szCs w:val="22"/>
                <w:lang w:eastAsia="en-US"/>
              </w:rPr>
              <w:t>acerca de</w:t>
            </w:r>
            <w:r w:rsidR="00A818AC" w:rsidRPr="00744D4F">
              <w:rPr>
                <w:sz w:val="20"/>
              </w:rPr>
              <w:t xml:space="preserve"> </w:t>
            </w:r>
            <w:r w:rsidRPr="00744D4F">
              <w:rPr>
                <w:sz w:val="20"/>
              </w:rPr>
              <w:t>nuevos archivos publicados en el Administrador Web.</w:t>
            </w:r>
          </w:p>
        </w:tc>
      </w:tr>
      <w:tr w:rsidR="009422A3" w:rsidTr="00744D4F">
        <w:trPr>
          <w:jc w:val="center"/>
        </w:trPr>
        <w:tc>
          <w:tcPr>
            <w:tcW w:w="9412" w:type="dxa"/>
            <w:gridSpan w:val="2"/>
            <w:shd w:val="clear" w:color="auto" w:fill="E0E0E0"/>
          </w:tcPr>
          <w:p w:rsidR="009422A3" w:rsidRDefault="006034ED">
            <w:r>
              <w:t>Precondiciones</w:t>
            </w:r>
          </w:p>
        </w:tc>
      </w:tr>
      <w:tr w:rsidR="009422A3" w:rsidTr="00744D4F">
        <w:trPr>
          <w:jc w:val="center"/>
        </w:trPr>
        <w:tc>
          <w:tcPr>
            <w:tcW w:w="9412" w:type="dxa"/>
            <w:gridSpan w:val="2"/>
          </w:tcPr>
          <w:p w:rsidR="009422A3" w:rsidRPr="00744D4F" w:rsidRDefault="006034ED" w:rsidP="00145E1F">
            <w:pPr>
              <w:numPr>
                <w:ilvl w:val="0"/>
                <w:numId w:val="70"/>
              </w:numPr>
              <w:jc w:val="both"/>
              <w:rPr>
                <w:sz w:val="20"/>
              </w:rPr>
            </w:pPr>
            <w:r w:rsidRPr="00744D4F">
              <w:rPr>
                <w:sz w:val="20"/>
              </w:rPr>
              <w:t>El usuario debe haber iniciado sesión en el sistema web.</w:t>
            </w:r>
          </w:p>
          <w:p w:rsidR="009422A3" w:rsidRPr="00744D4F" w:rsidRDefault="006034ED" w:rsidP="00145E1F">
            <w:pPr>
              <w:numPr>
                <w:ilvl w:val="0"/>
                <w:numId w:val="70"/>
              </w:numPr>
              <w:jc w:val="both"/>
              <w:rPr>
                <w:sz w:val="20"/>
              </w:rPr>
            </w:pPr>
            <w:r w:rsidRPr="00744D4F">
              <w:rPr>
                <w:sz w:val="20"/>
              </w:rPr>
              <w:t>Debe haber contenido nuevo publicado.</w:t>
            </w:r>
            <w:r w:rsidR="00BF36E3">
              <w:rPr>
                <w:sz w:val="20"/>
                <w:szCs w:val="22"/>
                <w:lang w:eastAsia="en-US"/>
              </w:rPr>
              <w:t xml:space="preserve"> En caso de no haberlo, la opción de notificar estará deshabilitada.</w:t>
            </w:r>
          </w:p>
        </w:tc>
      </w:tr>
      <w:tr w:rsidR="009422A3" w:rsidTr="00744D4F">
        <w:trPr>
          <w:jc w:val="center"/>
        </w:trPr>
        <w:tc>
          <w:tcPr>
            <w:tcW w:w="9412" w:type="dxa"/>
            <w:gridSpan w:val="2"/>
            <w:shd w:val="clear" w:color="auto" w:fill="E0E0E0"/>
          </w:tcPr>
          <w:p w:rsidR="009422A3" w:rsidRDefault="006034ED">
            <w:r>
              <w:t>Flujo básico</w:t>
            </w:r>
          </w:p>
        </w:tc>
      </w:tr>
      <w:tr w:rsidR="009422A3" w:rsidTr="00744D4F">
        <w:trPr>
          <w:jc w:val="center"/>
        </w:trPr>
        <w:tc>
          <w:tcPr>
            <w:tcW w:w="9412" w:type="dxa"/>
            <w:gridSpan w:val="2"/>
          </w:tcPr>
          <w:p w:rsidR="004407B6" w:rsidRPr="004407B6" w:rsidRDefault="004407B6" w:rsidP="00145E1F">
            <w:pPr>
              <w:numPr>
                <w:ilvl w:val="0"/>
                <w:numId w:val="94"/>
              </w:numPr>
              <w:spacing w:before="120"/>
              <w:jc w:val="both"/>
              <w:rPr>
                <w:sz w:val="20"/>
              </w:rPr>
            </w:pPr>
            <w:r w:rsidRPr="00744D4F">
              <w:rPr>
                <w:sz w:val="20"/>
              </w:rPr>
              <w:t xml:space="preserve">El usuario selecciona </w:t>
            </w:r>
            <w:r w:rsidRPr="004407B6">
              <w:rPr>
                <w:sz w:val="20"/>
              </w:rPr>
              <w:t xml:space="preserve">el menú Administrar Colecciones. </w:t>
            </w:r>
          </w:p>
          <w:p w:rsidR="004407B6" w:rsidRDefault="004407B6" w:rsidP="00145E1F">
            <w:pPr>
              <w:numPr>
                <w:ilvl w:val="0"/>
                <w:numId w:val="94"/>
              </w:numPr>
              <w:spacing w:before="120"/>
              <w:jc w:val="both"/>
              <w:rPr>
                <w:sz w:val="20"/>
              </w:rPr>
            </w:pPr>
            <w:r>
              <w:rPr>
                <w:sz w:val="20"/>
              </w:rPr>
              <w:t xml:space="preserve">El sistema muestra el formulario con una caja de texto para el mensaje a notificar y </w:t>
            </w:r>
            <w:r w:rsidRPr="00744D4F">
              <w:rPr>
                <w:sz w:val="20"/>
              </w:rPr>
              <w:t xml:space="preserve">la </w:t>
            </w:r>
            <w:r>
              <w:rPr>
                <w:sz w:val="20"/>
              </w:rPr>
              <w:t>opción</w:t>
            </w:r>
            <w:r w:rsidRPr="00744D4F">
              <w:rPr>
                <w:sz w:val="20"/>
              </w:rPr>
              <w:t xml:space="preserve"> “Notificar</w:t>
            </w:r>
            <w:r>
              <w:rPr>
                <w:sz w:val="20"/>
              </w:rPr>
              <w:t>”.</w:t>
            </w:r>
            <w:r w:rsidRPr="00744D4F">
              <w:rPr>
                <w:sz w:val="20"/>
              </w:rPr>
              <w:t xml:space="preserve"> </w:t>
            </w:r>
            <w:r w:rsidRPr="00744D4F">
              <w:rPr>
                <w:b/>
                <w:sz w:val="20"/>
              </w:rPr>
              <w:t>(PW-</w:t>
            </w:r>
            <w:r w:rsidRPr="004407B6">
              <w:rPr>
                <w:b/>
                <w:bCs/>
                <w:sz w:val="20"/>
              </w:rPr>
              <w:t>005</w:t>
            </w:r>
            <w:r w:rsidRPr="004407B6">
              <w:rPr>
                <w:b/>
                <w:sz w:val="20"/>
              </w:rPr>
              <w:t>)</w:t>
            </w:r>
          </w:p>
          <w:p w:rsidR="009422A3" w:rsidRPr="00744D4F" w:rsidRDefault="006034ED" w:rsidP="00744D4F">
            <w:pPr>
              <w:numPr>
                <w:ilvl w:val="0"/>
                <w:numId w:val="94"/>
              </w:numPr>
              <w:spacing w:before="120"/>
              <w:jc w:val="both"/>
              <w:rPr>
                <w:sz w:val="20"/>
              </w:rPr>
            </w:pPr>
            <w:r w:rsidRPr="004407B6">
              <w:rPr>
                <w:sz w:val="20"/>
              </w:rPr>
              <w:t xml:space="preserve">El usuario </w:t>
            </w:r>
            <w:r w:rsidR="004407B6">
              <w:rPr>
                <w:sz w:val="20"/>
              </w:rPr>
              <w:t xml:space="preserve">ingresa un mensaje y </w:t>
            </w:r>
            <w:r w:rsidRPr="004407B6">
              <w:rPr>
                <w:sz w:val="20"/>
              </w:rPr>
              <w:t xml:space="preserve">selecciona la </w:t>
            </w:r>
            <w:r w:rsidR="00A818AC" w:rsidRPr="004407B6">
              <w:rPr>
                <w:sz w:val="20"/>
              </w:rPr>
              <w:t>opción</w:t>
            </w:r>
            <w:r w:rsidR="004407B6" w:rsidRPr="004407B6">
              <w:rPr>
                <w:sz w:val="20"/>
              </w:rPr>
              <w:t xml:space="preserve"> “Notificar”</w:t>
            </w:r>
            <w:r w:rsidR="004407B6" w:rsidRPr="00744D4F">
              <w:rPr>
                <w:sz w:val="20"/>
              </w:rPr>
              <w:t xml:space="preserve"> </w:t>
            </w:r>
            <w:r w:rsidRPr="00744D4F">
              <w:rPr>
                <w:sz w:val="20"/>
              </w:rPr>
              <w:t xml:space="preserve">para enviar notificaciones a los dispositivos </w:t>
            </w:r>
            <w:r w:rsidR="00A818AC" w:rsidRPr="004407B6">
              <w:rPr>
                <w:sz w:val="20"/>
              </w:rPr>
              <w:t>móviles</w:t>
            </w:r>
            <w:r w:rsidRPr="004407B6">
              <w:rPr>
                <w:sz w:val="20"/>
              </w:rPr>
              <w:t>.</w:t>
            </w:r>
            <w:r w:rsidR="004407B6">
              <w:rPr>
                <w:sz w:val="20"/>
              </w:rPr>
              <w:t xml:space="preserve"> </w:t>
            </w:r>
          </w:p>
          <w:p w:rsidR="009422A3" w:rsidRDefault="006034ED" w:rsidP="00744D4F">
            <w:pPr>
              <w:numPr>
                <w:ilvl w:val="0"/>
                <w:numId w:val="94"/>
              </w:numPr>
              <w:jc w:val="both"/>
              <w:rPr>
                <w:sz w:val="20"/>
              </w:rPr>
            </w:pPr>
            <w:r w:rsidRPr="00744D4F">
              <w:rPr>
                <w:sz w:val="20"/>
              </w:rPr>
              <w:t xml:space="preserve">El sistema envía una </w:t>
            </w:r>
            <w:r w:rsidR="004407B6">
              <w:rPr>
                <w:bCs/>
                <w:sz w:val="20"/>
              </w:rPr>
              <w:t>notificación</w:t>
            </w:r>
            <w:r>
              <w:rPr>
                <w:bCs/>
                <w:sz w:val="20"/>
              </w:rPr>
              <w:t xml:space="preserve"> </w:t>
            </w:r>
            <w:r w:rsidR="004407B6">
              <w:rPr>
                <w:bCs/>
                <w:sz w:val="20"/>
              </w:rPr>
              <w:t xml:space="preserve">tipo </w:t>
            </w:r>
            <w:proofErr w:type="spellStart"/>
            <w:r w:rsidR="004407B6">
              <w:rPr>
                <w:bCs/>
                <w:sz w:val="20"/>
              </w:rPr>
              <w:t>push</w:t>
            </w:r>
            <w:proofErr w:type="spellEnd"/>
            <w:r w:rsidR="004407B6">
              <w:rPr>
                <w:bCs/>
                <w:sz w:val="20"/>
              </w:rPr>
              <w:t>,</w:t>
            </w:r>
            <w:r w:rsidRPr="00744D4F">
              <w:rPr>
                <w:sz w:val="20"/>
              </w:rPr>
              <w:t xml:space="preserve"> a mostrarse en los </w:t>
            </w:r>
            <w:r w:rsidR="004407B6">
              <w:rPr>
                <w:bCs/>
                <w:sz w:val="20"/>
              </w:rPr>
              <w:t>dispositivos</w:t>
            </w:r>
            <w:r w:rsidRPr="00744D4F">
              <w:rPr>
                <w:sz w:val="20"/>
              </w:rPr>
              <w:t xml:space="preserve"> mó</w:t>
            </w:r>
            <w:r w:rsidR="004407B6" w:rsidRPr="00744D4F">
              <w:rPr>
                <w:sz w:val="20"/>
              </w:rPr>
              <w:t>viles</w:t>
            </w:r>
            <w:r w:rsidR="004407B6">
              <w:rPr>
                <w:bCs/>
                <w:sz w:val="20"/>
              </w:rPr>
              <w:t>.</w:t>
            </w:r>
            <w:r w:rsidRPr="00744D4F">
              <w:rPr>
                <w:sz w:val="20"/>
              </w:rPr>
              <w:t xml:space="preserve"> Para este tipo de notificación</w:t>
            </w:r>
            <w:r w:rsidR="004407B6">
              <w:rPr>
                <w:sz w:val="20"/>
              </w:rPr>
              <w:t>,</w:t>
            </w:r>
            <w:r w:rsidR="004407B6" w:rsidRPr="00744D4F">
              <w:rPr>
                <w:sz w:val="20"/>
              </w:rPr>
              <w:t xml:space="preserve"> solo </w:t>
            </w:r>
            <w:r w:rsidR="004407B6">
              <w:rPr>
                <w:sz w:val="20"/>
              </w:rPr>
              <w:t>enviará una</w:t>
            </w:r>
            <w:r>
              <w:rPr>
                <w:sz w:val="20"/>
              </w:rPr>
              <w:t xml:space="preserve"> </w:t>
            </w:r>
            <w:r w:rsidR="004407B6">
              <w:rPr>
                <w:sz w:val="20"/>
              </w:rPr>
              <w:t>notificación</w:t>
            </w:r>
            <w:r w:rsidRPr="00744D4F">
              <w:rPr>
                <w:sz w:val="20"/>
              </w:rPr>
              <w:t xml:space="preserve"> por cada vez que este Caso de Uso sea invocado, sin importar la cantidad de archivos publicados.</w:t>
            </w:r>
          </w:p>
          <w:p w:rsidR="009422A3" w:rsidRPr="00744D4F" w:rsidRDefault="006034ED" w:rsidP="00744D4F">
            <w:pPr>
              <w:numPr>
                <w:ilvl w:val="0"/>
                <w:numId w:val="94"/>
              </w:numPr>
              <w:jc w:val="both"/>
              <w:rPr>
                <w:sz w:val="20"/>
              </w:rPr>
            </w:pPr>
            <w:r w:rsidRPr="00744D4F">
              <w:rPr>
                <w:sz w:val="20"/>
              </w:rPr>
              <w:t xml:space="preserve">El sistema muestra el mensaje de éxito “Se ha enviado notificaciones a los dispositivos </w:t>
            </w:r>
            <w:r w:rsidR="004407B6">
              <w:rPr>
                <w:sz w:val="20"/>
              </w:rPr>
              <w:t>móviles</w:t>
            </w:r>
            <w:r w:rsidRPr="00744D4F">
              <w:rPr>
                <w:sz w:val="20"/>
              </w:rPr>
              <w:t xml:space="preserve">”. </w:t>
            </w:r>
            <w:r>
              <w:rPr>
                <w:b/>
                <w:sz w:val="20"/>
              </w:rPr>
              <w:t>(PW-031)</w:t>
            </w:r>
            <w:r>
              <w:rPr>
                <w:sz w:val="20"/>
              </w:rPr>
              <w:t>.</w:t>
            </w:r>
          </w:p>
        </w:tc>
      </w:tr>
      <w:tr w:rsidR="009422A3" w:rsidTr="00744D4F">
        <w:trPr>
          <w:jc w:val="center"/>
        </w:trPr>
        <w:tc>
          <w:tcPr>
            <w:tcW w:w="9412" w:type="dxa"/>
            <w:gridSpan w:val="2"/>
            <w:tcBorders>
              <w:bottom w:val="single" w:sz="4" w:space="0" w:color="auto"/>
            </w:tcBorders>
            <w:shd w:val="clear" w:color="auto" w:fill="E0E0E0"/>
          </w:tcPr>
          <w:p w:rsidR="009422A3" w:rsidRDefault="006034ED">
            <w:r>
              <w:t>Subflujos</w:t>
            </w:r>
          </w:p>
        </w:tc>
      </w:tr>
      <w:tr w:rsidR="009422A3" w:rsidTr="00744D4F">
        <w:trPr>
          <w:jc w:val="center"/>
        </w:trPr>
        <w:tc>
          <w:tcPr>
            <w:tcW w:w="9412" w:type="dxa"/>
            <w:gridSpan w:val="2"/>
          </w:tcPr>
          <w:p w:rsidR="009422A3" w:rsidRDefault="006034ED">
            <w:pPr>
              <w:jc w:val="both"/>
              <w:rPr>
                <w:sz w:val="20"/>
              </w:rPr>
            </w:pPr>
            <w:r>
              <w:rPr>
                <w:sz w:val="20"/>
              </w:rPr>
              <w:t>No aplica</w:t>
            </w:r>
          </w:p>
        </w:tc>
      </w:tr>
      <w:tr w:rsidR="009422A3" w:rsidTr="00744D4F">
        <w:trPr>
          <w:jc w:val="center"/>
        </w:trPr>
        <w:tc>
          <w:tcPr>
            <w:tcW w:w="9412" w:type="dxa"/>
            <w:gridSpan w:val="2"/>
            <w:shd w:val="clear" w:color="auto" w:fill="E0E0E0"/>
          </w:tcPr>
          <w:p w:rsidR="009422A3" w:rsidRDefault="006034ED">
            <w:r>
              <w:t>Flujos alternos</w:t>
            </w:r>
          </w:p>
        </w:tc>
      </w:tr>
      <w:tr w:rsidR="009422A3" w:rsidTr="00744D4F">
        <w:trPr>
          <w:jc w:val="center"/>
        </w:trPr>
        <w:tc>
          <w:tcPr>
            <w:tcW w:w="9412" w:type="dxa"/>
            <w:gridSpan w:val="2"/>
          </w:tcPr>
          <w:p w:rsidR="009422A3" w:rsidRPr="00BF36E3" w:rsidRDefault="00BF36E3" w:rsidP="00744D4F">
            <w:pPr>
              <w:tabs>
                <w:tab w:val="left" w:pos="425"/>
              </w:tabs>
              <w:jc w:val="both"/>
            </w:pPr>
            <w:r w:rsidRPr="00BF36E3">
              <w:rPr>
                <w:bCs/>
                <w:sz w:val="20"/>
              </w:rPr>
              <w:t>No aplica.</w:t>
            </w:r>
          </w:p>
        </w:tc>
      </w:tr>
      <w:tr w:rsidR="009422A3" w:rsidTr="00744D4F">
        <w:trPr>
          <w:trHeight w:val="135"/>
          <w:jc w:val="center"/>
        </w:trPr>
        <w:tc>
          <w:tcPr>
            <w:tcW w:w="9412" w:type="dxa"/>
            <w:gridSpan w:val="2"/>
            <w:shd w:val="clear" w:color="auto" w:fill="E0E0E0"/>
          </w:tcPr>
          <w:p w:rsidR="009422A3" w:rsidRDefault="006034ED">
            <w:r>
              <w:t>Postcondiciones</w:t>
            </w:r>
          </w:p>
        </w:tc>
      </w:tr>
      <w:tr w:rsidR="009422A3" w:rsidTr="00744D4F">
        <w:trPr>
          <w:trHeight w:val="135"/>
          <w:jc w:val="center"/>
        </w:trPr>
        <w:tc>
          <w:tcPr>
            <w:tcW w:w="9412" w:type="dxa"/>
            <w:gridSpan w:val="2"/>
          </w:tcPr>
          <w:p w:rsidR="009422A3" w:rsidRPr="00744D4F" w:rsidRDefault="006034ED" w:rsidP="00145E1F">
            <w:pPr>
              <w:numPr>
                <w:ilvl w:val="0"/>
                <w:numId w:val="35"/>
              </w:numPr>
              <w:rPr>
                <w:sz w:val="20"/>
              </w:rPr>
            </w:pPr>
            <w:r w:rsidRPr="00744D4F">
              <w:rPr>
                <w:sz w:val="20"/>
              </w:rPr>
              <w:t>Se notifica a los dispositivos móviles acerca de las nuevas publicaciones de contenido.</w:t>
            </w:r>
          </w:p>
        </w:tc>
      </w:tr>
      <w:tr w:rsidR="009422A3" w:rsidTr="00744D4F">
        <w:trPr>
          <w:jc w:val="center"/>
        </w:trPr>
        <w:tc>
          <w:tcPr>
            <w:tcW w:w="9412" w:type="dxa"/>
            <w:gridSpan w:val="2"/>
            <w:tcBorders>
              <w:bottom w:val="single" w:sz="4" w:space="0" w:color="auto"/>
            </w:tcBorders>
            <w:shd w:val="clear" w:color="auto" w:fill="E0E0E0"/>
          </w:tcPr>
          <w:p w:rsidR="009422A3" w:rsidRPr="00744D4F" w:rsidRDefault="006034ED">
            <w:r w:rsidRPr="00744D4F">
              <w:t>Puntos de extensión (extend) o de inclusión (include)</w:t>
            </w:r>
          </w:p>
        </w:tc>
      </w:tr>
      <w:tr w:rsidR="009422A3" w:rsidTr="00744D4F">
        <w:trPr>
          <w:jc w:val="center"/>
        </w:trPr>
        <w:tc>
          <w:tcPr>
            <w:tcW w:w="9412" w:type="dxa"/>
            <w:gridSpan w:val="2"/>
          </w:tcPr>
          <w:p w:rsidR="009422A3" w:rsidRDefault="006034ED">
            <w:pPr>
              <w:jc w:val="both"/>
              <w:rPr>
                <w:sz w:val="20"/>
              </w:rPr>
            </w:pPr>
            <w:r>
              <w:rPr>
                <w:sz w:val="20"/>
              </w:rPr>
              <w:t>No aplica</w:t>
            </w:r>
          </w:p>
        </w:tc>
      </w:tr>
      <w:tr w:rsidR="009422A3" w:rsidTr="00744D4F">
        <w:trPr>
          <w:jc w:val="center"/>
        </w:trPr>
        <w:tc>
          <w:tcPr>
            <w:tcW w:w="9412" w:type="dxa"/>
            <w:gridSpan w:val="2"/>
            <w:shd w:val="clear" w:color="auto" w:fill="E0E0E0"/>
          </w:tcPr>
          <w:p w:rsidR="009422A3" w:rsidRDefault="006034ED">
            <w:r>
              <w:t>Observaciones</w:t>
            </w:r>
          </w:p>
        </w:tc>
      </w:tr>
      <w:tr w:rsidR="009422A3" w:rsidTr="00744D4F">
        <w:trPr>
          <w:jc w:val="center"/>
        </w:trPr>
        <w:tc>
          <w:tcPr>
            <w:tcW w:w="9412" w:type="dxa"/>
            <w:gridSpan w:val="2"/>
            <w:shd w:val="clear" w:color="auto" w:fill="FFFFFF"/>
          </w:tcPr>
          <w:p w:rsidR="009422A3" w:rsidRDefault="00BF36E3" w:rsidP="003D64FC">
            <w:pPr>
              <w:jc w:val="both"/>
              <w:rPr>
                <w:sz w:val="20"/>
              </w:rPr>
            </w:pPr>
            <w:ins w:id="144" w:author="Manuel Galagarza Garcia" w:date="2015-05-11T17:05:00Z">
              <w:r>
                <w:rPr>
                  <w:sz w:val="20"/>
                </w:rPr>
                <w:t>Se debe m</w:t>
              </w:r>
              <w:r w:rsidRPr="00BF36E3">
                <w:rPr>
                  <w:sz w:val="20"/>
                </w:rPr>
                <w:t xml:space="preserve">ostrar un indicador </w:t>
              </w:r>
            </w:ins>
            <w:ins w:id="145" w:author="Albatrino Aza, Giuseppe Martin" w:date="2015-05-14T12:38:00Z">
              <w:r w:rsidR="00361D53">
                <w:rPr>
                  <w:sz w:val="20"/>
                </w:rPr>
                <w:t xml:space="preserve">sobre el botón notificar </w:t>
              </w:r>
            </w:ins>
            <w:ins w:id="146" w:author="Manuel Galagarza Garcia" w:date="2015-05-11T17:05:00Z">
              <w:r w:rsidRPr="00BF36E3">
                <w:rPr>
                  <w:sz w:val="20"/>
                </w:rPr>
                <w:t xml:space="preserve">cuando haya contenido que ha entrado en </w:t>
              </w:r>
              <w:r w:rsidRPr="00BF36E3">
                <w:rPr>
                  <w:sz w:val="20"/>
                </w:rPr>
                <w:lastRenderedPageBreak/>
                <w:t>vigencia</w:t>
              </w:r>
            </w:ins>
            <w:ins w:id="147" w:author="Albatrino Aza, Giuseppe Martin" w:date="2015-05-14T12:37:00Z">
              <w:r w:rsidR="003D64FC">
                <w:rPr>
                  <w:sz w:val="20"/>
                </w:rPr>
                <w:t>.</w:t>
              </w:r>
            </w:ins>
          </w:p>
        </w:tc>
      </w:tr>
      <w:tr w:rsidR="009422A3" w:rsidTr="00744D4F">
        <w:trPr>
          <w:trHeight w:val="495"/>
          <w:jc w:val="center"/>
        </w:trPr>
        <w:tc>
          <w:tcPr>
            <w:tcW w:w="9412" w:type="dxa"/>
            <w:gridSpan w:val="2"/>
            <w:shd w:val="clear" w:color="auto" w:fill="E0E0E0"/>
          </w:tcPr>
          <w:p w:rsidR="009422A3" w:rsidRDefault="006034ED">
            <w:r>
              <w:lastRenderedPageBreak/>
              <w:t>Pantallas asociadas</w:t>
            </w:r>
          </w:p>
        </w:tc>
      </w:tr>
      <w:tr w:rsidR="009422A3" w:rsidTr="00744D4F">
        <w:trPr>
          <w:jc w:val="center"/>
        </w:trPr>
        <w:tc>
          <w:tcPr>
            <w:tcW w:w="9412" w:type="dxa"/>
            <w:gridSpan w:val="2"/>
          </w:tcPr>
          <w:p w:rsidR="009422A3" w:rsidRDefault="006034ED">
            <w:pPr>
              <w:numPr>
                <w:ilvl w:val="0"/>
                <w:numId w:val="4"/>
              </w:numPr>
              <w:jc w:val="both"/>
              <w:rPr>
                <w:sz w:val="20"/>
              </w:rPr>
            </w:pPr>
            <w:r>
              <w:rPr>
                <w:sz w:val="20"/>
              </w:rPr>
              <w:t>PW-031</w:t>
            </w:r>
          </w:p>
          <w:p w:rsidR="009422A3" w:rsidRDefault="006034ED">
            <w:pPr>
              <w:numPr>
                <w:ilvl w:val="0"/>
                <w:numId w:val="4"/>
              </w:numPr>
              <w:jc w:val="both"/>
              <w:rPr>
                <w:sz w:val="20"/>
              </w:rPr>
            </w:pPr>
            <w:r>
              <w:rPr>
                <w:sz w:val="20"/>
              </w:rPr>
              <w:t>PW-0</w:t>
            </w:r>
            <w:r w:rsidR="00BF36E3">
              <w:rPr>
                <w:sz w:val="20"/>
              </w:rPr>
              <w:t>05</w:t>
            </w:r>
          </w:p>
        </w:tc>
      </w:tr>
    </w:tbl>
    <w:p w:rsidR="004850B8" w:rsidRDefault="004850B8"/>
    <w:p w:rsidR="004850B8" w:rsidRDefault="009B1314" w:rsidP="004850B8">
      <w:pPr>
        <w:jc w:val="center"/>
      </w:pPr>
      <w:r>
        <w:pict>
          <v:shape id="_x0000_i1059" type="#_x0000_t75" style="width:467.7pt;height:278.6pt">
            <v:imagedata r:id="rId41" o:title=""/>
          </v:shape>
        </w:pict>
      </w:r>
    </w:p>
    <w:p w:rsidR="009422A3" w:rsidRDefault="004850B8" w:rsidP="004850B8">
      <w:pPr>
        <w:jc w:val="center"/>
      </w:pPr>
      <w:r>
        <w:t>Wireframe PW-005</w:t>
      </w:r>
    </w:p>
    <w:p w:rsidR="004850B8" w:rsidRDefault="004850B8" w:rsidP="004850B8">
      <w:pPr>
        <w:jc w:val="center"/>
      </w:pPr>
    </w:p>
    <w:p w:rsidR="009422A3" w:rsidRDefault="009B1314">
      <w:pPr>
        <w:jc w:val="center"/>
      </w:pPr>
      <w:r>
        <w:pict>
          <v:shape id="Picture Frame 1064" o:spid="_x0000_i1060" type="#_x0000_t75" style="width:268.6pt;height:95.15pt">
            <v:imagedata r:id="rId42" o:title=""/>
          </v:shape>
        </w:pict>
      </w:r>
    </w:p>
    <w:p w:rsidR="009422A3" w:rsidRDefault="006034ED">
      <w:pPr>
        <w:jc w:val="center"/>
      </w:pPr>
      <w:r>
        <w:t>Wireframe PW-031</w:t>
      </w:r>
    </w:p>
    <w:p w:rsidR="009422A3" w:rsidRDefault="009422A3">
      <w:pPr>
        <w:jc w:val="center"/>
      </w:pPr>
    </w:p>
    <w:p w:rsidR="004D7E6F" w:rsidRDefault="004D7E6F" w:rsidP="004D7E6F">
      <w:pPr>
        <w:pStyle w:val="Titulo2"/>
        <w:numPr>
          <w:ilvl w:val="2"/>
          <w:numId w:val="32"/>
        </w:numPr>
        <w:pBdr>
          <w:top w:val="none" w:sz="0" w:space="0" w:color="auto"/>
        </w:pBdr>
        <w:tabs>
          <w:tab w:val="clear" w:pos="3839"/>
          <w:tab w:val="left" w:pos="851"/>
        </w:tabs>
      </w:pPr>
      <w:r>
        <w:br w:type="page"/>
      </w:r>
      <w:bookmarkStart w:id="148" w:name="_Toc419107499"/>
      <w:r w:rsidR="005842EA">
        <w:lastRenderedPageBreak/>
        <w:t xml:space="preserve">CUW-007 </w:t>
      </w:r>
      <w:r>
        <w:t>Cerrar Sesión</w:t>
      </w:r>
      <w:bookmarkEnd w:id="148"/>
    </w:p>
    <w:tbl>
      <w:tblPr>
        <w:tblW w:w="94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809"/>
        <w:gridCol w:w="7603"/>
      </w:tblGrid>
      <w:tr w:rsidR="005842EA" w:rsidTr="00415CFD">
        <w:trPr>
          <w:trHeight w:val="178"/>
          <w:jc w:val="center"/>
        </w:trPr>
        <w:tc>
          <w:tcPr>
            <w:tcW w:w="1809" w:type="dxa"/>
            <w:shd w:val="clear" w:color="auto" w:fill="E0E0E0"/>
            <w:vAlign w:val="center"/>
          </w:tcPr>
          <w:p w:rsidR="005842EA" w:rsidRDefault="005842EA" w:rsidP="00415CFD">
            <w:r>
              <w:t>Caso de Uso del Sistema</w:t>
            </w:r>
          </w:p>
        </w:tc>
        <w:tc>
          <w:tcPr>
            <w:tcW w:w="7603" w:type="dxa"/>
            <w:vAlign w:val="center"/>
          </w:tcPr>
          <w:p w:rsidR="005842EA" w:rsidRDefault="005842EA" w:rsidP="00415CFD">
            <w:pPr>
              <w:rPr>
                <w:sz w:val="20"/>
                <w:szCs w:val="22"/>
                <w:lang w:eastAsia="en-US"/>
              </w:rPr>
            </w:pPr>
            <w:r>
              <w:rPr>
                <w:sz w:val="20"/>
              </w:rPr>
              <w:t>Cerrar sesión</w:t>
            </w:r>
          </w:p>
        </w:tc>
      </w:tr>
      <w:tr w:rsidR="005842EA" w:rsidTr="00415CFD">
        <w:trPr>
          <w:jc w:val="center"/>
        </w:trPr>
        <w:tc>
          <w:tcPr>
            <w:tcW w:w="1809" w:type="dxa"/>
            <w:shd w:val="clear" w:color="auto" w:fill="E0E0E0"/>
            <w:vAlign w:val="center"/>
          </w:tcPr>
          <w:p w:rsidR="005842EA" w:rsidRDefault="005842EA" w:rsidP="00415CFD">
            <w:r>
              <w:t>Actores</w:t>
            </w:r>
          </w:p>
        </w:tc>
        <w:tc>
          <w:tcPr>
            <w:tcW w:w="7603" w:type="dxa"/>
            <w:vAlign w:val="center"/>
          </w:tcPr>
          <w:p w:rsidR="005842EA" w:rsidRDefault="005842EA" w:rsidP="00415CFD">
            <w:pPr>
              <w:rPr>
                <w:sz w:val="20"/>
                <w:szCs w:val="22"/>
                <w:lang w:eastAsia="en-US"/>
              </w:rPr>
            </w:pPr>
            <w:r>
              <w:rPr>
                <w:rFonts w:cs="Arial"/>
                <w:sz w:val="20"/>
              </w:rPr>
              <w:t>Administrador</w:t>
            </w:r>
          </w:p>
        </w:tc>
      </w:tr>
      <w:tr w:rsidR="005842EA" w:rsidTr="00415CFD">
        <w:trPr>
          <w:jc w:val="center"/>
        </w:trPr>
        <w:tc>
          <w:tcPr>
            <w:tcW w:w="1809" w:type="dxa"/>
            <w:shd w:val="clear" w:color="auto" w:fill="E0E0E0"/>
            <w:vAlign w:val="center"/>
          </w:tcPr>
          <w:p w:rsidR="005842EA" w:rsidRDefault="005842EA" w:rsidP="00415CFD">
            <w:r>
              <w:t>Breve descripción</w:t>
            </w:r>
          </w:p>
        </w:tc>
        <w:tc>
          <w:tcPr>
            <w:tcW w:w="7603" w:type="dxa"/>
            <w:vAlign w:val="center"/>
          </w:tcPr>
          <w:p w:rsidR="005842EA" w:rsidRDefault="005842EA" w:rsidP="005842EA">
            <w:pPr>
              <w:rPr>
                <w:sz w:val="20"/>
                <w:szCs w:val="22"/>
                <w:lang w:eastAsia="en-US"/>
              </w:rPr>
            </w:pPr>
            <w:r>
              <w:rPr>
                <w:rFonts w:cs="Arial"/>
                <w:sz w:val="20"/>
              </w:rPr>
              <w:t>Permite al usuario terminar su sesión actual.</w:t>
            </w:r>
          </w:p>
        </w:tc>
      </w:tr>
      <w:tr w:rsidR="005842EA" w:rsidTr="00415CFD">
        <w:trPr>
          <w:jc w:val="center"/>
        </w:trPr>
        <w:tc>
          <w:tcPr>
            <w:tcW w:w="9412" w:type="dxa"/>
            <w:gridSpan w:val="2"/>
            <w:shd w:val="clear" w:color="auto" w:fill="E0E0E0"/>
          </w:tcPr>
          <w:p w:rsidR="005842EA" w:rsidRDefault="005842EA" w:rsidP="00415CFD">
            <w:r>
              <w:t>Precondiciones</w:t>
            </w:r>
          </w:p>
        </w:tc>
      </w:tr>
      <w:tr w:rsidR="005842EA" w:rsidTr="00415CFD">
        <w:trPr>
          <w:jc w:val="center"/>
        </w:trPr>
        <w:tc>
          <w:tcPr>
            <w:tcW w:w="9412" w:type="dxa"/>
            <w:gridSpan w:val="2"/>
          </w:tcPr>
          <w:p w:rsidR="005842EA" w:rsidRDefault="005842EA" w:rsidP="00415CFD">
            <w:pPr>
              <w:numPr>
                <w:ilvl w:val="0"/>
                <w:numId w:val="4"/>
              </w:numPr>
              <w:jc w:val="both"/>
              <w:rPr>
                <w:sz w:val="20"/>
              </w:rPr>
            </w:pPr>
            <w:r>
              <w:rPr>
                <w:sz w:val="20"/>
              </w:rPr>
              <w:t>El usuario se autenticó con éxito en la aplicación.</w:t>
            </w:r>
          </w:p>
        </w:tc>
      </w:tr>
      <w:tr w:rsidR="005842EA" w:rsidTr="00415CFD">
        <w:trPr>
          <w:jc w:val="center"/>
        </w:trPr>
        <w:tc>
          <w:tcPr>
            <w:tcW w:w="9412" w:type="dxa"/>
            <w:gridSpan w:val="2"/>
            <w:shd w:val="clear" w:color="auto" w:fill="E0E0E0"/>
          </w:tcPr>
          <w:p w:rsidR="005842EA" w:rsidRDefault="005842EA" w:rsidP="00415CFD">
            <w:r>
              <w:t>Flujo básico</w:t>
            </w:r>
          </w:p>
        </w:tc>
      </w:tr>
      <w:tr w:rsidR="005842EA" w:rsidTr="00415CFD">
        <w:trPr>
          <w:jc w:val="center"/>
        </w:trPr>
        <w:tc>
          <w:tcPr>
            <w:tcW w:w="9412" w:type="dxa"/>
            <w:gridSpan w:val="2"/>
          </w:tcPr>
          <w:p w:rsidR="005842EA" w:rsidRDefault="005842EA" w:rsidP="00145E1F">
            <w:pPr>
              <w:pStyle w:val="ListParagraph1"/>
              <w:numPr>
                <w:ilvl w:val="0"/>
                <w:numId w:val="95"/>
              </w:numPr>
              <w:tabs>
                <w:tab w:val="left" w:pos="360"/>
              </w:tabs>
              <w:rPr>
                <w:sz w:val="20"/>
              </w:rPr>
            </w:pPr>
            <w:r>
              <w:rPr>
                <w:sz w:val="20"/>
              </w:rPr>
              <w:t>El usuario selecciona la opción de cerrar sesión.</w:t>
            </w:r>
          </w:p>
          <w:p w:rsidR="005842EA" w:rsidRDefault="005842EA" w:rsidP="00145E1F">
            <w:pPr>
              <w:pStyle w:val="ListParagraph1"/>
              <w:numPr>
                <w:ilvl w:val="0"/>
                <w:numId w:val="95"/>
              </w:numPr>
              <w:tabs>
                <w:tab w:val="left" w:pos="360"/>
              </w:tabs>
              <w:rPr>
                <w:sz w:val="20"/>
              </w:rPr>
            </w:pPr>
            <w:r>
              <w:rPr>
                <w:sz w:val="20"/>
              </w:rPr>
              <w:t>El sistema termina la sesión.</w:t>
            </w:r>
          </w:p>
          <w:p w:rsidR="005842EA" w:rsidRDefault="005842EA" w:rsidP="00145E1F">
            <w:pPr>
              <w:pStyle w:val="ListParagraph1"/>
              <w:numPr>
                <w:ilvl w:val="0"/>
                <w:numId w:val="95"/>
              </w:numPr>
              <w:tabs>
                <w:tab w:val="left" w:pos="360"/>
              </w:tabs>
              <w:rPr>
                <w:sz w:val="20"/>
              </w:rPr>
            </w:pPr>
            <w:r>
              <w:rPr>
                <w:sz w:val="20"/>
              </w:rPr>
              <w:t>El sistema muestra la pantalla de login.</w:t>
            </w:r>
          </w:p>
        </w:tc>
      </w:tr>
      <w:tr w:rsidR="005842EA" w:rsidTr="00415CFD">
        <w:trPr>
          <w:jc w:val="center"/>
        </w:trPr>
        <w:tc>
          <w:tcPr>
            <w:tcW w:w="9412" w:type="dxa"/>
            <w:gridSpan w:val="2"/>
            <w:tcBorders>
              <w:bottom w:val="single" w:sz="4" w:space="0" w:color="auto"/>
            </w:tcBorders>
            <w:shd w:val="clear" w:color="auto" w:fill="E0E0E0"/>
          </w:tcPr>
          <w:p w:rsidR="005842EA" w:rsidRDefault="005842EA" w:rsidP="00415CFD">
            <w:r>
              <w:t>Subflujos</w:t>
            </w:r>
          </w:p>
        </w:tc>
      </w:tr>
      <w:tr w:rsidR="005842EA" w:rsidTr="00415CFD">
        <w:trPr>
          <w:jc w:val="center"/>
        </w:trPr>
        <w:tc>
          <w:tcPr>
            <w:tcW w:w="9412" w:type="dxa"/>
            <w:gridSpan w:val="2"/>
          </w:tcPr>
          <w:p w:rsidR="005842EA" w:rsidRDefault="005842EA" w:rsidP="00415CFD">
            <w:pPr>
              <w:jc w:val="both"/>
              <w:rPr>
                <w:sz w:val="20"/>
              </w:rPr>
            </w:pPr>
            <w:r>
              <w:rPr>
                <w:sz w:val="20"/>
              </w:rPr>
              <w:t>No aplica</w:t>
            </w:r>
          </w:p>
        </w:tc>
      </w:tr>
      <w:tr w:rsidR="005842EA" w:rsidTr="00415CFD">
        <w:trPr>
          <w:jc w:val="center"/>
        </w:trPr>
        <w:tc>
          <w:tcPr>
            <w:tcW w:w="9412" w:type="dxa"/>
            <w:gridSpan w:val="2"/>
            <w:shd w:val="clear" w:color="auto" w:fill="E0E0E0"/>
          </w:tcPr>
          <w:p w:rsidR="005842EA" w:rsidRDefault="005842EA" w:rsidP="00415CFD">
            <w:r>
              <w:t>Flujos alternos</w:t>
            </w:r>
          </w:p>
        </w:tc>
      </w:tr>
      <w:tr w:rsidR="005842EA" w:rsidTr="00415CFD">
        <w:trPr>
          <w:jc w:val="center"/>
        </w:trPr>
        <w:tc>
          <w:tcPr>
            <w:tcW w:w="9412" w:type="dxa"/>
            <w:gridSpan w:val="2"/>
          </w:tcPr>
          <w:p w:rsidR="005842EA" w:rsidRDefault="005842EA" w:rsidP="00415CFD">
            <w:pPr>
              <w:pStyle w:val="ListParagraph1"/>
              <w:ind w:left="0"/>
              <w:jc w:val="both"/>
            </w:pPr>
            <w:r>
              <w:rPr>
                <w:sz w:val="20"/>
              </w:rPr>
              <w:t>No aplica</w:t>
            </w:r>
          </w:p>
        </w:tc>
      </w:tr>
      <w:tr w:rsidR="005842EA" w:rsidTr="00415CFD">
        <w:trPr>
          <w:trHeight w:val="135"/>
          <w:jc w:val="center"/>
        </w:trPr>
        <w:tc>
          <w:tcPr>
            <w:tcW w:w="9412" w:type="dxa"/>
            <w:gridSpan w:val="2"/>
            <w:shd w:val="clear" w:color="auto" w:fill="E0E0E0"/>
          </w:tcPr>
          <w:p w:rsidR="005842EA" w:rsidRDefault="005842EA" w:rsidP="00415CFD">
            <w:r>
              <w:t>Postcondiciones</w:t>
            </w:r>
          </w:p>
        </w:tc>
      </w:tr>
      <w:tr w:rsidR="005842EA" w:rsidTr="00415CFD">
        <w:trPr>
          <w:trHeight w:val="135"/>
          <w:jc w:val="center"/>
        </w:trPr>
        <w:tc>
          <w:tcPr>
            <w:tcW w:w="9412" w:type="dxa"/>
            <w:gridSpan w:val="2"/>
          </w:tcPr>
          <w:p w:rsidR="005842EA" w:rsidRDefault="005842EA" w:rsidP="00415CFD">
            <w:pPr>
              <w:pStyle w:val="ListParagraph1"/>
              <w:tabs>
                <w:tab w:val="left" w:pos="425"/>
              </w:tabs>
              <w:ind w:left="0"/>
              <w:jc w:val="both"/>
              <w:rPr>
                <w:sz w:val="20"/>
              </w:rPr>
            </w:pPr>
            <w:r>
              <w:rPr>
                <w:sz w:val="20"/>
              </w:rPr>
              <w:t>El usuario ha cerrado sesión satisfactoriamente.</w:t>
            </w:r>
          </w:p>
        </w:tc>
      </w:tr>
      <w:tr w:rsidR="005842EA" w:rsidTr="00415CFD">
        <w:trPr>
          <w:jc w:val="center"/>
        </w:trPr>
        <w:tc>
          <w:tcPr>
            <w:tcW w:w="9412" w:type="dxa"/>
            <w:gridSpan w:val="2"/>
            <w:tcBorders>
              <w:bottom w:val="single" w:sz="4" w:space="0" w:color="auto"/>
            </w:tcBorders>
            <w:shd w:val="clear" w:color="auto" w:fill="E0E0E0"/>
          </w:tcPr>
          <w:p w:rsidR="005842EA" w:rsidRDefault="005842EA" w:rsidP="00415CFD">
            <w:r>
              <w:t>Puntos de extensión (extend) o de inclusión (include)</w:t>
            </w:r>
          </w:p>
        </w:tc>
      </w:tr>
      <w:tr w:rsidR="005842EA" w:rsidTr="00415CFD">
        <w:trPr>
          <w:jc w:val="center"/>
        </w:trPr>
        <w:tc>
          <w:tcPr>
            <w:tcW w:w="9412" w:type="dxa"/>
            <w:gridSpan w:val="2"/>
          </w:tcPr>
          <w:p w:rsidR="005842EA" w:rsidRDefault="005842EA" w:rsidP="00415CFD">
            <w:pPr>
              <w:jc w:val="both"/>
              <w:rPr>
                <w:sz w:val="20"/>
              </w:rPr>
            </w:pPr>
            <w:r>
              <w:rPr>
                <w:sz w:val="20"/>
              </w:rPr>
              <w:t>No aplica</w:t>
            </w:r>
          </w:p>
        </w:tc>
      </w:tr>
      <w:tr w:rsidR="005842EA" w:rsidTr="00415CFD">
        <w:trPr>
          <w:jc w:val="center"/>
        </w:trPr>
        <w:tc>
          <w:tcPr>
            <w:tcW w:w="9412" w:type="dxa"/>
            <w:gridSpan w:val="2"/>
            <w:shd w:val="clear" w:color="auto" w:fill="E0E0E0"/>
          </w:tcPr>
          <w:p w:rsidR="005842EA" w:rsidRDefault="005842EA" w:rsidP="00415CFD">
            <w:r>
              <w:t>Observaciones</w:t>
            </w:r>
          </w:p>
        </w:tc>
      </w:tr>
      <w:tr w:rsidR="005842EA" w:rsidTr="00415CFD">
        <w:trPr>
          <w:jc w:val="center"/>
        </w:trPr>
        <w:tc>
          <w:tcPr>
            <w:tcW w:w="9412" w:type="dxa"/>
            <w:gridSpan w:val="2"/>
            <w:shd w:val="clear" w:color="auto" w:fill="FFFFFF"/>
          </w:tcPr>
          <w:p w:rsidR="005842EA" w:rsidRDefault="005842EA" w:rsidP="00415CFD">
            <w:pPr>
              <w:jc w:val="both"/>
              <w:rPr>
                <w:sz w:val="20"/>
              </w:rPr>
            </w:pPr>
            <w:r>
              <w:rPr>
                <w:sz w:val="20"/>
              </w:rPr>
              <w:t>No aplica</w:t>
            </w:r>
          </w:p>
        </w:tc>
      </w:tr>
      <w:tr w:rsidR="005842EA" w:rsidTr="00415CFD">
        <w:trPr>
          <w:jc w:val="center"/>
        </w:trPr>
        <w:tc>
          <w:tcPr>
            <w:tcW w:w="9412" w:type="dxa"/>
            <w:gridSpan w:val="2"/>
            <w:shd w:val="clear" w:color="auto" w:fill="E0E0E0"/>
          </w:tcPr>
          <w:p w:rsidR="005842EA" w:rsidRDefault="005842EA" w:rsidP="00415CFD">
            <w:r>
              <w:t>Pantallas asociadas</w:t>
            </w:r>
          </w:p>
        </w:tc>
      </w:tr>
      <w:tr w:rsidR="005842EA" w:rsidTr="00415CFD">
        <w:trPr>
          <w:jc w:val="center"/>
        </w:trPr>
        <w:tc>
          <w:tcPr>
            <w:tcW w:w="9412" w:type="dxa"/>
            <w:gridSpan w:val="2"/>
          </w:tcPr>
          <w:p w:rsidR="005842EA" w:rsidRDefault="005842EA" w:rsidP="00415CFD">
            <w:pPr>
              <w:jc w:val="both"/>
              <w:rPr>
                <w:sz w:val="20"/>
              </w:rPr>
            </w:pPr>
            <w:r>
              <w:rPr>
                <w:sz w:val="20"/>
              </w:rPr>
              <w:t>No aplica</w:t>
            </w:r>
          </w:p>
        </w:tc>
      </w:tr>
    </w:tbl>
    <w:p w:rsidR="009422A3" w:rsidRDefault="009422A3">
      <w:pPr>
        <w:sectPr w:rsidR="009422A3">
          <w:headerReference w:type="default" r:id="rId43"/>
          <w:footerReference w:type="default" r:id="rId44"/>
          <w:pgSz w:w="11906" w:h="16838"/>
          <w:pgMar w:top="992" w:right="1134" w:bottom="992" w:left="1418" w:header="567" w:footer="567" w:gutter="0"/>
          <w:pgBorders w:offsetFrom="page">
            <w:bottom w:val="single" w:sz="4" w:space="24" w:color="EEECE1"/>
          </w:pgBorders>
          <w:cols w:space="720"/>
        </w:sectPr>
      </w:pPr>
    </w:p>
    <w:p w:rsidR="009422A3" w:rsidRDefault="009422A3" w:rsidP="00145E1F">
      <w:pPr>
        <w:pStyle w:val="ListParagraph1"/>
        <w:keepNext/>
        <w:pageBreakBefore/>
        <w:numPr>
          <w:ilvl w:val="0"/>
          <w:numId w:val="73"/>
        </w:numPr>
        <w:pBdr>
          <w:top w:val="single" w:sz="24" w:space="7" w:color="000000"/>
        </w:pBdr>
        <w:overflowPunct w:val="0"/>
        <w:autoSpaceDE w:val="0"/>
        <w:autoSpaceDN w:val="0"/>
        <w:adjustRightInd w:val="0"/>
        <w:spacing w:before="320" w:after="160"/>
        <w:jc w:val="both"/>
        <w:textAlignment w:val="baseline"/>
        <w:outlineLvl w:val="0"/>
        <w:rPr>
          <w:rFonts w:cs="Arial"/>
          <w:b/>
          <w:bCs/>
          <w:vanish/>
          <w:color w:val="000000"/>
          <w:sz w:val="32"/>
          <w:szCs w:val="32"/>
          <w:lang w:eastAsia="en-US"/>
        </w:rPr>
      </w:pPr>
      <w:bookmarkStart w:id="149" w:name="_Toc417483098"/>
      <w:bookmarkStart w:id="150" w:name="_Toc417483466"/>
      <w:bookmarkStart w:id="151" w:name="_Toc417488042"/>
      <w:bookmarkStart w:id="152" w:name="_Toc417488082"/>
      <w:bookmarkStart w:id="153" w:name="_Toc417488983"/>
      <w:bookmarkStart w:id="154" w:name="_Toc417489323"/>
      <w:bookmarkStart w:id="155" w:name="_Toc417551842"/>
      <w:bookmarkStart w:id="156" w:name="_Toc417551888"/>
      <w:bookmarkStart w:id="157" w:name="_Toc417551960"/>
      <w:bookmarkStart w:id="158" w:name="_Toc417552338"/>
      <w:bookmarkStart w:id="159" w:name="_Toc417684419"/>
      <w:bookmarkStart w:id="160" w:name="_Toc417684644"/>
      <w:bookmarkStart w:id="161" w:name="_Toc417685027"/>
      <w:bookmarkStart w:id="162" w:name="_Toc417685069"/>
      <w:bookmarkStart w:id="163" w:name="_Toc417685188"/>
      <w:bookmarkStart w:id="164" w:name="_Toc417689074"/>
      <w:bookmarkStart w:id="165" w:name="_Toc417902386"/>
      <w:bookmarkStart w:id="166" w:name="_Toc417907102"/>
      <w:bookmarkStart w:id="167" w:name="_Toc417976188"/>
      <w:bookmarkStart w:id="168" w:name="_Toc417976211"/>
      <w:bookmarkStart w:id="169" w:name="_Toc417984137"/>
      <w:bookmarkStart w:id="170" w:name="_Toc417985018"/>
      <w:bookmarkStart w:id="171" w:name="_Toc418003037"/>
      <w:bookmarkStart w:id="172" w:name="_Toc418021838"/>
      <w:bookmarkStart w:id="173" w:name="_Toc418055828"/>
      <w:bookmarkStart w:id="174" w:name="_Toc418057005"/>
      <w:bookmarkStart w:id="175" w:name="_Toc418070793"/>
      <w:bookmarkStart w:id="176" w:name="_Toc418075088"/>
      <w:bookmarkStart w:id="177" w:name="_Toc418075107"/>
      <w:bookmarkStart w:id="178" w:name="_Toc418075188"/>
      <w:bookmarkStart w:id="179" w:name="_Toc418075206"/>
      <w:bookmarkStart w:id="180" w:name="_Toc418076236"/>
      <w:bookmarkStart w:id="181" w:name="_Toc418122797"/>
      <w:bookmarkStart w:id="182" w:name="_Toc418153783"/>
      <w:bookmarkStart w:id="183" w:name="_Toc418546920"/>
      <w:bookmarkStart w:id="184" w:name="_Toc418608701"/>
      <w:bookmarkStart w:id="185" w:name="_Toc418810409"/>
      <w:bookmarkStart w:id="186" w:name="_Toc418886342"/>
      <w:bookmarkStart w:id="187" w:name="_Toc419023358"/>
      <w:bookmarkStart w:id="188" w:name="_Toc419077194"/>
      <w:bookmarkStart w:id="189" w:name="_Toc419107500"/>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p>
    <w:p w:rsidR="009422A3" w:rsidRDefault="006034ED" w:rsidP="00145E1F">
      <w:pPr>
        <w:pStyle w:val="Titulo1"/>
        <w:numPr>
          <w:ilvl w:val="0"/>
          <w:numId w:val="73"/>
        </w:numPr>
        <w:rPr>
          <w:szCs w:val="32"/>
        </w:rPr>
      </w:pPr>
      <w:bookmarkStart w:id="190" w:name="_Toc419107501"/>
      <w:bookmarkStart w:id="191" w:name="_Toc418608702"/>
      <w:r>
        <w:rPr>
          <w:szCs w:val="32"/>
        </w:rPr>
        <w:lastRenderedPageBreak/>
        <w:t>Constancia de aprobaciones al documento</w:t>
      </w:r>
      <w:bookmarkEnd w:id="190"/>
      <w:bookmarkEnd w:id="191"/>
    </w:p>
    <w:p w:rsidR="009422A3" w:rsidRDefault="009422A3">
      <w:pPr>
        <w:pStyle w:val="ListParagraph1"/>
        <w:ind w:left="480"/>
      </w:pPr>
    </w:p>
    <w:tbl>
      <w:tblPr>
        <w:tblW w:w="14884"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tblPr>
      <w:tblGrid>
        <w:gridCol w:w="2552"/>
        <w:gridCol w:w="3402"/>
        <w:gridCol w:w="1843"/>
        <w:gridCol w:w="1701"/>
        <w:gridCol w:w="5386"/>
      </w:tblGrid>
      <w:tr w:rsidR="00744D4F">
        <w:trPr>
          <w:trHeight w:val="277"/>
          <w:tblHeader/>
        </w:trPr>
        <w:tc>
          <w:tcPr>
            <w:tcW w:w="2552" w:type="dxa"/>
            <w:tcBorders>
              <w:top w:val="single" w:sz="6" w:space="0" w:color="000000"/>
              <w:left w:val="single" w:sz="6" w:space="0" w:color="000000"/>
              <w:bottom w:val="single" w:sz="6" w:space="0" w:color="000000"/>
              <w:right w:val="single" w:sz="6" w:space="0" w:color="000000"/>
            </w:tcBorders>
            <w:shd w:val="clear" w:color="000000" w:fill="EEECE1"/>
            <w:vAlign w:val="center"/>
          </w:tcPr>
          <w:p w:rsidR="009422A3" w:rsidRDefault="006034ED">
            <w:pPr>
              <w:pStyle w:val="DefaultText1"/>
              <w:jc w:val="center"/>
              <w:rPr>
                <w:sz w:val="22"/>
                <w:szCs w:val="22"/>
              </w:rPr>
            </w:pPr>
            <w:r>
              <w:rPr>
                <w:sz w:val="22"/>
                <w:szCs w:val="22"/>
              </w:rPr>
              <w:t>Nombre</w:t>
            </w:r>
          </w:p>
        </w:tc>
        <w:tc>
          <w:tcPr>
            <w:tcW w:w="3402" w:type="dxa"/>
            <w:tcBorders>
              <w:top w:val="single" w:sz="6" w:space="0" w:color="000000"/>
              <w:left w:val="single" w:sz="6" w:space="0" w:color="000000"/>
              <w:bottom w:val="single" w:sz="6" w:space="0" w:color="000000"/>
              <w:right w:val="single" w:sz="6" w:space="0" w:color="000000"/>
            </w:tcBorders>
            <w:shd w:val="clear" w:color="000000" w:fill="EEECE1"/>
            <w:vAlign w:val="center"/>
          </w:tcPr>
          <w:p w:rsidR="009422A3" w:rsidRDefault="006034ED">
            <w:pPr>
              <w:pStyle w:val="DefaultText1"/>
              <w:jc w:val="center"/>
              <w:rPr>
                <w:sz w:val="22"/>
                <w:szCs w:val="22"/>
              </w:rPr>
            </w:pPr>
            <w:r>
              <w:rPr>
                <w:sz w:val="22"/>
                <w:szCs w:val="22"/>
              </w:rPr>
              <w:t>Título / rol</w:t>
            </w:r>
          </w:p>
        </w:tc>
        <w:tc>
          <w:tcPr>
            <w:tcW w:w="1843" w:type="dxa"/>
            <w:tcBorders>
              <w:top w:val="single" w:sz="6" w:space="0" w:color="000000"/>
              <w:left w:val="single" w:sz="6" w:space="0" w:color="000000"/>
              <w:bottom w:val="single" w:sz="6" w:space="0" w:color="000000"/>
              <w:right w:val="single" w:sz="6" w:space="0" w:color="000000"/>
            </w:tcBorders>
            <w:shd w:val="clear" w:color="000000" w:fill="EEECE1"/>
          </w:tcPr>
          <w:p w:rsidR="009422A3" w:rsidRPr="00744D4F" w:rsidRDefault="006034ED">
            <w:pPr>
              <w:pStyle w:val="TableText"/>
              <w:jc w:val="center"/>
              <w:rPr>
                <w:sz w:val="22"/>
              </w:rPr>
            </w:pPr>
            <w:r w:rsidRPr="00744D4F">
              <w:rPr>
                <w:sz w:val="22"/>
              </w:rPr>
              <w:t>Identificador del requerimiento (relacionado a la aprobación)</w:t>
            </w:r>
          </w:p>
        </w:tc>
        <w:tc>
          <w:tcPr>
            <w:tcW w:w="1701" w:type="dxa"/>
            <w:tcBorders>
              <w:top w:val="single" w:sz="6" w:space="0" w:color="000000"/>
              <w:left w:val="single" w:sz="6" w:space="0" w:color="000000"/>
              <w:bottom w:val="single" w:sz="6" w:space="0" w:color="000000"/>
              <w:right w:val="single" w:sz="4" w:space="0" w:color="auto"/>
            </w:tcBorders>
            <w:shd w:val="clear" w:color="000000" w:fill="EEECE1"/>
            <w:vAlign w:val="center"/>
          </w:tcPr>
          <w:p w:rsidR="009422A3" w:rsidRDefault="006034ED">
            <w:pPr>
              <w:pStyle w:val="TableText"/>
              <w:jc w:val="center"/>
              <w:rPr>
                <w:sz w:val="22"/>
                <w:szCs w:val="22"/>
              </w:rPr>
            </w:pPr>
            <w:r>
              <w:rPr>
                <w:sz w:val="22"/>
                <w:szCs w:val="22"/>
              </w:rPr>
              <w:t>Fecha de aprobación</w:t>
            </w:r>
          </w:p>
        </w:tc>
        <w:tc>
          <w:tcPr>
            <w:tcW w:w="5386" w:type="dxa"/>
            <w:tcBorders>
              <w:top w:val="single" w:sz="6" w:space="0" w:color="000000"/>
              <w:left w:val="single" w:sz="4" w:space="0" w:color="auto"/>
              <w:bottom w:val="single" w:sz="6" w:space="0" w:color="000000"/>
              <w:right w:val="single" w:sz="6" w:space="0" w:color="000000"/>
            </w:tcBorders>
            <w:shd w:val="clear" w:color="000000" w:fill="EEECE1"/>
            <w:vAlign w:val="center"/>
          </w:tcPr>
          <w:p w:rsidR="009422A3" w:rsidRDefault="006034ED">
            <w:pPr>
              <w:pStyle w:val="TableText"/>
              <w:jc w:val="center"/>
              <w:rPr>
                <w:sz w:val="22"/>
                <w:szCs w:val="22"/>
              </w:rPr>
            </w:pPr>
            <w:r>
              <w:rPr>
                <w:sz w:val="22"/>
                <w:szCs w:val="22"/>
              </w:rPr>
              <w:t>Constancia (imagen)</w:t>
            </w:r>
          </w:p>
        </w:tc>
      </w:tr>
      <w:tr w:rsidR="00744D4F">
        <w:trPr>
          <w:trHeight w:val="277"/>
        </w:trPr>
        <w:tc>
          <w:tcPr>
            <w:tcW w:w="2552" w:type="dxa"/>
            <w:tcBorders>
              <w:top w:val="single" w:sz="6" w:space="0" w:color="000000"/>
              <w:left w:val="single" w:sz="6" w:space="0" w:color="000000"/>
              <w:bottom w:val="single" w:sz="6" w:space="0" w:color="000000"/>
              <w:right w:val="single" w:sz="6" w:space="0" w:color="000000"/>
            </w:tcBorders>
            <w:shd w:val="clear" w:color="000000" w:fill="FFFFFF"/>
            <w:vAlign w:val="center"/>
          </w:tcPr>
          <w:p w:rsidR="009422A3" w:rsidRDefault="009422A3">
            <w:pPr>
              <w:pStyle w:val="TableText"/>
              <w:jc w:val="left"/>
              <w:rPr>
                <w:sz w:val="22"/>
                <w:szCs w:val="22"/>
              </w:rPr>
            </w:pPr>
          </w:p>
        </w:tc>
        <w:tc>
          <w:tcPr>
            <w:tcW w:w="3402" w:type="dxa"/>
            <w:tcBorders>
              <w:top w:val="single" w:sz="6" w:space="0" w:color="000000"/>
              <w:left w:val="single" w:sz="6" w:space="0" w:color="000000"/>
              <w:bottom w:val="single" w:sz="6" w:space="0" w:color="000000"/>
              <w:right w:val="single" w:sz="6" w:space="0" w:color="000000"/>
            </w:tcBorders>
            <w:shd w:val="clear" w:color="000000" w:fill="FFFFFF"/>
            <w:vAlign w:val="center"/>
          </w:tcPr>
          <w:p w:rsidR="009422A3" w:rsidRDefault="006034ED">
            <w:pPr>
              <w:pStyle w:val="TableText"/>
              <w:jc w:val="left"/>
              <w:rPr>
                <w:sz w:val="22"/>
                <w:szCs w:val="22"/>
              </w:rPr>
            </w:pPr>
            <w:r>
              <w:rPr>
                <w:sz w:val="22"/>
                <w:szCs w:val="22"/>
              </w:rPr>
              <w:t>Usuario(s) responsable(s)</w:t>
            </w:r>
          </w:p>
        </w:tc>
        <w:tc>
          <w:tcPr>
            <w:tcW w:w="1843" w:type="dxa"/>
            <w:tcBorders>
              <w:top w:val="single" w:sz="6" w:space="0" w:color="000000"/>
              <w:left w:val="single" w:sz="6" w:space="0" w:color="000000"/>
              <w:bottom w:val="single" w:sz="6" w:space="0" w:color="000000"/>
              <w:right w:val="single" w:sz="6" w:space="0" w:color="000000"/>
            </w:tcBorders>
            <w:shd w:val="clear" w:color="000000" w:fill="FFFFFF"/>
            <w:vAlign w:val="center"/>
          </w:tcPr>
          <w:p w:rsidR="009422A3" w:rsidRDefault="009422A3">
            <w:pPr>
              <w:pStyle w:val="TableText"/>
              <w:jc w:val="left"/>
              <w:rPr>
                <w:color w:val="auto"/>
                <w:sz w:val="22"/>
                <w:szCs w:val="22"/>
              </w:rPr>
            </w:pPr>
          </w:p>
        </w:tc>
        <w:tc>
          <w:tcPr>
            <w:tcW w:w="1701" w:type="dxa"/>
            <w:tcBorders>
              <w:top w:val="single" w:sz="6" w:space="0" w:color="000000"/>
              <w:left w:val="single" w:sz="6" w:space="0" w:color="000000"/>
              <w:bottom w:val="single" w:sz="6" w:space="0" w:color="000000"/>
              <w:right w:val="single" w:sz="4" w:space="0" w:color="auto"/>
            </w:tcBorders>
            <w:shd w:val="clear" w:color="000000" w:fill="FFFFFF"/>
            <w:vAlign w:val="center"/>
          </w:tcPr>
          <w:p w:rsidR="009422A3" w:rsidRDefault="009422A3">
            <w:pPr>
              <w:pStyle w:val="TableText"/>
              <w:jc w:val="center"/>
              <w:rPr>
                <w:color w:val="auto"/>
                <w:sz w:val="22"/>
                <w:szCs w:val="22"/>
              </w:rPr>
            </w:pPr>
          </w:p>
        </w:tc>
        <w:tc>
          <w:tcPr>
            <w:tcW w:w="5386" w:type="dxa"/>
            <w:tcBorders>
              <w:top w:val="single" w:sz="6" w:space="0" w:color="000000"/>
              <w:left w:val="single" w:sz="4" w:space="0" w:color="auto"/>
              <w:bottom w:val="single" w:sz="6" w:space="0" w:color="000000"/>
              <w:right w:val="single" w:sz="6" w:space="0" w:color="000000"/>
            </w:tcBorders>
            <w:shd w:val="clear" w:color="000000" w:fill="FFFFFF"/>
            <w:vAlign w:val="center"/>
          </w:tcPr>
          <w:p w:rsidR="009422A3" w:rsidRDefault="009422A3">
            <w:pPr>
              <w:pStyle w:val="TableText"/>
              <w:jc w:val="left"/>
              <w:rPr>
                <w:color w:val="auto"/>
                <w:sz w:val="22"/>
                <w:szCs w:val="22"/>
              </w:rPr>
            </w:pPr>
          </w:p>
        </w:tc>
      </w:tr>
      <w:tr w:rsidR="00744D4F">
        <w:trPr>
          <w:trHeight w:val="277"/>
        </w:trPr>
        <w:tc>
          <w:tcPr>
            <w:tcW w:w="2552" w:type="dxa"/>
            <w:tcBorders>
              <w:top w:val="single" w:sz="6" w:space="0" w:color="000000"/>
              <w:left w:val="single" w:sz="6" w:space="0" w:color="000000"/>
              <w:bottom w:val="single" w:sz="6" w:space="0" w:color="000000"/>
              <w:right w:val="single" w:sz="6" w:space="0" w:color="000000"/>
            </w:tcBorders>
            <w:shd w:val="clear" w:color="000000" w:fill="FFFFFF"/>
            <w:vAlign w:val="center"/>
          </w:tcPr>
          <w:p w:rsidR="009422A3" w:rsidRDefault="009422A3">
            <w:pPr>
              <w:pStyle w:val="DefaultText1"/>
              <w:rPr>
                <w:color w:val="auto"/>
                <w:sz w:val="22"/>
                <w:szCs w:val="22"/>
              </w:rPr>
            </w:pPr>
          </w:p>
        </w:tc>
        <w:tc>
          <w:tcPr>
            <w:tcW w:w="3402" w:type="dxa"/>
            <w:tcBorders>
              <w:top w:val="single" w:sz="6" w:space="0" w:color="000000"/>
              <w:left w:val="single" w:sz="6" w:space="0" w:color="000000"/>
              <w:bottom w:val="single" w:sz="6" w:space="0" w:color="000000"/>
              <w:right w:val="single" w:sz="6" w:space="0" w:color="000000"/>
            </w:tcBorders>
            <w:shd w:val="clear" w:color="000000" w:fill="FFFFFF"/>
            <w:vAlign w:val="center"/>
          </w:tcPr>
          <w:p w:rsidR="009422A3" w:rsidRDefault="006034ED">
            <w:pPr>
              <w:pStyle w:val="DefaultText1"/>
              <w:rPr>
                <w:sz w:val="22"/>
                <w:szCs w:val="22"/>
              </w:rPr>
            </w:pPr>
            <w:r>
              <w:rPr>
                <w:sz w:val="22"/>
                <w:szCs w:val="22"/>
              </w:rPr>
              <w:t>Analista del Negocio asignado</w:t>
            </w:r>
          </w:p>
        </w:tc>
        <w:tc>
          <w:tcPr>
            <w:tcW w:w="1843" w:type="dxa"/>
            <w:tcBorders>
              <w:top w:val="single" w:sz="6" w:space="0" w:color="000000"/>
              <w:left w:val="single" w:sz="6" w:space="0" w:color="000000"/>
              <w:bottom w:val="single" w:sz="6" w:space="0" w:color="000000"/>
              <w:right w:val="single" w:sz="6" w:space="0" w:color="000000"/>
            </w:tcBorders>
            <w:shd w:val="clear" w:color="000000" w:fill="FFFFFF"/>
            <w:vAlign w:val="center"/>
          </w:tcPr>
          <w:p w:rsidR="009422A3" w:rsidRDefault="009422A3">
            <w:pPr>
              <w:pStyle w:val="TableText"/>
              <w:jc w:val="left"/>
              <w:rPr>
                <w:color w:val="auto"/>
                <w:sz w:val="22"/>
                <w:szCs w:val="22"/>
              </w:rPr>
            </w:pPr>
          </w:p>
        </w:tc>
        <w:tc>
          <w:tcPr>
            <w:tcW w:w="1701" w:type="dxa"/>
            <w:tcBorders>
              <w:top w:val="single" w:sz="6" w:space="0" w:color="000000"/>
              <w:left w:val="single" w:sz="6" w:space="0" w:color="000000"/>
              <w:bottom w:val="single" w:sz="6" w:space="0" w:color="000000"/>
              <w:right w:val="single" w:sz="4" w:space="0" w:color="auto"/>
            </w:tcBorders>
            <w:shd w:val="clear" w:color="000000" w:fill="FFFFFF"/>
            <w:vAlign w:val="center"/>
          </w:tcPr>
          <w:p w:rsidR="009422A3" w:rsidRDefault="009422A3">
            <w:pPr>
              <w:pStyle w:val="TableText"/>
              <w:jc w:val="center"/>
              <w:rPr>
                <w:color w:val="auto"/>
                <w:sz w:val="22"/>
                <w:szCs w:val="22"/>
              </w:rPr>
            </w:pPr>
          </w:p>
        </w:tc>
        <w:tc>
          <w:tcPr>
            <w:tcW w:w="5386" w:type="dxa"/>
            <w:tcBorders>
              <w:top w:val="single" w:sz="6" w:space="0" w:color="000000"/>
              <w:left w:val="single" w:sz="4" w:space="0" w:color="auto"/>
              <w:bottom w:val="single" w:sz="6" w:space="0" w:color="000000"/>
              <w:right w:val="single" w:sz="6" w:space="0" w:color="000000"/>
            </w:tcBorders>
            <w:shd w:val="clear" w:color="000000" w:fill="FFFFFF"/>
            <w:vAlign w:val="center"/>
          </w:tcPr>
          <w:p w:rsidR="009422A3" w:rsidRDefault="009422A3">
            <w:pPr>
              <w:pStyle w:val="TableText"/>
              <w:jc w:val="left"/>
              <w:rPr>
                <w:color w:val="auto"/>
                <w:sz w:val="22"/>
                <w:szCs w:val="22"/>
              </w:rPr>
            </w:pPr>
          </w:p>
        </w:tc>
      </w:tr>
    </w:tbl>
    <w:p w:rsidR="009422A3" w:rsidRDefault="009422A3">
      <w:pPr>
        <w:pStyle w:val="ListParagraph1"/>
        <w:ind w:left="480"/>
      </w:pPr>
    </w:p>
    <w:p w:rsidR="009422A3" w:rsidRDefault="006034ED">
      <w:pPr>
        <w:pStyle w:val="Panel"/>
        <w:ind w:left="480"/>
        <w:rPr>
          <w:szCs w:val="32"/>
        </w:rPr>
      </w:pPr>
      <w:r>
        <w:rPr>
          <w:color w:val="7F7F7F"/>
        </w:rPr>
        <w:t>---- Fin del documento ----</w:t>
      </w:r>
    </w:p>
    <w:sectPr w:rsidR="009422A3" w:rsidSect="009422A3">
      <w:headerReference w:type="even" r:id="rId45"/>
      <w:headerReference w:type="default" r:id="rId46"/>
      <w:footerReference w:type="default" r:id="rId47"/>
      <w:headerReference w:type="first" r:id="rId48"/>
      <w:pgSz w:w="16838" w:h="11906" w:orient="landscape"/>
      <w:pgMar w:top="1418" w:right="992" w:bottom="1134" w:left="992" w:header="567" w:footer="567" w:gutter="0"/>
      <w:pgBorders w:offsetFrom="page">
        <w:bottom w:val="single" w:sz="4" w:space="24" w:color="EEECE1"/>
      </w:pgBorders>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872F6" w:rsidRDefault="008872F6" w:rsidP="009422A3">
      <w:pPr>
        <w:spacing w:after="0" w:line="240" w:lineRule="auto"/>
      </w:pPr>
      <w:r>
        <w:separator/>
      </w:r>
    </w:p>
  </w:endnote>
  <w:endnote w:type="continuationSeparator" w:id="0">
    <w:p w:rsidR="008872F6" w:rsidRDefault="008872F6" w:rsidP="009422A3">
      <w:pPr>
        <w:spacing w:after="0" w:line="240" w:lineRule="auto"/>
      </w:pPr>
      <w:r>
        <w:continuationSeparator/>
      </w:r>
    </w:p>
  </w:endnote>
  <w:endnote w:type="continuationNotice" w:id="1">
    <w:p w:rsidR="008872F6" w:rsidRDefault="008872F6">
      <w:pPr>
        <w:spacing w:after="0" w:line="240" w:lineRule="auto"/>
      </w:pP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ms Rmn">
    <w:altName w:val="Times New Roman"/>
    <w:panose1 w:val="020206030405050203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Segoe Light">
    <w:altName w:val="Segoe Print"/>
    <w:charset w:val="00"/>
    <w:family w:val="auto"/>
    <w:pitch w:val="default"/>
    <w:sig w:usb0="00000003" w:usb1="00000000" w:usb2="00000000" w:usb3="00000000" w:csb0="00000001" w:csb1="00000000"/>
  </w:font>
  <w:font w:name="Arial Black">
    <w:panose1 w:val="020B0A04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B7A41" w:rsidRPr="00744D4F" w:rsidRDefault="009B7A41">
    <w:pPr>
      <w:pStyle w:val="Pie"/>
      <w:tabs>
        <w:tab w:val="clear" w:pos="9360"/>
        <w:tab w:val="right" w:pos="8647"/>
      </w:tabs>
    </w:pPr>
    <w:r w:rsidRPr="00744D4F">
      <w:t xml:space="preserve">Yanbal International – Especificación de Caso de Uso del Sistema v 1.2                                                            Página </w:t>
    </w:r>
    <w:r w:rsidR="00127C8C">
      <w:fldChar w:fldCharType="begin"/>
    </w:r>
    <w:r>
      <w:instrText>page  \* MERGEFORMAT</w:instrText>
    </w:r>
    <w:r w:rsidR="00127C8C">
      <w:fldChar w:fldCharType="separate"/>
    </w:r>
    <w:r w:rsidR="009B1314">
      <w:rPr>
        <w:noProof/>
      </w:rPr>
      <w:t>10</w:t>
    </w:r>
    <w:r w:rsidR="00127C8C">
      <w:fldChar w:fldCharType="end"/>
    </w:r>
    <w:r w:rsidRPr="00744D4F">
      <w:t xml:space="preserve"> de </w:t>
    </w:r>
    <w:fldSimple w:instr="numpages  \* MERGEFORMAT">
      <w:r w:rsidR="009B1314">
        <w:rPr>
          <w:noProof/>
        </w:rPr>
        <w:t>59</w:t>
      </w:r>
    </w:fldSimple>
  </w:p>
  <w:p w:rsidR="009B7A41" w:rsidRPr="00744D4F" w:rsidRDefault="009B7A41">
    <w:pPr>
      <w:pStyle w:val="DefaultText"/>
      <w:tabs>
        <w:tab w:val="clear" w:pos="720"/>
        <w:tab w:val="left" w:pos="0"/>
      </w:tabs>
      <w:spacing w:after="0"/>
      <w:ind w:left="0"/>
      <w:jc w:val="center"/>
      <w:rPr>
        <w:i/>
        <w:color w:val="808080"/>
        <w:sz w:val="14"/>
      </w:rPr>
    </w:pPr>
  </w:p>
  <w:p w:rsidR="009B7A41" w:rsidRPr="00744D4F" w:rsidRDefault="009B7A41">
    <w:pPr>
      <w:pStyle w:val="DefaultText"/>
      <w:tabs>
        <w:tab w:val="clear" w:pos="720"/>
        <w:tab w:val="left" w:pos="0"/>
      </w:tabs>
      <w:spacing w:after="0"/>
      <w:ind w:left="0"/>
    </w:pPr>
    <w:r w:rsidRPr="00744D4F">
      <w:rPr>
        <w:i/>
        <w:sz w:val="14"/>
      </w:rPr>
      <w:t>® Se ha preparado este documento para uso exclusivo de Yanbal International. Está prohibida la copia, descarga, almacenamiento (en cualquier soporte), transmisión, exhibición o reproducción en público (fuera de las instalaciones), en forma parcial o total, sin la correspondiente autorización previa de Yanbal International.</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B7A41" w:rsidRPr="00744D4F" w:rsidRDefault="009B7A41">
    <w:pPr>
      <w:pStyle w:val="Pie"/>
      <w:tabs>
        <w:tab w:val="clear" w:pos="9360"/>
        <w:tab w:val="right" w:pos="8647"/>
      </w:tabs>
    </w:pPr>
    <w:r w:rsidRPr="00744D4F">
      <w:t xml:space="preserve">Yanbal International – Especificación de Caso de Uso del Sistema v 1.2                                                                              </w:t>
    </w:r>
    <w:r w:rsidRPr="00744D4F">
      <w:tab/>
    </w:r>
    <w:r w:rsidRPr="00744D4F">
      <w:tab/>
    </w:r>
    <w:r w:rsidRPr="00744D4F">
      <w:tab/>
    </w:r>
    <w:r w:rsidRPr="00744D4F">
      <w:tab/>
    </w:r>
    <w:r w:rsidRPr="00744D4F">
      <w:tab/>
    </w:r>
    <w:r w:rsidRPr="00744D4F">
      <w:tab/>
    </w:r>
    <w:r w:rsidRPr="00744D4F">
      <w:tab/>
    </w:r>
    <w:r w:rsidRPr="00744D4F">
      <w:tab/>
      <w:t xml:space="preserve">     Página </w:t>
    </w:r>
    <w:r w:rsidR="00127C8C">
      <w:fldChar w:fldCharType="begin"/>
    </w:r>
    <w:r>
      <w:instrText>page  \* MERGEFORMAT</w:instrText>
    </w:r>
    <w:r w:rsidR="00127C8C">
      <w:fldChar w:fldCharType="separate"/>
    </w:r>
    <w:r w:rsidR="009B1314">
      <w:rPr>
        <w:noProof/>
      </w:rPr>
      <w:t>59</w:t>
    </w:r>
    <w:r w:rsidR="00127C8C">
      <w:fldChar w:fldCharType="end"/>
    </w:r>
    <w:r w:rsidRPr="00744D4F">
      <w:t xml:space="preserve"> de </w:t>
    </w:r>
    <w:fldSimple w:instr="numpages  \* MERGEFORMAT">
      <w:r w:rsidR="009B1314">
        <w:rPr>
          <w:noProof/>
        </w:rPr>
        <w:t>59</w:t>
      </w:r>
    </w:fldSimple>
  </w:p>
  <w:p w:rsidR="009B7A41" w:rsidRPr="00744D4F" w:rsidRDefault="009B7A41">
    <w:pPr>
      <w:pStyle w:val="DefaultText"/>
      <w:tabs>
        <w:tab w:val="clear" w:pos="720"/>
        <w:tab w:val="left" w:pos="0"/>
      </w:tabs>
      <w:spacing w:after="0"/>
      <w:ind w:left="0"/>
      <w:jc w:val="center"/>
      <w:rPr>
        <w:i/>
        <w:color w:val="808080"/>
        <w:sz w:val="14"/>
      </w:rPr>
    </w:pPr>
  </w:p>
  <w:p w:rsidR="009B7A41" w:rsidRPr="00744D4F" w:rsidRDefault="009B7A41">
    <w:pPr>
      <w:pStyle w:val="DefaultText"/>
      <w:tabs>
        <w:tab w:val="clear" w:pos="720"/>
        <w:tab w:val="left" w:pos="0"/>
      </w:tabs>
      <w:spacing w:after="0"/>
      <w:ind w:left="0"/>
    </w:pPr>
    <w:r w:rsidRPr="00744D4F">
      <w:rPr>
        <w:i/>
        <w:sz w:val="14"/>
      </w:rPr>
      <w:t>® Se ha preparado este documento para uso exclusivo de Yanbal International. Está prohibida la copia, descarga, almacenamiento (en cualquier soporte), transmisión, exhibición o reproducción en público (fuera de las instalaciones), en forma parcial o total, sin la correspondiente autorización previa de Yanbal International.</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872F6" w:rsidRDefault="008872F6" w:rsidP="009422A3">
      <w:pPr>
        <w:spacing w:after="0" w:line="240" w:lineRule="auto"/>
      </w:pPr>
      <w:r>
        <w:separator/>
      </w:r>
    </w:p>
  </w:footnote>
  <w:footnote w:type="continuationSeparator" w:id="0">
    <w:p w:rsidR="008872F6" w:rsidRDefault="008872F6" w:rsidP="009422A3">
      <w:pPr>
        <w:spacing w:after="0" w:line="240" w:lineRule="auto"/>
      </w:pPr>
      <w:r>
        <w:continuationSeparator/>
      </w:r>
    </w:p>
  </w:footnote>
  <w:footnote w:type="continuationNotice" w:id="1">
    <w:p w:rsidR="008872F6" w:rsidRDefault="008872F6">
      <w:pPr>
        <w:spacing w:after="0" w:line="240" w:lineRule="auto"/>
      </w:pPr>
    </w:p>
  </w:footnote>
  <w:footnote w:id="2">
    <w:p w:rsidR="009B7A41" w:rsidRPr="00744D4F" w:rsidRDefault="009B7A41">
      <w:pPr>
        <w:pStyle w:val="FootnoteText"/>
        <w:jc w:val="both"/>
      </w:pPr>
      <w:r>
        <w:rPr>
          <w:rStyle w:val="FootnoteReference"/>
        </w:rPr>
        <w:footnoteRef/>
      </w:r>
      <w:r w:rsidRPr="00744D4F">
        <w:t xml:space="preserve"> </w:t>
      </w:r>
      <w:r w:rsidRPr="00744D4F">
        <w:rPr>
          <w:b/>
          <w:sz w:val="16"/>
        </w:rPr>
        <w:t>[1]</w:t>
      </w:r>
      <w:r w:rsidRPr="00744D4F">
        <w:rPr>
          <w:sz w:val="16"/>
        </w:rPr>
        <w:t xml:space="preserve"> Configurar tablas o perfiles </w:t>
      </w:r>
      <w:r w:rsidRPr="00744D4F">
        <w:rPr>
          <w:b/>
          <w:sz w:val="16"/>
        </w:rPr>
        <w:t>[2]</w:t>
      </w:r>
      <w:r w:rsidRPr="00744D4F">
        <w:rPr>
          <w:sz w:val="16"/>
        </w:rPr>
        <w:t xml:space="preserve"> Configurar políticas, generar o validar datos </w:t>
      </w:r>
      <w:r w:rsidRPr="00744D4F">
        <w:rPr>
          <w:b/>
          <w:sz w:val="16"/>
        </w:rPr>
        <w:t>[3]</w:t>
      </w:r>
      <w:r w:rsidRPr="00744D4F">
        <w:rPr>
          <w:sz w:val="16"/>
        </w:rPr>
        <w:t xml:space="preserve"> Mantenimientos, procesos, reportes o consultas con sólo una funcionalidad </w:t>
      </w:r>
      <w:r w:rsidRPr="00744D4F">
        <w:rPr>
          <w:b/>
          <w:sz w:val="16"/>
        </w:rPr>
        <w:t>[4]</w:t>
      </w:r>
      <w:r w:rsidRPr="00744D4F">
        <w:rPr>
          <w:sz w:val="16"/>
        </w:rPr>
        <w:t xml:space="preserve"> Mantenimientos, procesos, reportes o consultas con máximo dos funcionalidades </w:t>
      </w:r>
      <w:r w:rsidRPr="00744D4F">
        <w:rPr>
          <w:b/>
          <w:sz w:val="16"/>
        </w:rPr>
        <w:t>[5]</w:t>
      </w:r>
      <w:r w:rsidRPr="00744D4F">
        <w:rPr>
          <w:sz w:val="16"/>
        </w:rPr>
        <w:t xml:space="preserve"> Mantenimientos, procesos, reportes o consultas con máximo tres funcionalidades </w:t>
      </w:r>
      <w:r w:rsidRPr="00744D4F">
        <w:rPr>
          <w:b/>
          <w:sz w:val="16"/>
        </w:rPr>
        <w:t>[6]</w:t>
      </w:r>
      <w:r w:rsidRPr="00744D4F">
        <w:rPr>
          <w:sz w:val="16"/>
        </w:rPr>
        <w:t xml:space="preserve"> Mantenimientos, procesos, reportes o consultas con más de cuatro funcionalidades</w:t>
      </w:r>
    </w:p>
  </w:footnote>
  <w:footnote w:id="3">
    <w:p w:rsidR="009B7A41" w:rsidRPr="00744D4F" w:rsidRDefault="009B7A41">
      <w:pPr>
        <w:pStyle w:val="FootnoteText"/>
        <w:jc w:val="both"/>
      </w:pPr>
      <w:r>
        <w:rPr>
          <w:rStyle w:val="FootnoteReference"/>
        </w:rPr>
        <w:footnoteRef/>
      </w:r>
      <w:r w:rsidRPr="00744D4F">
        <w:t xml:space="preserve"> </w:t>
      </w:r>
      <w:r w:rsidRPr="00744D4F">
        <w:rPr>
          <w:sz w:val="16"/>
        </w:rPr>
        <w:t>La versión del documento será expresada en el formato “</w:t>
      </w:r>
      <w:proofErr w:type="spellStart"/>
      <w:r w:rsidRPr="00744D4F">
        <w:rPr>
          <w:sz w:val="16"/>
        </w:rPr>
        <w:t>x.y.z</w:t>
      </w:r>
      <w:proofErr w:type="spellEnd"/>
      <w:r w:rsidRPr="00744D4F">
        <w:rPr>
          <w:sz w:val="16"/>
        </w:rPr>
        <w:t>”, donde “</w:t>
      </w:r>
      <w:proofErr w:type="spellStart"/>
      <w:r w:rsidRPr="00744D4F">
        <w:rPr>
          <w:sz w:val="16"/>
        </w:rPr>
        <w:t>x.y</w:t>
      </w:r>
      <w:proofErr w:type="spellEnd"/>
      <w:r w:rsidRPr="00744D4F">
        <w:rPr>
          <w:sz w:val="16"/>
        </w:rPr>
        <w:t>” es la versión del documento (plantilla que se utilizó) y “z” es el número de versión de la especificación del caso de uso.</w:t>
      </w:r>
    </w:p>
  </w:footnote>
  <w:footnote w:id="4">
    <w:p w:rsidR="009B7A41" w:rsidRPr="00744D4F" w:rsidRDefault="009B7A41">
      <w:pPr>
        <w:pStyle w:val="FootnoteText"/>
        <w:jc w:val="both"/>
      </w:pPr>
      <w:r>
        <w:rPr>
          <w:rStyle w:val="FootnoteReference"/>
        </w:rPr>
        <w:footnoteRef/>
      </w:r>
      <w:r w:rsidRPr="00744D4F">
        <w:rPr>
          <w:rStyle w:val="FootnoteReference"/>
        </w:rPr>
        <w:t xml:space="preserve"> </w:t>
      </w:r>
      <w:r w:rsidRPr="00744D4F">
        <w:rPr>
          <w:sz w:val="16"/>
        </w:rPr>
        <w:t>Identificador del requerimiento que generó una nueva versión de la presente Especificación del Caso de Uso.</w:t>
      </w:r>
    </w:p>
  </w:footnote>
  <w:footnote w:id="5">
    <w:p w:rsidR="009B7A41" w:rsidRPr="00744D4F" w:rsidRDefault="009B7A41">
      <w:pPr>
        <w:pStyle w:val="FootnoteText"/>
        <w:jc w:val="both"/>
      </w:pPr>
      <w:r>
        <w:rPr>
          <w:rStyle w:val="FootnoteReference"/>
        </w:rPr>
        <w:footnoteRef/>
      </w:r>
      <w:r w:rsidRPr="00744D4F">
        <w:t xml:space="preserve"> </w:t>
      </w:r>
      <w:r w:rsidRPr="00744D4F">
        <w:rPr>
          <w:sz w:val="16"/>
        </w:rPr>
        <w:t>Una imagen simple de las aprobaciones respectivas se considera en la sección 4 – Constancia de aprobaciones al documento.</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B7A41" w:rsidRPr="00744D4F" w:rsidRDefault="009B1314">
    <w:pPr>
      <w:pStyle w:val="Header"/>
      <w:rPr>
        <w:rFonts w:ascii="Helvetica" w:hAnsi="Helvetica"/>
        <w:smallCaps/>
        <w:color w:val="0000FF"/>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Frame 1025" o:spid="_x0000_i1061" type="#_x0000_t75" style="width:109.55pt;height:26.3pt">
          <v:imagedata r:id="rId1" o:title=""/>
        </v:shape>
      </w:pict>
    </w:r>
    <w:r w:rsidR="009B7A41" w:rsidRPr="00744D4F">
      <w:rPr>
        <w:rFonts w:ascii="Helvetica" w:hAnsi="Helvetica"/>
        <w:smallCaps/>
      </w:rPr>
      <w:tab/>
    </w:r>
    <w:r w:rsidR="009B7A41" w:rsidRPr="00744D4F">
      <w:rPr>
        <w:rFonts w:ascii="Helvetica" w:hAnsi="Helvetica"/>
        <w:smallCaps/>
      </w:rPr>
      <w:tab/>
      <w:t xml:space="preserve">           Especificación de Caso de Uso del Sistema                                                    </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B7A41" w:rsidRDefault="009B7A41">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B7A41" w:rsidRPr="00744D4F" w:rsidRDefault="009B1314">
    <w:pPr>
      <w:pStyle w:val="Header"/>
      <w:rPr>
        <w:rFonts w:ascii="Helvetica" w:hAnsi="Helvetica"/>
        <w:smallCaps/>
        <w:color w:val="0000FF"/>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Frame 1066" o:spid="_x0000_i1062" type="#_x0000_t75" style="width:109.55pt;height:26.3pt">
          <v:imagedata r:id="rId1" o:title=""/>
        </v:shape>
      </w:pict>
    </w:r>
    <w:r w:rsidR="009B7A41" w:rsidRPr="00744D4F">
      <w:rPr>
        <w:rFonts w:ascii="Helvetica" w:hAnsi="Helvetica"/>
        <w:smallCaps/>
      </w:rPr>
      <w:tab/>
    </w:r>
    <w:r w:rsidR="009B7A41" w:rsidRPr="00744D4F">
      <w:rPr>
        <w:rFonts w:ascii="Helvetica" w:hAnsi="Helvetica"/>
        <w:smallCaps/>
      </w:rPr>
      <w:tab/>
      <w:t xml:space="preserve">           </w:t>
    </w:r>
    <w:r w:rsidR="009B7A41" w:rsidRPr="00744D4F">
      <w:rPr>
        <w:rFonts w:ascii="Helvetica" w:hAnsi="Helvetica"/>
        <w:smallCaps/>
      </w:rPr>
      <w:tab/>
      <w:t xml:space="preserve">                  Especificación de Caso de Uso del Sistema </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B7A41" w:rsidRDefault="009B7A41">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FFFFFFFB"/>
    <w:lvl w:ilvl="0" w:tentative="1">
      <w:start w:val="1"/>
      <w:numFmt w:val="decimal"/>
      <w:pStyle w:val="Heading1"/>
      <w:lvlText w:val="%1."/>
      <w:legacy w:legacy="1" w:legacySpace="144" w:legacyIndent="0"/>
      <w:lvlJc w:val="left"/>
    </w:lvl>
    <w:lvl w:ilvl="1" w:tentative="1">
      <w:start w:val="1"/>
      <w:numFmt w:val="decimal"/>
      <w:pStyle w:val="Heading2"/>
      <w:lvlText w:val="%1.%2"/>
      <w:legacy w:legacy="1" w:legacySpace="144" w:legacyIndent="0"/>
      <w:lvlJc w:val="left"/>
    </w:lvl>
    <w:lvl w:ilvl="2" w:tentative="1">
      <w:start w:val="1"/>
      <w:numFmt w:val="decimal"/>
      <w:pStyle w:val="Heading3"/>
      <w:lvlText w:val="%1.%2.%3"/>
      <w:legacy w:legacy="1" w:legacySpace="144" w:legacyIndent="0"/>
      <w:lvlJc w:val="left"/>
    </w:lvl>
    <w:lvl w:ilvl="3" w:tentative="1">
      <w:start w:val="1"/>
      <w:numFmt w:val="decimal"/>
      <w:pStyle w:val="Heading4"/>
      <w:lvlText w:val="%1.%2.%3.%4"/>
      <w:legacy w:legacy="1" w:legacySpace="144" w:legacyIndent="0"/>
      <w:lvlJc w:val="left"/>
    </w:lvl>
    <w:lvl w:ilvl="4" w:tentative="1">
      <w:start w:val="1"/>
      <w:numFmt w:val="decimal"/>
      <w:pStyle w:val="Heading5"/>
      <w:lvlText w:val="%1.%2.%3.%4.%5"/>
      <w:legacy w:legacy="1" w:legacySpace="144" w:legacyIndent="0"/>
      <w:lvlJc w:val="left"/>
    </w:lvl>
    <w:lvl w:ilvl="5" w:tentative="1">
      <w:start w:val="1"/>
      <w:numFmt w:val="decimal"/>
      <w:pStyle w:val="Heading6"/>
      <w:lvlText w:val="%1.%2.%3.%4.%5.%6"/>
      <w:legacy w:legacy="1" w:legacySpace="144" w:legacyIndent="0"/>
      <w:lvlJc w:val="left"/>
    </w:lvl>
    <w:lvl w:ilvl="6" w:tentative="1">
      <w:start w:val="1"/>
      <w:numFmt w:val="decimal"/>
      <w:pStyle w:val="Heading7"/>
      <w:lvlText w:val="%1.%2.%3.%4.%5.%6.%7"/>
      <w:legacy w:legacy="1" w:legacySpace="144" w:legacyIndent="0"/>
      <w:lvlJc w:val="left"/>
    </w:lvl>
    <w:lvl w:ilvl="7" w:tentative="1">
      <w:start w:val="1"/>
      <w:numFmt w:val="decimal"/>
      <w:pStyle w:val="Heading8"/>
      <w:lvlText w:val="%1.%2.%3.%4.%5.%6.%7.%8"/>
      <w:legacy w:legacy="1" w:legacySpace="144" w:legacyIndent="0"/>
      <w:lvlJc w:val="left"/>
    </w:lvl>
    <w:lvl w:ilvl="8" w:tentative="1">
      <w:start w:val="1"/>
      <w:numFmt w:val="decimal"/>
      <w:pStyle w:val="Heading9"/>
      <w:lvlText w:val="%1.%2.%3.%4.%5.%6.%7.%8.%9"/>
      <w:legacy w:legacy="1" w:legacySpace="144" w:legacyIndent="0"/>
      <w:lvlJc w:val="left"/>
    </w:lvl>
  </w:abstractNum>
  <w:abstractNum w:abstractNumId="1">
    <w:nsid w:val="009B59B1"/>
    <w:multiLevelType w:val="multilevel"/>
    <w:tmpl w:val="009B59B1"/>
    <w:lvl w:ilvl="0">
      <w:start w:val="1"/>
      <w:numFmt w:val="decimal"/>
      <w:lvlText w:val="%1."/>
      <w:lvlJc w:val="left"/>
      <w:pPr>
        <w:ind w:left="360" w:hanging="360"/>
      </w:pPr>
      <w:rPr>
        <w:rFonts w:hint="default"/>
      </w:rPr>
    </w:lvl>
    <w:lvl w:ilvl="1" w:tentative="1">
      <w:start w:val="1"/>
      <w:numFmt w:val="decimal"/>
      <w:lvlText w:val="%2."/>
      <w:lvlJc w:val="left"/>
      <w:pPr>
        <w:ind w:left="1080" w:hanging="360"/>
      </w:pPr>
      <w:rPr>
        <w:rFonts w:hint="default"/>
      </w:rPr>
    </w:lvl>
    <w:lvl w:ilvl="2" w:tentative="1">
      <w:start w:val="1"/>
      <w:numFmt w:val="bullet"/>
      <w:lvlText w:val=""/>
      <w:lvlJc w:val="left"/>
      <w:pPr>
        <w:ind w:left="1800" w:hanging="360"/>
      </w:pPr>
      <w:rPr>
        <w:rFonts w:ascii="Wingdings" w:hAnsi="Wingdings" w:hint="default"/>
      </w:rPr>
    </w:lvl>
    <w:lvl w:ilvl="3" w:tentative="1">
      <w:start w:val="1"/>
      <w:numFmt w:val="bullet"/>
      <w:lvlText w:val=""/>
      <w:lvlJc w:val="left"/>
      <w:pPr>
        <w:ind w:left="2520" w:hanging="360"/>
      </w:pPr>
      <w:rPr>
        <w:rFonts w:ascii="Symbol" w:hAnsi="Symbol" w:hint="default"/>
      </w:rPr>
    </w:lvl>
    <w:lvl w:ilvl="4" w:tentative="1">
      <w:start w:val="1"/>
      <w:numFmt w:val="bullet"/>
      <w:lvlText w:val="o"/>
      <w:lvlJc w:val="left"/>
      <w:pPr>
        <w:ind w:left="3240" w:hanging="360"/>
      </w:pPr>
      <w:rPr>
        <w:rFonts w:ascii="Courier New" w:hAnsi="Courier New" w:cs="Courier New" w:hint="default"/>
      </w:rPr>
    </w:lvl>
    <w:lvl w:ilvl="5" w:tentative="1">
      <w:start w:val="1"/>
      <w:numFmt w:val="bullet"/>
      <w:lvlText w:val=""/>
      <w:lvlJc w:val="left"/>
      <w:pPr>
        <w:ind w:left="3960" w:hanging="360"/>
      </w:pPr>
      <w:rPr>
        <w:rFonts w:ascii="Wingdings" w:hAnsi="Wingdings" w:hint="default"/>
      </w:rPr>
    </w:lvl>
    <w:lvl w:ilvl="6" w:tentative="1">
      <w:start w:val="1"/>
      <w:numFmt w:val="bullet"/>
      <w:lvlText w:val=""/>
      <w:lvlJc w:val="left"/>
      <w:pPr>
        <w:ind w:left="4680" w:hanging="360"/>
      </w:pPr>
      <w:rPr>
        <w:rFonts w:ascii="Symbol" w:hAnsi="Symbol" w:hint="default"/>
      </w:rPr>
    </w:lvl>
    <w:lvl w:ilvl="7" w:tentative="1">
      <w:start w:val="1"/>
      <w:numFmt w:val="bullet"/>
      <w:lvlText w:val="o"/>
      <w:lvlJc w:val="left"/>
      <w:pPr>
        <w:ind w:left="5400" w:hanging="360"/>
      </w:pPr>
      <w:rPr>
        <w:rFonts w:ascii="Courier New" w:hAnsi="Courier New" w:cs="Courier New" w:hint="default"/>
      </w:rPr>
    </w:lvl>
    <w:lvl w:ilvl="8" w:tentative="1">
      <w:start w:val="1"/>
      <w:numFmt w:val="bullet"/>
      <w:lvlText w:val=""/>
      <w:lvlJc w:val="left"/>
      <w:pPr>
        <w:ind w:left="6120" w:hanging="360"/>
      </w:pPr>
      <w:rPr>
        <w:rFonts w:ascii="Wingdings" w:hAnsi="Wingdings" w:hint="default"/>
      </w:rPr>
    </w:lvl>
  </w:abstractNum>
  <w:abstractNum w:abstractNumId="2">
    <w:nsid w:val="02732DAB"/>
    <w:multiLevelType w:val="multilevel"/>
    <w:tmpl w:val="02732DAB"/>
    <w:lvl w:ilvl="0">
      <w:start w:val="1"/>
      <w:numFmt w:val="bullet"/>
      <w:lvlText w:val=""/>
      <w:lvlJc w:val="left"/>
      <w:pPr>
        <w:ind w:left="360" w:hanging="360"/>
      </w:pPr>
      <w:rPr>
        <w:rFonts w:ascii="Symbol" w:hAnsi="Symbol" w:hint="default"/>
      </w:rPr>
    </w:lvl>
    <w:lvl w:ilvl="1" w:tentative="1">
      <w:start w:val="1"/>
      <w:numFmt w:val="decimal"/>
      <w:lvlText w:val="%2)"/>
      <w:lvlJc w:val="left"/>
      <w:pPr>
        <w:ind w:left="1080" w:hanging="360"/>
      </w:pPr>
      <w:rPr>
        <w:rFonts w:cs="Arial" w:hint="default"/>
      </w:rPr>
    </w:lvl>
    <w:lvl w:ilvl="2" w:tentative="1">
      <w:start w:val="1"/>
      <w:numFmt w:val="bullet"/>
      <w:lvlText w:val=""/>
      <w:lvlJc w:val="left"/>
      <w:pPr>
        <w:ind w:left="1800" w:hanging="360"/>
      </w:pPr>
      <w:rPr>
        <w:rFonts w:ascii="Wingdings" w:hAnsi="Wingdings" w:hint="default"/>
      </w:rPr>
    </w:lvl>
    <w:lvl w:ilvl="3" w:tentative="1">
      <w:start w:val="1"/>
      <w:numFmt w:val="bullet"/>
      <w:lvlText w:val=""/>
      <w:lvlJc w:val="left"/>
      <w:pPr>
        <w:ind w:left="2520" w:hanging="360"/>
      </w:pPr>
      <w:rPr>
        <w:rFonts w:ascii="Symbol" w:hAnsi="Symbol" w:hint="default"/>
      </w:rPr>
    </w:lvl>
    <w:lvl w:ilvl="4" w:tentative="1">
      <w:start w:val="1"/>
      <w:numFmt w:val="bullet"/>
      <w:lvlText w:val="o"/>
      <w:lvlJc w:val="left"/>
      <w:pPr>
        <w:ind w:left="3240" w:hanging="360"/>
      </w:pPr>
      <w:rPr>
        <w:rFonts w:ascii="Courier New" w:hAnsi="Courier New" w:cs="Courier New" w:hint="default"/>
      </w:rPr>
    </w:lvl>
    <w:lvl w:ilvl="5" w:tentative="1">
      <w:start w:val="1"/>
      <w:numFmt w:val="bullet"/>
      <w:lvlText w:val=""/>
      <w:lvlJc w:val="left"/>
      <w:pPr>
        <w:ind w:left="3960" w:hanging="360"/>
      </w:pPr>
      <w:rPr>
        <w:rFonts w:ascii="Wingdings" w:hAnsi="Wingdings" w:hint="default"/>
      </w:rPr>
    </w:lvl>
    <w:lvl w:ilvl="6" w:tentative="1">
      <w:start w:val="1"/>
      <w:numFmt w:val="bullet"/>
      <w:lvlText w:val=""/>
      <w:lvlJc w:val="left"/>
      <w:pPr>
        <w:ind w:left="4680" w:hanging="360"/>
      </w:pPr>
      <w:rPr>
        <w:rFonts w:ascii="Symbol" w:hAnsi="Symbol" w:hint="default"/>
      </w:rPr>
    </w:lvl>
    <w:lvl w:ilvl="7" w:tentative="1">
      <w:start w:val="1"/>
      <w:numFmt w:val="bullet"/>
      <w:lvlText w:val="o"/>
      <w:lvlJc w:val="left"/>
      <w:pPr>
        <w:ind w:left="5400" w:hanging="360"/>
      </w:pPr>
      <w:rPr>
        <w:rFonts w:ascii="Courier New" w:hAnsi="Courier New" w:cs="Courier New" w:hint="default"/>
      </w:rPr>
    </w:lvl>
    <w:lvl w:ilvl="8" w:tentative="1">
      <w:start w:val="1"/>
      <w:numFmt w:val="bullet"/>
      <w:lvlText w:val=""/>
      <w:lvlJc w:val="left"/>
      <w:pPr>
        <w:ind w:left="6120" w:hanging="360"/>
      </w:pPr>
      <w:rPr>
        <w:rFonts w:ascii="Wingdings" w:hAnsi="Wingdings" w:hint="default"/>
      </w:rPr>
    </w:lvl>
  </w:abstractNum>
  <w:abstractNum w:abstractNumId="3">
    <w:nsid w:val="02C91873"/>
    <w:multiLevelType w:val="multilevel"/>
    <w:tmpl w:val="02C91873"/>
    <w:lvl w:ilvl="0">
      <w:start w:val="1"/>
      <w:numFmt w:val="bullet"/>
      <w:lvlText w:val=""/>
      <w:lvlJc w:val="left"/>
      <w:pPr>
        <w:ind w:left="360" w:hanging="360"/>
      </w:pPr>
      <w:rPr>
        <w:rFonts w:ascii="Symbol" w:hAnsi="Symbol" w:hint="default"/>
      </w:rPr>
    </w:lvl>
    <w:lvl w:ilvl="1" w:tentative="1">
      <w:start w:val="1"/>
      <w:numFmt w:val="bullet"/>
      <w:lvlText w:val="o"/>
      <w:lvlJc w:val="left"/>
      <w:pPr>
        <w:ind w:left="1080" w:hanging="360"/>
      </w:pPr>
      <w:rPr>
        <w:rFonts w:ascii="Courier New" w:hAnsi="Courier New" w:cs="Courier New" w:hint="default"/>
      </w:rPr>
    </w:lvl>
    <w:lvl w:ilvl="2" w:tentative="1">
      <w:start w:val="1"/>
      <w:numFmt w:val="bullet"/>
      <w:lvlText w:val=""/>
      <w:lvlJc w:val="left"/>
      <w:pPr>
        <w:ind w:left="1800" w:hanging="360"/>
      </w:pPr>
      <w:rPr>
        <w:rFonts w:ascii="Wingdings" w:hAnsi="Wingdings" w:hint="default"/>
      </w:rPr>
    </w:lvl>
    <w:lvl w:ilvl="3" w:tentative="1">
      <w:start w:val="1"/>
      <w:numFmt w:val="bullet"/>
      <w:lvlText w:val=""/>
      <w:lvlJc w:val="left"/>
      <w:pPr>
        <w:ind w:left="2520" w:hanging="360"/>
      </w:pPr>
      <w:rPr>
        <w:rFonts w:ascii="Symbol" w:hAnsi="Symbol" w:hint="default"/>
      </w:rPr>
    </w:lvl>
    <w:lvl w:ilvl="4" w:tentative="1">
      <w:start w:val="1"/>
      <w:numFmt w:val="bullet"/>
      <w:lvlText w:val="o"/>
      <w:lvlJc w:val="left"/>
      <w:pPr>
        <w:ind w:left="3240" w:hanging="360"/>
      </w:pPr>
      <w:rPr>
        <w:rFonts w:ascii="Courier New" w:hAnsi="Courier New" w:cs="Courier New" w:hint="default"/>
      </w:rPr>
    </w:lvl>
    <w:lvl w:ilvl="5" w:tentative="1">
      <w:start w:val="1"/>
      <w:numFmt w:val="bullet"/>
      <w:lvlText w:val=""/>
      <w:lvlJc w:val="left"/>
      <w:pPr>
        <w:ind w:left="3960" w:hanging="360"/>
      </w:pPr>
      <w:rPr>
        <w:rFonts w:ascii="Wingdings" w:hAnsi="Wingdings" w:hint="default"/>
      </w:rPr>
    </w:lvl>
    <w:lvl w:ilvl="6" w:tentative="1">
      <w:start w:val="1"/>
      <w:numFmt w:val="bullet"/>
      <w:lvlText w:val=""/>
      <w:lvlJc w:val="left"/>
      <w:pPr>
        <w:ind w:left="4680" w:hanging="360"/>
      </w:pPr>
      <w:rPr>
        <w:rFonts w:ascii="Symbol" w:hAnsi="Symbol" w:hint="default"/>
      </w:rPr>
    </w:lvl>
    <w:lvl w:ilvl="7" w:tentative="1">
      <w:start w:val="1"/>
      <w:numFmt w:val="bullet"/>
      <w:lvlText w:val="o"/>
      <w:lvlJc w:val="left"/>
      <w:pPr>
        <w:ind w:left="5400" w:hanging="360"/>
      </w:pPr>
      <w:rPr>
        <w:rFonts w:ascii="Courier New" w:hAnsi="Courier New" w:cs="Courier New" w:hint="default"/>
      </w:rPr>
    </w:lvl>
    <w:lvl w:ilvl="8" w:tentative="1">
      <w:start w:val="1"/>
      <w:numFmt w:val="bullet"/>
      <w:lvlText w:val=""/>
      <w:lvlJc w:val="left"/>
      <w:pPr>
        <w:ind w:left="6120" w:hanging="360"/>
      </w:pPr>
      <w:rPr>
        <w:rFonts w:ascii="Wingdings" w:hAnsi="Wingdings" w:hint="default"/>
      </w:rPr>
    </w:lvl>
  </w:abstractNum>
  <w:abstractNum w:abstractNumId="4">
    <w:nsid w:val="03FB6BBB"/>
    <w:multiLevelType w:val="multilevel"/>
    <w:tmpl w:val="03FB6BBB"/>
    <w:lvl w:ilvl="0">
      <w:start w:val="5"/>
      <w:numFmt w:val="decimal"/>
      <w:lvlText w:val="%1."/>
      <w:lvlJc w:val="left"/>
      <w:pPr>
        <w:tabs>
          <w:tab w:val="left" w:pos="425"/>
        </w:tabs>
        <w:ind w:left="425" w:hanging="425"/>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5">
    <w:nsid w:val="041A0275"/>
    <w:multiLevelType w:val="multilevel"/>
    <w:tmpl w:val="041A0275"/>
    <w:lvl w:ilvl="0">
      <w:start w:val="1"/>
      <w:numFmt w:val="bullet"/>
      <w:lvlText w:val=""/>
      <w:lvlJc w:val="left"/>
      <w:pPr>
        <w:ind w:left="360" w:hanging="360"/>
      </w:pPr>
      <w:rPr>
        <w:rFonts w:ascii="Symbol" w:hAnsi="Symbol" w:hint="default"/>
      </w:rPr>
    </w:lvl>
    <w:lvl w:ilvl="1" w:tentative="1">
      <w:start w:val="1"/>
      <w:numFmt w:val="bullet"/>
      <w:lvlText w:val="o"/>
      <w:lvlJc w:val="left"/>
      <w:pPr>
        <w:ind w:left="1080" w:hanging="360"/>
      </w:pPr>
      <w:rPr>
        <w:rFonts w:ascii="Courier New" w:hAnsi="Courier New" w:cs="Courier New" w:hint="default"/>
      </w:rPr>
    </w:lvl>
    <w:lvl w:ilvl="2" w:tentative="1">
      <w:start w:val="1"/>
      <w:numFmt w:val="bullet"/>
      <w:lvlText w:val=""/>
      <w:lvlJc w:val="left"/>
      <w:pPr>
        <w:ind w:left="1800" w:hanging="360"/>
      </w:pPr>
      <w:rPr>
        <w:rFonts w:ascii="Wingdings" w:hAnsi="Wingdings" w:hint="default"/>
      </w:rPr>
    </w:lvl>
    <w:lvl w:ilvl="3" w:tentative="1">
      <w:start w:val="1"/>
      <w:numFmt w:val="bullet"/>
      <w:lvlText w:val=""/>
      <w:lvlJc w:val="left"/>
      <w:pPr>
        <w:ind w:left="2520" w:hanging="360"/>
      </w:pPr>
      <w:rPr>
        <w:rFonts w:ascii="Symbol" w:hAnsi="Symbol" w:hint="default"/>
      </w:rPr>
    </w:lvl>
    <w:lvl w:ilvl="4" w:tentative="1">
      <w:start w:val="1"/>
      <w:numFmt w:val="bullet"/>
      <w:lvlText w:val="o"/>
      <w:lvlJc w:val="left"/>
      <w:pPr>
        <w:ind w:left="3240" w:hanging="360"/>
      </w:pPr>
      <w:rPr>
        <w:rFonts w:ascii="Courier New" w:hAnsi="Courier New" w:cs="Courier New" w:hint="default"/>
      </w:rPr>
    </w:lvl>
    <w:lvl w:ilvl="5" w:tentative="1">
      <w:start w:val="1"/>
      <w:numFmt w:val="bullet"/>
      <w:lvlText w:val=""/>
      <w:lvlJc w:val="left"/>
      <w:pPr>
        <w:ind w:left="3960" w:hanging="360"/>
      </w:pPr>
      <w:rPr>
        <w:rFonts w:ascii="Wingdings" w:hAnsi="Wingdings" w:hint="default"/>
      </w:rPr>
    </w:lvl>
    <w:lvl w:ilvl="6" w:tentative="1">
      <w:start w:val="1"/>
      <w:numFmt w:val="bullet"/>
      <w:lvlText w:val=""/>
      <w:lvlJc w:val="left"/>
      <w:pPr>
        <w:ind w:left="4680" w:hanging="360"/>
      </w:pPr>
      <w:rPr>
        <w:rFonts w:ascii="Symbol" w:hAnsi="Symbol" w:hint="default"/>
      </w:rPr>
    </w:lvl>
    <w:lvl w:ilvl="7" w:tentative="1">
      <w:start w:val="1"/>
      <w:numFmt w:val="bullet"/>
      <w:lvlText w:val="o"/>
      <w:lvlJc w:val="left"/>
      <w:pPr>
        <w:ind w:left="5400" w:hanging="360"/>
      </w:pPr>
      <w:rPr>
        <w:rFonts w:ascii="Courier New" w:hAnsi="Courier New" w:cs="Courier New" w:hint="default"/>
      </w:rPr>
    </w:lvl>
    <w:lvl w:ilvl="8" w:tentative="1">
      <w:start w:val="1"/>
      <w:numFmt w:val="bullet"/>
      <w:lvlText w:val=""/>
      <w:lvlJc w:val="left"/>
      <w:pPr>
        <w:ind w:left="6120" w:hanging="360"/>
      </w:pPr>
      <w:rPr>
        <w:rFonts w:ascii="Wingdings" w:hAnsi="Wingdings" w:hint="default"/>
      </w:rPr>
    </w:lvl>
  </w:abstractNum>
  <w:abstractNum w:abstractNumId="6">
    <w:nsid w:val="04572E41"/>
    <w:multiLevelType w:val="multilevel"/>
    <w:tmpl w:val="04572E41"/>
    <w:lvl w:ilvl="0">
      <w:start w:val="1"/>
      <w:numFmt w:val="decimal"/>
      <w:lvlText w:val="%1."/>
      <w:lvlJc w:val="left"/>
      <w:pPr>
        <w:ind w:left="360" w:hanging="360"/>
      </w:pPr>
    </w:lvl>
    <w:lvl w:ilvl="1" w:tentative="1">
      <w:start w:val="1"/>
      <w:numFmt w:val="lowerLetter"/>
      <w:lvlText w:val="%2."/>
      <w:lvlJc w:val="left"/>
      <w:pPr>
        <w:ind w:left="1080" w:hanging="360"/>
      </w:pPr>
    </w:lvl>
    <w:lvl w:ilvl="2" w:tentative="1">
      <w:start w:val="1"/>
      <w:numFmt w:val="lowerRoman"/>
      <w:lvlText w:val="%3."/>
      <w:lvlJc w:val="right"/>
      <w:pPr>
        <w:ind w:left="1800" w:hanging="180"/>
      </w:pPr>
    </w:lvl>
    <w:lvl w:ilvl="3" w:tentative="1">
      <w:start w:val="1"/>
      <w:numFmt w:val="decimal"/>
      <w:lvlText w:val="%4."/>
      <w:lvlJc w:val="left"/>
      <w:pPr>
        <w:ind w:left="2520" w:hanging="360"/>
      </w:pPr>
    </w:lvl>
    <w:lvl w:ilvl="4" w:tentative="1">
      <w:start w:val="1"/>
      <w:numFmt w:val="lowerLetter"/>
      <w:lvlText w:val="%5."/>
      <w:lvlJc w:val="left"/>
      <w:pPr>
        <w:ind w:left="3240" w:hanging="360"/>
      </w:pPr>
    </w:lvl>
    <w:lvl w:ilvl="5" w:tentative="1">
      <w:start w:val="1"/>
      <w:numFmt w:val="lowerRoman"/>
      <w:lvlText w:val="%6."/>
      <w:lvlJc w:val="right"/>
      <w:pPr>
        <w:ind w:left="3960" w:hanging="180"/>
      </w:pPr>
    </w:lvl>
    <w:lvl w:ilvl="6" w:tentative="1">
      <w:start w:val="1"/>
      <w:numFmt w:val="decimal"/>
      <w:lvlText w:val="%7."/>
      <w:lvlJc w:val="left"/>
      <w:pPr>
        <w:ind w:left="4680" w:hanging="360"/>
      </w:pPr>
    </w:lvl>
    <w:lvl w:ilvl="7" w:tentative="1">
      <w:start w:val="1"/>
      <w:numFmt w:val="lowerLetter"/>
      <w:lvlText w:val="%8."/>
      <w:lvlJc w:val="left"/>
      <w:pPr>
        <w:ind w:left="5400" w:hanging="360"/>
      </w:pPr>
    </w:lvl>
    <w:lvl w:ilvl="8" w:tentative="1">
      <w:start w:val="1"/>
      <w:numFmt w:val="lowerRoman"/>
      <w:lvlText w:val="%9."/>
      <w:lvlJc w:val="right"/>
      <w:pPr>
        <w:ind w:left="6120" w:hanging="180"/>
      </w:pPr>
    </w:lvl>
  </w:abstractNum>
  <w:abstractNum w:abstractNumId="7">
    <w:nsid w:val="04902E04"/>
    <w:multiLevelType w:val="multilevel"/>
    <w:tmpl w:val="04902E04"/>
    <w:lvl w:ilvl="0">
      <w:start w:val="4"/>
      <w:numFmt w:val="decimal"/>
      <w:lvlText w:val="%1."/>
      <w:lvlJc w:val="left"/>
      <w:pPr>
        <w:tabs>
          <w:tab w:val="left" w:pos="425"/>
        </w:tabs>
        <w:ind w:left="425" w:hanging="425"/>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8">
    <w:nsid w:val="05E71B63"/>
    <w:multiLevelType w:val="multilevel"/>
    <w:tmpl w:val="05E71B63"/>
    <w:lvl w:ilvl="0">
      <w:start w:val="1"/>
      <w:numFmt w:val="bullet"/>
      <w:lvlText w:val=""/>
      <w:lvlJc w:val="left"/>
      <w:pPr>
        <w:ind w:left="360" w:hanging="360"/>
      </w:pPr>
      <w:rPr>
        <w:rFonts w:ascii="Symbol" w:hAnsi="Symbol" w:hint="default"/>
      </w:rPr>
    </w:lvl>
    <w:lvl w:ilvl="1" w:tentative="1">
      <w:start w:val="1"/>
      <w:numFmt w:val="bullet"/>
      <w:lvlText w:val="o"/>
      <w:lvlJc w:val="left"/>
      <w:pPr>
        <w:ind w:left="1080" w:hanging="360"/>
      </w:pPr>
      <w:rPr>
        <w:rFonts w:ascii="Courier New" w:hAnsi="Courier New" w:cs="Courier New" w:hint="default"/>
      </w:rPr>
    </w:lvl>
    <w:lvl w:ilvl="2" w:tentative="1">
      <w:start w:val="1"/>
      <w:numFmt w:val="bullet"/>
      <w:lvlText w:val=""/>
      <w:lvlJc w:val="left"/>
      <w:pPr>
        <w:ind w:left="1800" w:hanging="360"/>
      </w:pPr>
      <w:rPr>
        <w:rFonts w:ascii="Wingdings" w:hAnsi="Wingdings" w:hint="default"/>
      </w:rPr>
    </w:lvl>
    <w:lvl w:ilvl="3" w:tentative="1">
      <w:start w:val="1"/>
      <w:numFmt w:val="bullet"/>
      <w:lvlText w:val=""/>
      <w:lvlJc w:val="left"/>
      <w:pPr>
        <w:ind w:left="2520" w:hanging="360"/>
      </w:pPr>
      <w:rPr>
        <w:rFonts w:ascii="Symbol" w:hAnsi="Symbol" w:hint="default"/>
      </w:rPr>
    </w:lvl>
    <w:lvl w:ilvl="4" w:tentative="1">
      <w:start w:val="1"/>
      <w:numFmt w:val="bullet"/>
      <w:lvlText w:val="o"/>
      <w:lvlJc w:val="left"/>
      <w:pPr>
        <w:ind w:left="3240" w:hanging="360"/>
      </w:pPr>
      <w:rPr>
        <w:rFonts w:ascii="Courier New" w:hAnsi="Courier New" w:cs="Courier New" w:hint="default"/>
      </w:rPr>
    </w:lvl>
    <w:lvl w:ilvl="5" w:tentative="1">
      <w:start w:val="1"/>
      <w:numFmt w:val="bullet"/>
      <w:lvlText w:val=""/>
      <w:lvlJc w:val="left"/>
      <w:pPr>
        <w:ind w:left="3960" w:hanging="360"/>
      </w:pPr>
      <w:rPr>
        <w:rFonts w:ascii="Wingdings" w:hAnsi="Wingdings" w:hint="default"/>
      </w:rPr>
    </w:lvl>
    <w:lvl w:ilvl="6" w:tentative="1">
      <w:start w:val="1"/>
      <w:numFmt w:val="bullet"/>
      <w:lvlText w:val=""/>
      <w:lvlJc w:val="left"/>
      <w:pPr>
        <w:ind w:left="4680" w:hanging="360"/>
      </w:pPr>
      <w:rPr>
        <w:rFonts w:ascii="Symbol" w:hAnsi="Symbol" w:hint="default"/>
      </w:rPr>
    </w:lvl>
    <w:lvl w:ilvl="7" w:tentative="1">
      <w:start w:val="1"/>
      <w:numFmt w:val="bullet"/>
      <w:lvlText w:val="o"/>
      <w:lvlJc w:val="left"/>
      <w:pPr>
        <w:ind w:left="5400" w:hanging="360"/>
      </w:pPr>
      <w:rPr>
        <w:rFonts w:ascii="Courier New" w:hAnsi="Courier New" w:cs="Courier New" w:hint="default"/>
      </w:rPr>
    </w:lvl>
    <w:lvl w:ilvl="8" w:tentative="1">
      <w:start w:val="1"/>
      <w:numFmt w:val="bullet"/>
      <w:lvlText w:val=""/>
      <w:lvlJc w:val="left"/>
      <w:pPr>
        <w:ind w:left="6120" w:hanging="360"/>
      </w:pPr>
      <w:rPr>
        <w:rFonts w:ascii="Wingdings" w:hAnsi="Wingdings" w:hint="default"/>
      </w:rPr>
    </w:lvl>
  </w:abstractNum>
  <w:abstractNum w:abstractNumId="9">
    <w:nsid w:val="08765475"/>
    <w:multiLevelType w:val="multilevel"/>
    <w:tmpl w:val="386A7ED4"/>
    <w:lvl w:ilvl="0">
      <w:start w:val="1"/>
      <w:numFmt w:val="decimal"/>
      <w:lvlText w:val="%1."/>
      <w:lvlJc w:val="left"/>
      <w:pPr>
        <w:ind w:left="371" w:hanging="360"/>
      </w:pPr>
      <w:rPr>
        <w:rFonts w:hint="default"/>
      </w:rPr>
    </w:lvl>
    <w:lvl w:ilvl="1" w:tentative="1">
      <w:start w:val="1"/>
      <w:numFmt w:val="lowerLetter"/>
      <w:lvlText w:val="%2."/>
      <w:lvlJc w:val="left"/>
      <w:pPr>
        <w:ind w:left="1091" w:hanging="360"/>
      </w:pPr>
    </w:lvl>
    <w:lvl w:ilvl="2" w:tentative="1">
      <w:start w:val="1"/>
      <w:numFmt w:val="lowerRoman"/>
      <w:lvlText w:val="%3."/>
      <w:lvlJc w:val="right"/>
      <w:pPr>
        <w:ind w:left="1811" w:hanging="180"/>
      </w:pPr>
    </w:lvl>
    <w:lvl w:ilvl="3" w:tentative="1">
      <w:start w:val="1"/>
      <w:numFmt w:val="decimal"/>
      <w:lvlText w:val="%4."/>
      <w:lvlJc w:val="left"/>
      <w:pPr>
        <w:ind w:left="2531" w:hanging="360"/>
      </w:pPr>
    </w:lvl>
    <w:lvl w:ilvl="4" w:tentative="1">
      <w:start w:val="1"/>
      <w:numFmt w:val="lowerLetter"/>
      <w:lvlText w:val="%5."/>
      <w:lvlJc w:val="left"/>
      <w:pPr>
        <w:ind w:left="3251" w:hanging="360"/>
      </w:pPr>
    </w:lvl>
    <w:lvl w:ilvl="5" w:tentative="1">
      <w:start w:val="1"/>
      <w:numFmt w:val="lowerRoman"/>
      <w:lvlText w:val="%6."/>
      <w:lvlJc w:val="right"/>
      <w:pPr>
        <w:ind w:left="3971" w:hanging="180"/>
      </w:pPr>
    </w:lvl>
    <w:lvl w:ilvl="6" w:tentative="1">
      <w:start w:val="1"/>
      <w:numFmt w:val="decimal"/>
      <w:lvlText w:val="%7."/>
      <w:lvlJc w:val="left"/>
      <w:pPr>
        <w:ind w:left="4691" w:hanging="360"/>
      </w:pPr>
    </w:lvl>
    <w:lvl w:ilvl="7" w:tentative="1">
      <w:start w:val="1"/>
      <w:numFmt w:val="lowerLetter"/>
      <w:lvlText w:val="%8."/>
      <w:lvlJc w:val="left"/>
      <w:pPr>
        <w:ind w:left="5411" w:hanging="360"/>
      </w:pPr>
    </w:lvl>
    <w:lvl w:ilvl="8" w:tentative="1">
      <w:start w:val="1"/>
      <w:numFmt w:val="lowerRoman"/>
      <w:lvlText w:val="%9."/>
      <w:lvlJc w:val="right"/>
      <w:pPr>
        <w:ind w:left="6131" w:hanging="180"/>
      </w:pPr>
    </w:lvl>
  </w:abstractNum>
  <w:abstractNum w:abstractNumId="10">
    <w:nsid w:val="088C25FC"/>
    <w:multiLevelType w:val="multilevel"/>
    <w:tmpl w:val="088C25FC"/>
    <w:lvl w:ilvl="0">
      <w:start w:val="1"/>
      <w:numFmt w:val="decimal"/>
      <w:lvlText w:val="%1."/>
      <w:lvlJc w:val="left"/>
      <w:pPr>
        <w:ind w:left="720" w:hanging="360"/>
      </w:pPr>
      <w:rPr>
        <w:rFonts w:hint="default"/>
        <w:sz w:val="20"/>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1">
    <w:nsid w:val="099D7A77"/>
    <w:multiLevelType w:val="multilevel"/>
    <w:tmpl w:val="099D7A77"/>
    <w:lvl w:ilvl="0">
      <w:start w:val="1"/>
      <w:numFmt w:val="decimal"/>
      <w:lvlText w:val="%1."/>
      <w:lvlJc w:val="left"/>
      <w:pPr>
        <w:ind w:left="371" w:hanging="360"/>
      </w:pPr>
      <w:rPr>
        <w:rFonts w:hint="default"/>
      </w:rPr>
    </w:lvl>
    <w:lvl w:ilvl="1" w:tentative="1">
      <w:start w:val="1"/>
      <w:numFmt w:val="lowerLetter"/>
      <w:lvlText w:val="%2."/>
      <w:lvlJc w:val="left"/>
      <w:pPr>
        <w:ind w:left="1091" w:hanging="360"/>
      </w:pPr>
    </w:lvl>
    <w:lvl w:ilvl="2" w:tentative="1">
      <w:start w:val="1"/>
      <w:numFmt w:val="lowerRoman"/>
      <w:lvlText w:val="%3."/>
      <w:lvlJc w:val="right"/>
      <w:pPr>
        <w:ind w:left="1811" w:hanging="180"/>
      </w:pPr>
    </w:lvl>
    <w:lvl w:ilvl="3" w:tentative="1">
      <w:start w:val="1"/>
      <w:numFmt w:val="decimal"/>
      <w:lvlText w:val="%4."/>
      <w:lvlJc w:val="left"/>
      <w:pPr>
        <w:ind w:left="2531" w:hanging="360"/>
      </w:pPr>
    </w:lvl>
    <w:lvl w:ilvl="4" w:tentative="1">
      <w:start w:val="1"/>
      <w:numFmt w:val="lowerLetter"/>
      <w:lvlText w:val="%5."/>
      <w:lvlJc w:val="left"/>
      <w:pPr>
        <w:ind w:left="3251" w:hanging="360"/>
      </w:pPr>
    </w:lvl>
    <w:lvl w:ilvl="5" w:tentative="1">
      <w:start w:val="1"/>
      <w:numFmt w:val="lowerRoman"/>
      <w:lvlText w:val="%6."/>
      <w:lvlJc w:val="right"/>
      <w:pPr>
        <w:ind w:left="3971" w:hanging="180"/>
      </w:pPr>
    </w:lvl>
    <w:lvl w:ilvl="6" w:tentative="1">
      <w:start w:val="1"/>
      <w:numFmt w:val="decimal"/>
      <w:lvlText w:val="%7."/>
      <w:lvlJc w:val="left"/>
      <w:pPr>
        <w:ind w:left="4691" w:hanging="360"/>
      </w:pPr>
    </w:lvl>
    <w:lvl w:ilvl="7" w:tentative="1">
      <w:start w:val="1"/>
      <w:numFmt w:val="lowerLetter"/>
      <w:lvlText w:val="%8."/>
      <w:lvlJc w:val="left"/>
      <w:pPr>
        <w:ind w:left="5411" w:hanging="360"/>
      </w:pPr>
    </w:lvl>
    <w:lvl w:ilvl="8" w:tentative="1">
      <w:start w:val="1"/>
      <w:numFmt w:val="lowerRoman"/>
      <w:lvlText w:val="%9."/>
      <w:lvlJc w:val="right"/>
      <w:pPr>
        <w:ind w:left="6131" w:hanging="180"/>
      </w:pPr>
    </w:lvl>
  </w:abstractNum>
  <w:abstractNum w:abstractNumId="12">
    <w:nsid w:val="0BE16C26"/>
    <w:multiLevelType w:val="multilevel"/>
    <w:tmpl w:val="0BE16C26"/>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3">
    <w:nsid w:val="0CCF154B"/>
    <w:multiLevelType w:val="multilevel"/>
    <w:tmpl w:val="0CCF154B"/>
    <w:lvl w:ilvl="0">
      <w:start w:val="1"/>
      <w:numFmt w:val="decimal"/>
      <w:lvlText w:val="%1."/>
      <w:lvlJc w:val="left"/>
      <w:pPr>
        <w:ind w:left="371" w:hanging="360"/>
      </w:pPr>
      <w:rPr>
        <w:rFonts w:hint="default"/>
        <w:sz w:val="20"/>
      </w:rPr>
    </w:lvl>
    <w:lvl w:ilvl="1" w:tentative="1">
      <w:start w:val="1"/>
      <w:numFmt w:val="lowerLetter"/>
      <w:lvlText w:val="%2."/>
      <w:lvlJc w:val="left"/>
      <w:pPr>
        <w:ind w:left="1091" w:hanging="360"/>
      </w:pPr>
    </w:lvl>
    <w:lvl w:ilvl="2" w:tentative="1">
      <w:start w:val="1"/>
      <w:numFmt w:val="lowerRoman"/>
      <w:lvlText w:val="%3."/>
      <w:lvlJc w:val="right"/>
      <w:pPr>
        <w:ind w:left="1811" w:hanging="180"/>
      </w:pPr>
    </w:lvl>
    <w:lvl w:ilvl="3" w:tentative="1">
      <w:start w:val="1"/>
      <w:numFmt w:val="decimal"/>
      <w:lvlText w:val="%4."/>
      <w:lvlJc w:val="left"/>
      <w:pPr>
        <w:ind w:left="2531" w:hanging="360"/>
      </w:pPr>
    </w:lvl>
    <w:lvl w:ilvl="4" w:tentative="1">
      <w:start w:val="1"/>
      <w:numFmt w:val="lowerLetter"/>
      <w:lvlText w:val="%5."/>
      <w:lvlJc w:val="left"/>
      <w:pPr>
        <w:ind w:left="3251" w:hanging="360"/>
      </w:pPr>
    </w:lvl>
    <w:lvl w:ilvl="5" w:tentative="1">
      <w:start w:val="1"/>
      <w:numFmt w:val="lowerRoman"/>
      <w:lvlText w:val="%6."/>
      <w:lvlJc w:val="right"/>
      <w:pPr>
        <w:ind w:left="3971" w:hanging="180"/>
      </w:pPr>
    </w:lvl>
    <w:lvl w:ilvl="6" w:tentative="1">
      <w:start w:val="1"/>
      <w:numFmt w:val="decimal"/>
      <w:lvlText w:val="%7."/>
      <w:lvlJc w:val="left"/>
      <w:pPr>
        <w:ind w:left="4691" w:hanging="360"/>
      </w:pPr>
    </w:lvl>
    <w:lvl w:ilvl="7" w:tentative="1">
      <w:start w:val="1"/>
      <w:numFmt w:val="lowerLetter"/>
      <w:lvlText w:val="%8."/>
      <w:lvlJc w:val="left"/>
      <w:pPr>
        <w:ind w:left="5411" w:hanging="360"/>
      </w:pPr>
    </w:lvl>
    <w:lvl w:ilvl="8" w:tentative="1">
      <w:start w:val="1"/>
      <w:numFmt w:val="lowerRoman"/>
      <w:lvlText w:val="%9."/>
      <w:lvlJc w:val="right"/>
      <w:pPr>
        <w:ind w:left="6131" w:hanging="180"/>
      </w:pPr>
    </w:lvl>
  </w:abstractNum>
  <w:abstractNum w:abstractNumId="14">
    <w:nsid w:val="0D825D06"/>
    <w:multiLevelType w:val="multilevel"/>
    <w:tmpl w:val="0D825D06"/>
    <w:lvl w:ilvl="0">
      <w:start w:val="3"/>
      <w:numFmt w:val="decimal"/>
      <w:lvlText w:val="%1."/>
      <w:lvlJc w:val="left"/>
      <w:pPr>
        <w:tabs>
          <w:tab w:val="left" w:pos="425"/>
        </w:tabs>
        <w:ind w:left="425" w:hanging="425"/>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5">
    <w:nsid w:val="0E09139B"/>
    <w:multiLevelType w:val="multilevel"/>
    <w:tmpl w:val="9EF23B14"/>
    <w:lvl w:ilvl="0">
      <w:start w:val="1"/>
      <w:numFmt w:val="bullet"/>
      <w:lvlText w:val=""/>
      <w:lvlJc w:val="left"/>
      <w:pPr>
        <w:ind w:left="360" w:hanging="360"/>
      </w:pPr>
      <w:rPr>
        <w:rFonts w:ascii="Symbol" w:hAnsi="Symbol" w:hint="default"/>
      </w:rPr>
    </w:lvl>
    <w:lvl w:ilvl="1" w:tentative="1">
      <w:start w:val="1"/>
      <w:numFmt w:val="lowerLetter"/>
      <w:lvlText w:val="%2."/>
      <w:lvlJc w:val="left"/>
      <w:pPr>
        <w:ind w:left="1080" w:hanging="360"/>
      </w:pPr>
    </w:lvl>
    <w:lvl w:ilvl="2" w:tentative="1">
      <w:start w:val="1"/>
      <w:numFmt w:val="lowerRoman"/>
      <w:lvlText w:val="%3."/>
      <w:lvlJc w:val="right"/>
      <w:pPr>
        <w:ind w:left="1800" w:hanging="180"/>
      </w:pPr>
    </w:lvl>
    <w:lvl w:ilvl="3" w:tentative="1">
      <w:start w:val="1"/>
      <w:numFmt w:val="decimal"/>
      <w:lvlText w:val="%4."/>
      <w:lvlJc w:val="left"/>
      <w:pPr>
        <w:ind w:left="2520" w:hanging="360"/>
      </w:pPr>
    </w:lvl>
    <w:lvl w:ilvl="4" w:tentative="1">
      <w:start w:val="1"/>
      <w:numFmt w:val="lowerLetter"/>
      <w:lvlText w:val="%5."/>
      <w:lvlJc w:val="left"/>
      <w:pPr>
        <w:ind w:left="3240" w:hanging="360"/>
      </w:pPr>
    </w:lvl>
    <w:lvl w:ilvl="5" w:tentative="1">
      <w:start w:val="1"/>
      <w:numFmt w:val="lowerRoman"/>
      <w:lvlText w:val="%6."/>
      <w:lvlJc w:val="right"/>
      <w:pPr>
        <w:ind w:left="3960" w:hanging="180"/>
      </w:pPr>
    </w:lvl>
    <w:lvl w:ilvl="6" w:tentative="1">
      <w:start w:val="1"/>
      <w:numFmt w:val="decimal"/>
      <w:lvlText w:val="%7."/>
      <w:lvlJc w:val="left"/>
      <w:pPr>
        <w:ind w:left="4680" w:hanging="360"/>
      </w:pPr>
    </w:lvl>
    <w:lvl w:ilvl="7" w:tentative="1">
      <w:start w:val="1"/>
      <w:numFmt w:val="lowerLetter"/>
      <w:lvlText w:val="%8."/>
      <w:lvlJc w:val="left"/>
      <w:pPr>
        <w:ind w:left="5400" w:hanging="360"/>
      </w:pPr>
    </w:lvl>
    <w:lvl w:ilvl="8" w:tentative="1">
      <w:start w:val="1"/>
      <w:numFmt w:val="lowerRoman"/>
      <w:lvlText w:val="%9."/>
      <w:lvlJc w:val="right"/>
      <w:pPr>
        <w:ind w:left="6120" w:hanging="180"/>
      </w:pPr>
    </w:lvl>
  </w:abstractNum>
  <w:abstractNum w:abstractNumId="16">
    <w:nsid w:val="0FF85F04"/>
    <w:multiLevelType w:val="multilevel"/>
    <w:tmpl w:val="0BE16C26"/>
    <w:lvl w:ilvl="0">
      <w:start w:val="1"/>
      <w:numFmt w:val="decimal"/>
      <w:lvlText w:val="%1."/>
      <w:lvlJc w:val="left"/>
      <w:pPr>
        <w:ind w:left="360" w:hanging="360"/>
      </w:pPr>
      <w:rPr>
        <w:rFonts w:hint="default"/>
      </w:rPr>
    </w:lvl>
    <w:lvl w:ilvl="1" w:tentative="1">
      <w:start w:val="1"/>
      <w:numFmt w:val="lowerLetter"/>
      <w:lvlText w:val="%2."/>
      <w:lvlJc w:val="left"/>
      <w:pPr>
        <w:ind w:left="1080" w:hanging="360"/>
      </w:pPr>
    </w:lvl>
    <w:lvl w:ilvl="2" w:tentative="1">
      <w:start w:val="1"/>
      <w:numFmt w:val="lowerRoman"/>
      <w:lvlText w:val="%3."/>
      <w:lvlJc w:val="right"/>
      <w:pPr>
        <w:ind w:left="1800" w:hanging="180"/>
      </w:pPr>
    </w:lvl>
    <w:lvl w:ilvl="3" w:tentative="1">
      <w:start w:val="1"/>
      <w:numFmt w:val="decimal"/>
      <w:lvlText w:val="%4."/>
      <w:lvlJc w:val="left"/>
      <w:pPr>
        <w:ind w:left="2520" w:hanging="360"/>
      </w:pPr>
    </w:lvl>
    <w:lvl w:ilvl="4" w:tentative="1">
      <w:start w:val="1"/>
      <w:numFmt w:val="lowerLetter"/>
      <w:lvlText w:val="%5."/>
      <w:lvlJc w:val="left"/>
      <w:pPr>
        <w:ind w:left="3240" w:hanging="360"/>
      </w:pPr>
    </w:lvl>
    <w:lvl w:ilvl="5" w:tentative="1">
      <w:start w:val="1"/>
      <w:numFmt w:val="lowerRoman"/>
      <w:lvlText w:val="%6."/>
      <w:lvlJc w:val="right"/>
      <w:pPr>
        <w:ind w:left="3960" w:hanging="180"/>
      </w:pPr>
    </w:lvl>
    <w:lvl w:ilvl="6" w:tentative="1">
      <w:start w:val="1"/>
      <w:numFmt w:val="decimal"/>
      <w:lvlText w:val="%7."/>
      <w:lvlJc w:val="left"/>
      <w:pPr>
        <w:ind w:left="4680" w:hanging="360"/>
      </w:pPr>
    </w:lvl>
    <w:lvl w:ilvl="7" w:tentative="1">
      <w:start w:val="1"/>
      <w:numFmt w:val="lowerLetter"/>
      <w:lvlText w:val="%8."/>
      <w:lvlJc w:val="left"/>
      <w:pPr>
        <w:ind w:left="5400" w:hanging="360"/>
      </w:pPr>
    </w:lvl>
    <w:lvl w:ilvl="8" w:tentative="1">
      <w:start w:val="1"/>
      <w:numFmt w:val="lowerRoman"/>
      <w:lvlText w:val="%9."/>
      <w:lvlJc w:val="right"/>
      <w:pPr>
        <w:ind w:left="6120" w:hanging="180"/>
      </w:pPr>
    </w:lvl>
  </w:abstractNum>
  <w:abstractNum w:abstractNumId="17">
    <w:nsid w:val="13654850"/>
    <w:multiLevelType w:val="multilevel"/>
    <w:tmpl w:val="13654850"/>
    <w:lvl w:ilvl="0">
      <w:start w:val="1"/>
      <w:numFmt w:val="decimal"/>
      <w:lvlText w:val="%1."/>
      <w:lvlJc w:val="left"/>
      <w:pPr>
        <w:ind w:left="360" w:hanging="360"/>
      </w:pPr>
      <w:rPr>
        <w:rFonts w:hint="default"/>
      </w:rPr>
    </w:lvl>
    <w:lvl w:ilvl="1" w:tentative="1">
      <w:start w:val="1"/>
      <w:numFmt w:val="decimal"/>
      <w:lvlText w:val="%2."/>
      <w:lvlJc w:val="left"/>
      <w:pPr>
        <w:ind w:left="1080" w:hanging="360"/>
      </w:pPr>
      <w:rPr>
        <w:rFonts w:hint="default"/>
      </w:rPr>
    </w:lvl>
    <w:lvl w:ilvl="2" w:tentative="1">
      <w:start w:val="1"/>
      <w:numFmt w:val="bullet"/>
      <w:lvlText w:val=""/>
      <w:lvlJc w:val="left"/>
      <w:pPr>
        <w:ind w:left="1800" w:hanging="360"/>
      </w:pPr>
      <w:rPr>
        <w:rFonts w:ascii="Wingdings" w:hAnsi="Wingdings" w:hint="default"/>
      </w:rPr>
    </w:lvl>
    <w:lvl w:ilvl="3" w:tentative="1">
      <w:start w:val="1"/>
      <w:numFmt w:val="bullet"/>
      <w:lvlText w:val=""/>
      <w:lvlJc w:val="left"/>
      <w:pPr>
        <w:ind w:left="2520" w:hanging="360"/>
      </w:pPr>
      <w:rPr>
        <w:rFonts w:ascii="Symbol" w:hAnsi="Symbol" w:hint="default"/>
      </w:rPr>
    </w:lvl>
    <w:lvl w:ilvl="4" w:tentative="1">
      <w:start w:val="1"/>
      <w:numFmt w:val="bullet"/>
      <w:lvlText w:val="o"/>
      <w:lvlJc w:val="left"/>
      <w:pPr>
        <w:ind w:left="3240" w:hanging="360"/>
      </w:pPr>
      <w:rPr>
        <w:rFonts w:ascii="Courier New" w:hAnsi="Courier New" w:cs="Courier New" w:hint="default"/>
      </w:rPr>
    </w:lvl>
    <w:lvl w:ilvl="5" w:tentative="1">
      <w:start w:val="1"/>
      <w:numFmt w:val="bullet"/>
      <w:lvlText w:val=""/>
      <w:lvlJc w:val="left"/>
      <w:pPr>
        <w:ind w:left="3960" w:hanging="360"/>
      </w:pPr>
      <w:rPr>
        <w:rFonts w:ascii="Wingdings" w:hAnsi="Wingdings" w:hint="default"/>
      </w:rPr>
    </w:lvl>
    <w:lvl w:ilvl="6" w:tentative="1">
      <w:start w:val="1"/>
      <w:numFmt w:val="bullet"/>
      <w:lvlText w:val=""/>
      <w:lvlJc w:val="left"/>
      <w:pPr>
        <w:ind w:left="4680" w:hanging="360"/>
      </w:pPr>
      <w:rPr>
        <w:rFonts w:ascii="Symbol" w:hAnsi="Symbol" w:hint="default"/>
      </w:rPr>
    </w:lvl>
    <w:lvl w:ilvl="7" w:tentative="1">
      <w:start w:val="1"/>
      <w:numFmt w:val="bullet"/>
      <w:lvlText w:val="o"/>
      <w:lvlJc w:val="left"/>
      <w:pPr>
        <w:ind w:left="5400" w:hanging="360"/>
      </w:pPr>
      <w:rPr>
        <w:rFonts w:ascii="Courier New" w:hAnsi="Courier New" w:cs="Courier New" w:hint="default"/>
      </w:rPr>
    </w:lvl>
    <w:lvl w:ilvl="8" w:tentative="1">
      <w:start w:val="1"/>
      <w:numFmt w:val="bullet"/>
      <w:lvlText w:val=""/>
      <w:lvlJc w:val="left"/>
      <w:pPr>
        <w:ind w:left="6120" w:hanging="360"/>
      </w:pPr>
      <w:rPr>
        <w:rFonts w:ascii="Wingdings" w:hAnsi="Wingdings" w:hint="default"/>
      </w:rPr>
    </w:lvl>
  </w:abstractNum>
  <w:abstractNum w:abstractNumId="18">
    <w:nsid w:val="13B00B4F"/>
    <w:multiLevelType w:val="multilevel"/>
    <w:tmpl w:val="13B00B4F"/>
    <w:lvl w:ilvl="0">
      <w:start w:val="1"/>
      <w:numFmt w:val="decimal"/>
      <w:lvlText w:val="%1."/>
      <w:lvlJc w:val="left"/>
      <w:pPr>
        <w:ind w:left="371" w:hanging="360"/>
      </w:pPr>
      <w:rPr>
        <w:rFonts w:hint="default"/>
      </w:rPr>
    </w:lvl>
    <w:lvl w:ilvl="1" w:tentative="1">
      <w:start w:val="1"/>
      <w:numFmt w:val="decimal"/>
      <w:lvlText w:val="%2."/>
      <w:lvlJc w:val="left"/>
      <w:pPr>
        <w:ind w:left="1091" w:hanging="360"/>
      </w:pPr>
      <w:rPr>
        <w:rFonts w:hint="default"/>
      </w:rPr>
    </w:lvl>
    <w:lvl w:ilvl="2" w:tentative="1">
      <w:start w:val="1"/>
      <w:numFmt w:val="lowerRoman"/>
      <w:lvlText w:val="%3."/>
      <w:lvlJc w:val="right"/>
      <w:pPr>
        <w:ind w:left="1811" w:hanging="180"/>
      </w:pPr>
    </w:lvl>
    <w:lvl w:ilvl="3" w:tentative="1">
      <w:start w:val="1"/>
      <w:numFmt w:val="decimal"/>
      <w:lvlText w:val="%4."/>
      <w:lvlJc w:val="left"/>
      <w:pPr>
        <w:ind w:left="2531" w:hanging="360"/>
      </w:pPr>
    </w:lvl>
    <w:lvl w:ilvl="4" w:tentative="1">
      <w:start w:val="1"/>
      <w:numFmt w:val="lowerLetter"/>
      <w:lvlText w:val="%5."/>
      <w:lvlJc w:val="left"/>
      <w:pPr>
        <w:ind w:left="3251" w:hanging="360"/>
      </w:pPr>
    </w:lvl>
    <w:lvl w:ilvl="5" w:tentative="1">
      <w:start w:val="1"/>
      <w:numFmt w:val="lowerRoman"/>
      <w:lvlText w:val="%6."/>
      <w:lvlJc w:val="right"/>
      <w:pPr>
        <w:ind w:left="3971" w:hanging="180"/>
      </w:pPr>
    </w:lvl>
    <w:lvl w:ilvl="6" w:tentative="1">
      <w:start w:val="1"/>
      <w:numFmt w:val="decimal"/>
      <w:lvlText w:val="%7."/>
      <w:lvlJc w:val="left"/>
      <w:pPr>
        <w:ind w:left="4691" w:hanging="360"/>
      </w:pPr>
    </w:lvl>
    <w:lvl w:ilvl="7" w:tentative="1">
      <w:start w:val="1"/>
      <w:numFmt w:val="lowerLetter"/>
      <w:lvlText w:val="%8."/>
      <w:lvlJc w:val="left"/>
      <w:pPr>
        <w:ind w:left="5411" w:hanging="360"/>
      </w:pPr>
    </w:lvl>
    <w:lvl w:ilvl="8" w:tentative="1">
      <w:start w:val="1"/>
      <w:numFmt w:val="lowerRoman"/>
      <w:lvlText w:val="%9."/>
      <w:lvlJc w:val="right"/>
      <w:pPr>
        <w:ind w:left="6131" w:hanging="180"/>
      </w:pPr>
    </w:lvl>
  </w:abstractNum>
  <w:abstractNum w:abstractNumId="19">
    <w:nsid w:val="16A610C3"/>
    <w:multiLevelType w:val="multilevel"/>
    <w:tmpl w:val="16A610C3"/>
    <w:lvl w:ilvl="0">
      <w:start w:val="1"/>
      <w:numFmt w:val="bullet"/>
      <w:lvlText w:val=""/>
      <w:lvlJc w:val="left"/>
      <w:pPr>
        <w:ind w:left="731" w:hanging="360"/>
      </w:pPr>
      <w:rPr>
        <w:rFonts w:ascii="Symbol" w:hAnsi="Symbol" w:hint="default"/>
      </w:rPr>
    </w:lvl>
    <w:lvl w:ilvl="1" w:tentative="1">
      <w:start w:val="1"/>
      <w:numFmt w:val="bullet"/>
      <w:lvlText w:val="o"/>
      <w:lvlJc w:val="left"/>
      <w:pPr>
        <w:ind w:left="1451" w:hanging="360"/>
      </w:pPr>
      <w:rPr>
        <w:rFonts w:ascii="Courier New" w:hAnsi="Courier New" w:cs="Courier New" w:hint="default"/>
      </w:rPr>
    </w:lvl>
    <w:lvl w:ilvl="2" w:tentative="1">
      <w:start w:val="1"/>
      <w:numFmt w:val="bullet"/>
      <w:lvlText w:val=""/>
      <w:lvlJc w:val="left"/>
      <w:pPr>
        <w:ind w:left="2171" w:hanging="360"/>
      </w:pPr>
      <w:rPr>
        <w:rFonts w:ascii="Wingdings" w:hAnsi="Wingdings" w:hint="default"/>
      </w:rPr>
    </w:lvl>
    <w:lvl w:ilvl="3" w:tentative="1">
      <w:start w:val="1"/>
      <w:numFmt w:val="bullet"/>
      <w:lvlText w:val=""/>
      <w:lvlJc w:val="left"/>
      <w:pPr>
        <w:ind w:left="2891" w:hanging="360"/>
      </w:pPr>
      <w:rPr>
        <w:rFonts w:ascii="Symbol" w:hAnsi="Symbol" w:hint="default"/>
      </w:rPr>
    </w:lvl>
    <w:lvl w:ilvl="4" w:tentative="1">
      <w:start w:val="1"/>
      <w:numFmt w:val="bullet"/>
      <w:lvlText w:val="o"/>
      <w:lvlJc w:val="left"/>
      <w:pPr>
        <w:ind w:left="3611" w:hanging="360"/>
      </w:pPr>
      <w:rPr>
        <w:rFonts w:ascii="Courier New" w:hAnsi="Courier New" w:cs="Courier New" w:hint="default"/>
      </w:rPr>
    </w:lvl>
    <w:lvl w:ilvl="5" w:tentative="1">
      <w:start w:val="1"/>
      <w:numFmt w:val="bullet"/>
      <w:lvlText w:val=""/>
      <w:lvlJc w:val="left"/>
      <w:pPr>
        <w:ind w:left="4331" w:hanging="360"/>
      </w:pPr>
      <w:rPr>
        <w:rFonts w:ascii="Wingdings" w:hAnsi="Wingdings" w:hint="default"/>
      </w:rPr>
    </w:lvl>
    <w:lvl w:ilvl="6" w:tentative="1">
      <w:start w:val="1"/>
      <w:numFmt w:val="bullet"/>
      <w:lvlText w:val=""/>
      <w:lvlJc w:val="left"/>
      <w:pPr>
        <w:ind w:left="5051" w:hanging="360"/>
      </w:pPr>
      <w:rPr>
        <w:rFonts w:ascii="Symbol" w:hAnsi="Symbol" w:hint="default"/>
      </w:rPr>
    </w:lvl>
    <w:lvl w:ilvl="7" w:tentative="1">
      <w:start w:val="1"/>
      <w:numFmt w:val="bullet"/>
      <w:lvlText w:val="o"/>
      <w:lvlJc w:val="left"/>
      <w:pPr>
        <w:ind w:left="5771" w:hanging="360"/>
      </w:pPr>
      <w:rPr>
        <w:rFonts w:ascii="Courier New" w:hAnsi="Courier New" w:cs="Courier New" w:hint="default"/>
      </w:rPr>
    </w:lvl>
    <w:lvl w:ilvl="8" w:tentative="1">
      <w:start w:val="1"/>
      <w:numFmt w:val="bullet"/>
      <w:lvlText w:val=""/>
      <w:lvlJc w:val="left"/>
      <w:pPr>
        <w:ind w:left="6491" w:hanging="360"/>
      </w:pPr>
      <w:rPr>
        <w:rFonts w:ascii="Wingdings" w:hAnsi="Wingdings" w:hint="default"/>
      </w:rPr>
    </w:lvl>
  </w:abstractNum>
  <w:abstractNum w:abstractNumId="20">
    <w:nsid w:val="172D4BBB"/>
    <w:multiLevelType w:val="multilevel"/>
    <w:tmpl w:val="172D4BBB"/>
    <w:lvl w:ilvl="0">
      <w:start w:val="3"/>
      <w:numFmt w:val="decimal"/>
      <w:lvlText w:val="%1"/>
      <w:lvlJc w:val="left"/>
      <w:pPr>
        <w:tabs>
          <w:tab w:val="left" w:pos="480"/>
        </w:tabs>
        <w:ind w:left="480" w:hanging="480"/>
      </w:pPr>
      <w:rPr>
        <w:rFonts w:hint="default"/>
      </w:rPr>
    </w:lvl>
    <w:lvl w:ilvl="1" w:tentative="1">
      <w:start w:val="4"/>
      <w:numFmt w:val="decimal"/>
      <w:lvlText w:val="%1.%2"/>
      <w:lvlJc w:val="left"/>
      <w:pPr>
        <w:tabs>
          <w:tab w:val="left" w:pos="3839"/>
        </w:tabs>
        <w:ind w:left="3839" w:hanging="720"/>
      </w:pPr>
      <w:rPr>
        <w:rFonts w:hint="default"/>
      </w:rPr>
    </w:lvl>
    <w:lvl w:ilvl="2" w:tentative="1">
      <w:start w:val="1"/>
      <w:numFmt w:val="decimal"/>
      <w:lvlText w:val="%2.%1.%3"/>
      <w:lvlJc w:val="left"/>
      <w:pPr>
        <w:tabs>
          <w:tab w:val="left" w:pos="1930"/>
        </w:tabs>
        <w:ind w:left="1570" w:hanging="720"/>
      </w:pPr>
      <w:rPr>
        <w:rFonts w:hint="default"/>
      </w:rPr>
    </w:lvl>
    <w:lvl w:ilvl="3" w:tentative="1">
      <w:start w:val="1"/>
      <w:numFmt w:val="decimal"/>
      <w:lvlText w:val="%1.%2.%3.%4"/>
      <w:lvlJc w:val="left"/>
      <w:pPr>
        <w:tabs>
          <w:tab w:val="left" w:pos="2355"/>
        </w:tabs>
        <w:ind w:left="2355" w:hanging="1080"/>
      </w:pPr>
      <w:rPr>
        <w:rFonts w:hint="default"/>
      </w:rPr>
    </w:lvl>
    <w:lvl w:ilvl="4" w:tentative="1">
      <w:start w:val="1"/>
      <w:numFmt w:val="decimal"/>
      <w:lvlText w:val="%1.%2.%3.%4.%5"/>
      <w:lvlJc w:val="left"/>
      <w:pPr>
        <w:tabs>
          <w:tab w:val="left" w:pos="3140"/>
        </w:tabs>
        <w:ind w:left="3140" w:hanging="1440"/>
      </w:pPr>
      <w:rPr>
        <w:rFonts w:hint="default"/>
      </w:rPr>
    </w:lvl>
    <w:lvl w:ilvl="5" w:tentative="1">
      <w:start w:val="1"/>
      <w:numFmt w:val="decimal"/>
      <w:lvlText w:val="%1.%2.%3.%4.%5.%6"/>
      <w:lvlJc w:val="left"/>
      <w:pPr>
        <w:tabs>
          <w:tab w:val="left" w:pos="3565"/>
        </w:tabs>
        <w:ind w:left="3565" w:hanging="1440"/>
      </w:pPr>
      <w:rPr>
        <w:rFonts w:hint="default"/>
      </w:rPr>
    </w:lvl>
    <w:lvl w:ilvl="6" w:tentative="1">
      <w:start w:val="1"/>
      <w:numFmt w:val="decimal"/>
      <w:lvlText w:val="%1.%2.%3.%4.%5.%6.%7"/>
      <w:lvlJc w:val="left"/>
      <w:pPr>
        <w:tabs>
          <w:tab w:val="left" w:pos="4350"/>
        </w:tabs>
        <w:ind w:left="4350" w:hanging="1800"/>
      </w:pPr>
      <w:rPr>
        <w:rFonts w:hint="default"/>
      </w:rPr>
    </w:lvl>
    <w:lvl w:ilvl="7" w:tentative="1">
      <w:start w:val="1"/>
      <w:numFmt w:val="decimal"/>
      <w:lvlText w:val="%1.%2.%3.%4.%5.%6.%7.%8"/>
      <w:lvlJc w:val="left"/>
      <w:pPr>
        <w:tabs>
          <w:tab w:val="left" w:pos="4775"/>
        </w:tabs>
        <w:ind w:left="4775" w:hanging="1800"/>
      </w:pPr>
      <w:rPr>
        <w:rFonts w:hint="default"/>
      </w:rPr>
    </w:lvl>
    <w:lvl w:ilvl="8" w:tentative="1">
      <w:start w:val="1"/>
      <w:numFmt w:val="decimal"/>
      <w:lvlText w:val="%1.%2.%3.%4.%5.%6.%7.%8.%9"/>
      <w:lvlJc w:val="left"/>
      <w:pPr>
        <w:tabs>
          <w:tab w:val="left" w:pos="5560"/>
        </w:tabs>
        <w:ind w:left="5560" w:hanging="2160"/>
      </w:pPr>
      <w:rPr>
        <w:rFonts w:hint="default"/>
      </w:rPr>
    </w:lvl>
  </w:abstractNum>
  <w:abstractNum w:abstractNumId="21">
    <w:nsid w:val="179F5E72"/>
    <w:multiLevelType w:val="multilevel"/>
    <w:tmpl w:val="1682EB34"/>
    <w:lvl w:ilvl="0">
      <w:start w:val="1"/>
      <w:numFmt w:val="bullet"/>
      <w:lvlText w:val=""/>
      <w:lvlJc w:val="left"/>
      <w:pPr>
        <w:ind w:left="731" w:hanging="360"/>
      </w:pPr>
      <w:rPr>
        <w:rFonts w:ascii="Symbol" w:hAnsi="Symbol" w:hint="default"/>
      </w:rPr>
    </w:lvl>
    <w:lvl w:ilvl="1">
      <w:start w:val="1"/>
      <w:numFmt w:val="bullet"/>
      <w:lvlText w:val=""/>
      <w:lvlJc w:val="left"/>
      <w:pPr>
        <w:ind w:left="1451" w:hanging="360"/>
      </w:pPr>
      <w:rPr>
        <w:rFonts w:ascii="Symbol" w:hAnsi="Symbol" w:hint="default"/>
      </w:rPr>
    </w:lvl>
    <w:lvl w:ilvl="2" w:tentative="1">
      <w:start w:val="1"/>
      <w:numFmt w:val="lowerRoman"/>
      <w:lvlText w:val="%3."/>
      <w:lvlJc w:val="right"/>
      <w:pPr>
        <w:ind w:left="2171" w:hanging="180"/>
      </w:pPr>
    </w:lvl>
    <w:lvl w:ilvl="3" w:tentative="1">
      <w:start w:val="1"/>
      <w:numFmt w:val="decimal"/>
      <w:lvlText w:val="%4."/>
      <w:lvlJc w:val="left"/>
      <w:pPr>
        <w:ind w:left="2891" w:hanging="360"/>
      </w:pPr>
    </w:lvl>
    <w:lvl w:ilvl="4" w:tentative="1">
      <w:start w:val="1"/>
      <w:numFmt w:val="lowerLetter"/>
      <w:lvlText w:val="%5."/>
      <w:lvlJc w:val="left"/>
      <w:pPr>
        <w:ind w:left="3611" w:hanging="360"/>
      </w:pPr>
    </w:lvl>
    <w:lvl w:ilvl="5" w:tentative="1">
      <w:start w:val="1"/>
      <w:numFmt w:val="lowerRoman"/>
      <w:lvlText w:val="%6."/>
      <w:lvlJc w:val="right"/>
      <w:pPr>
        <w:ind w:left="4331" w:hanging="180"/>
      </w:pPr>
    </w:lvl>
    <w:lvl w:ilvl="6" w:tentative="1">
      <w:start w:val="1"/>
      <w:numFmt w:val="decimal"/>
      <w:lvlText w:val="%7."/>
      <w:lvlJc w:val="left"/>
      <w:pPr>
        <w:ind w:left="5051" w:hanging="360"/>
      </w:pPr>
    </w:lvl>
    <w:lvl w:ilvl="7" w:tentative="1">
      <w:start w:val="1"/>
      <w:numFmt w:val="lowerLetter"/>
      <w:lvlText w:val="%8."/>
      <w:lvlJc w:val="left"/>
      <w:pPr>
        <w:ind w:left="5771" w:hanging="360"/>
      </w:pPr>
    </w:lvl>
    <w:lvl w:ilvl="8" w:tentative="1">
      <w:start w:val="1"/>
      <w:numFmt w:val="lowerRoman"/>
      <w:lvlText w:val="%9."/>
      <w:lvlJc w:val="right"/>
      <w:pPr>
        <w:ind w:left="6491" w:hanging="180"/>
      </w:pPr>
    </w:lvl>
  </w:abstractNum>
  <w:abstractNum w:abstractNumId="22">
    <w:nsid w:val="18EF4EB2"/>
    <w:multiLevelType w:val="multilevel"/>
    <w:tmpl w:val="18EF4EB2"/>
    <w:lvl w:ilvl="0">
      <w:start w:val="1"/>
      <w:numFmt w:val="decimal"/>
      <w:lvlText w:val="%1."/>
      <w:lvlJc w:val="left"/>
      <w:pPr>
        <w:tabs>
          <w:tab w:val="left" w:pos="425"/>
        </w:tabs>
        <w:ind w:left="425" w:hanging="425"/>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3">
    <w:nsid w:val="1BF07BA4"/>
    <w:multiLevelType w:val="multilevel"/>
    <w:tmpl w:val="0A583E42"/>
    <w:lvl w:ilvl="0">
      <w:start w:val="1"/>
      <w:numFmt w:val="bullet"/>
      <w:lvlText w:val=""/>
      <w:lvlJc w:val="left"/>
      <w:pPr>
        <w:ind w:left="360" w:hanging="360"/>
      </w:pPr>
      <w:rPr>
        <w:rFonts w:ascii="Symbol" w:hAnsi="Symbol" w:hint="default"/>
      </w:rPr>
    </w:lvl>
    <w:lvl w:ilvl="1">
      <w:start w:val="1"/>
      <w:numFmt w:val="bullet"/>
      <w:lvlText w:val=""/>
      <w:lvlJc w:val="left"/>
      <w:pPr>
        <w:ind w:left="1080" w:hanging="360"/>
      </w:pPr>
      <w:rPr>
        <w:rFonts w:ascii="Wingdings" w:hAnsi="Wingdings" w:hint="default"/>
      </w:rPr>
    </w:lvl>
    <w:lvl w:ilvl="2" w:tentative="1">
      <w:start w:val="1"/>
      <w:numFmt w:val="lowerRoman"/>
      <w:lvlText w:val="%3."/>
      <w:lvlJc w:val="right"/>
      <w:pPr>
        <w:ind w:left="1800" w:hanging="180"/>
      </w:pPr>
    </w:lvl>
    <w:lvl w:ilvl="3" w:tentative="1">
      <w:start w:val="1"/>
      <w:numFmt w:val="decimal"/>
      <w:lvlText w:val="%4."/>
      <w:lvlJc w:val="left"/>
      <w:pPr>
        <w:ind w:left="2520" w:hanging="360"/>
      </w:pPr>
    </w:lvl>
    <w:lvl w:ilvl="4" w:tentative="1">
      <w:start w:val="1"/>
      <w:numFmt w:val="lowerLetter"/>
      <w:lvlText w:val="%5."/>
      <w:lvlJc w:val="left"/>
      <w:pPr>
        <w:ind w:left="3240" w:hanging="360"/>
      </w:pPr>
    </w:lvl>
    <w:lvl w:ilvl="5" w:tentative="1">
      <w:start w:val="1"/>
      <w:numFmt w:val="lowerRoman"/>
      <w:lvlText w:val="%6."/>
      <w:lvlJc w:val="right"/>
      <w:pPr>
        <w:ind w:left="3960" w:hanging="180"/>
      </w:pPr>
    </w:lvl>
    <w:lvl w:ilvl="6" w:tentative="1">
      <w:start w:val="1"/>
      <w:numFmt w:val="decimal"/>
      <w:lvlText w:val="%7."/>
      <w:lvlJc w:val="left"/>
      <w:pPr>
        <w:ind w:left="4680" w:hanging="360"/>
      </w:pPr>
    </w:lvl>
    <w:lvl w:ilvl="7" w:tentative="1">
      <w:start w:val="1"/>
      <w:numFmt w:val="lowerLetter"/>
      <w:lvlText w:val="%8."/>
      <w:lvlJc w:val="left"/>
      <w:pPr>
        <w:ind w:left="5400" w:hanging="360"/>
      </w:pPr>
    </w:lvl>
    <w:lvl w:ilvl="8" w:tentative="1">
      <w:start w:val="1"/>
      <w:numFmt w:val="lowerRoman"/>
      <w:lvlText w:val="%9."/>
      <w:lvlJc w:val="right"/>
      <w:pPr>
        <w:ind w:left="6120" w:hanging="180"/>
      </w:pPr>
    </w:lvl>
  </w:abstractNum>
  <w:abstractNum w:abstractNumId="24">
    <w:nsid w:val="1CC025E8"/>
    <w:multiLevelType w:val="multilevel"/>
    <w:tmpl w:val="1CC025E8"/>
    <w:lvl w:ilvl="0">
      <w:start w:val="1"/>
      <w:numFmt w:val="decimal"/>
      <w:lvlText w:val="%1."/>
      <w:lvlJc w:val="left"/>
      <w:pPr>
        <w:ind w:left="371" w:hanging="360"/>
      </w:pPr>
      <w:rPr>
        <w:rFonts w:hint="default"/>
      </w:rPr>
    </w:lvl>
    <w:lvl w:ilvl="1" w:tentative="1">
      <w:start w:val="1"/>
      <w:numFmt w:val="decimal"/>
      <w:lvlText w:val="%2."/>
      <w:lvlJc w:val="left"/>
      <w:pPr>
        <w:ind w:left="1091" w:hanging="360"/>
      </w:pPr>
      <w:rPr>
        <w:rFonts w:hint="default"/>
      </w:rPr>
    </w:lvl>
    <w:lvl w:ilvl="2" w:tentative="1">
      <w:start w:val="1"/>
      <w:numFmt w:val="lowerRoman"/>
      <w:lvlText w:val="%3."/>
      <w:lvlJc w:val="right"/>
      <w:pPr>
        <w:ind w:left="1811" w:hanging="180"/>
      </w:pPr>
    </w:lvl>
    <w:lvl w:ilvl="3" w:tentative="1">
      <w:start w:val="1"/>
      <w:numFmt w:val="decimal"/>
      <w:lvlText w:val="%4."/>
      <w:lvlJc w:val="left"/>
      <w:pPr>
        <w:ind w:left="2531" w:hanging="360"/>
      </w:pPr>
    </w:lvl>
    <w:lvl w:ilvl="4" w:tentative="1">
      <w:start w:val="1"/>
      <w:numFmt w:val="lowerLetter"/>
      <w:lvlText w:val="%5."/>
      <w:lvlJc w:val="left"/>
      <w:pPr>
        <w:ind w:left="3251" w:hanging="360"/>
      </w:pPr>
    </w:lvl>
    <w:lvl w:ilvl="5" w:tentative="1">
      <w:start w:val="1"/>
      <w:numFmt w:val="lowerRoman"/>
      <w:lvlText w:val="%6."/>
      <w:lvlJc w:val="right"/>
      <w:pPr>
        <w:ind w:left="3971" w:hanging="180"/>
      </w:pPr>
    </w:lvl>
    <w:lvl w:ilvl="6" w:tentative="1">
      <w:start w:val="1"/>
      <w:numFmt w:val="decimal"/>
      <w:lvlText w:val="%7."/>
      <w:lvlJc w:val="left"/>
      <w:pPr>
        <w:ind w:left="4691" w:hanging="360"/>
      </w:pPr>
    </w:lvl>
    <w:lvl w:ilvl="7" w:tentative="1">
      <w:start w:val="1"/>
      <w:numFmt w:val="lowerLetter"/>
      <w:lvlText w:val="%8."/>
      <w:lvlJc w:val="left"/>
      <w:pPr>
        <w:ind w:left="5411" w:hanging="360"/>
      </w:pPr>
    </w:lvl>
    <w:lvl w:ilvl="8" w:tentative="1">
      <w:start w:val="1"/>
      <w:numFmt w:val="lowerRoman"/>
      <w:lvlText w:val="%9."/>
      <w:lvlJc w:val="right"/>
      <w:pPr>
        <w:ind w:left="6131" w:hanging="180"/>
      </w:pPr>
    </w:lvl>
  </w:abstractNum>
  <w:abstractNum w:abstractNumId="25">
    <w:nsid w:val="20825103"/>
    <w:multiLevelType w:val="multilevel"/>
    <w:tmpl w:val="386A7ED4"/>
    <w:lvl w:ilvl="0">
      <w:start w:val="1"/>
      <w:numFmt w:val="decimal"/>
      <w:lvlText w:val="%1."/>
      <w:lvlJc w:val="left"/>
      <w:pPr>
        <w:ind w:left="371" w:hanging="360"/>
      </w:pPr>
      <w:rPr>
        <w:rFonts w:hint="default"/>
      </w:rPr>
    </w:lvl>
    <w:lvl w:ilvl="1" w:tentative="1">
      <w:start w:val="1"/>
      <w:numFmt w:val="lowerLetter"/>
      <w:lvlText w:val="%2."/>
      <w:lvlJc w:val="left"/>
      <w:pPr>
        <w:ind w:left="1091" w:hanging="360"/>
      </w:pPr>
    </w:lvl>
    <w:lvl w:ilvl="2" w:tentative="1">
      <w:start w:val="1"/>
      <w:numFmt w:val="lowerRoman"/>
      <w:lvlText w:val="%3."/>
      <w:lvlJc w:val="right"/>
      <w:pPr>
        <w:ind w:left="1811" w:hanging="180"/>
      </w:pPr>
    </w:lvl>
    <w:lvl w:ilvl="3" w:tentative="1">
      <w:start w:val="1"/>
      <w:numFmt w:val="decimal"/>
      <w:lvlText w:val="%4."/>
      <w:lvlJc w:val="left"/>
      <w:pPr>
        <w:ind w:left="2531" w:hanging="360"/>
      </w:pPr>
    </w:lvl>
    <w:lvl w:ilvl="4" w:tentative="1">
      <w:start w:val="1"/>
      <w:numFmt w:val="lowerLetter"/>
      <w:lvlText w:val="%5."/>
      <w:lvlJc w:val="left"/>
      <w:pPr>
        <w:ind w:left="3251" w:hanging="360"/>
      </w:pPr>
    </w:lvl>
    <w:lvl w:ilvl="5" w:tentative="1">
      <w:start w:val="1"/>
      <w:numFmt w:val="lowerRoman"/>
      <w:lvlText w:val="%6."/>
      <w:lvlJc w:val="right"/>
      <w:pPr>
        <w:ind w:left="3971" w:hanging="180"/>
      </w:pPr>
    </w:lvl>
    <w:lvl w:ilvl="6" w:tentative="1">
      <w:start w:val="1"/>
      <w:numFmt w:val="decimal"/>
      <w:lvlText w:val="%7."/>
      <w:lvlJc w:val="left"/>
      <w:pPr>
        <w:ind w:left="4691" w:hanging="360"/>
      </w:pPr>
    </w:lvl>
    <w:lvl w:ilvl="7" w:tentative="1">
      <w:start w:val="1"/>
      <w:numFmt w:val="lowerLetter"/>
      <w:lvlText w:val="%8."/>
      <w:lvlJc w:val="left"/>
      <w:pPr>
        <w:ind w:left="5411" w:hanging="360"/>
      </w:pPr>
    </w:lvl>
    <w:lvl w:ilvl="8" w:tentative="1">
      <w:start w:val="1"/>
      <w:numFmt w:val="lowerRoman"/>
      <w:lvlText w:val="%9."/>
      <w:lvlJc w:val="right"/>
      <w:pPr>
        <w:ind w:left="6131" w:hanging="180"/>
      </w:pPr>
    </w:lvl>
  </w:abstractNum>
  <w:abstractNum w:abstractNumId="26">
    <w:nsid w:val="20B15CDA"/>
    <w:multiLevelType w:val="multilevel"/>
    <w:tmpl w:val="9EF23B14"/>
    <w:lvl w:ilvl="0">
      <w:start w:val="1"/>
      <w:numFmt w:val="bullet"/>
      <w:lvlText w:val=""/>
      <w:lvlJc w:val="left"/>
      <w:pPr>
        <w:ind w:left="360" w:hanging="360"/>
      </w:pPr>
      <w:rPr>
        <w:rFonts w:ascii="Symbol" w:hAnsi="Symbol" w:hint="default"/>
      </w:rPr>
    </w:lvl>
    <w:lvl w:ilvl="1" w:tentative="1">
      <w:start w:val="1"/>
      <w:numFmt w:val="lowerLetter"/>
      <w:lvlText w:val="%2."/>
      <w:lvlJc w:val="left"/>
      <w:pPr>
        <w:ind w:left="1080" w:hanging="360"/>
      </w:pPr>
    </w:lvl>
    <w:lvl w:ilvl="2" w:tentative="1">
      <w:start w:val="1"/>
      <w:numFmt w:val="lowerRoman"/>
      <w:lvlText w:val="%3."/>
      <w:lvlJc w:val="right"/>
      <w:pPr>
        <w:ind w:left="1800" w:hanging="180"/>
      </w:pPr>
    </w:lvl>
    <w:lvl w:ilvl="3" w:tentative="1">
      <w:start w:val="1"/>
      <w:numFmt w:val="decimal"/>
      <w:lvlText w:val="%4."/>
      <w:lvlJc w:val="left"/>
      <w:pPr>
        <w:ind w:left="2520" w:hanging="360"/>
      </w:pPr>
    </w:lvl>
    <w:lvl w:ilvl="4" w:tentative="1">
      <w:start w:val="1"/>
      <w:numFmt w:val="lowerLetter"/>
      <w:lvlText w:val="%5."/>
      <w:lvlJc w:val="left"/>
      <w:pPr>
        <w:ind w:left="3240" w:hanging="360"/>
      </w:pPr>
    </w:lvl>
    <w:lvl w:ilvl="5" w:tentative="1">
      <w:start w:val="1"/>
      <w:numFmt w:val="lowerRoman"/>
      <w:lvlText w:val="%6."/>
      <w:lvlJc w:val="right"/>
      <w:pPr>
        <w:ind w:left="3960" w:hanging="180"/>
      </w:pPr>
    </w:lvl>
    <w:lvl w:ilvl="6" w:tentative="1">
      <w:start w:val="1"/>
      <w:numFmt w:val="decimal"/>
      <w:lvlText w:val="%7."/>
      <w:lvlJc w:val="left"/>
      <w:pPr>
        <w:ind w:left="4680" w:hanging="360"/>
      </w:pPr>
    </w:lvl>
    <w:lvl w:ilvl="7" w:tentative="1">
      <w:start w:val="1"/>
      <w:numFmt w:val="lowerLetter"/>
      <w:lvlText w:val="%8."/>
      <w:lvlJc w:val="left"/>
      <w:pPr>
        <w:ind w:left="5400" w:hanging="360"/>
      </w:pPr>
    </w:lvl>
    <w:lvl w:ilvl="8" w:tentative="1">
      <w:start w:val="1"/>
      <w:numFmt w:val="lowerRoman"/>
      <w:lvlText w:val="%9."/>
      <w:lvlJc w:val="right"/>
      <w:pPr>
        <w:ind w:left="6120" w:hanging="180"/>
      </w:pPr>
    </w:lvl>
  </w:abstractNum>
  <w:abstractNum w:abstractNumId="27">
    <w:nsid w:val="211F5C89"/>
    <w:multiLevelType w:val="multilevel"/>
    <w:tmpl w:val="211F5C89"/>
    <w:lvl w:ilvl="0">
      <w:start w:val="3"/>
      <w:numFmt w:val="decimal"/>
      <w:lvlText w:val="%1."/>
      <w:lvlJc w:val="left"/>
      <w:pPr>
        <w:tabs>
          <w:tab w:val="left" w:pos="425"/>
        </w:tabs>
        <w:ind w:left="425" w:hanging="425"/>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8">
    <w:nsid w:val="21C94AC6"/>
    <w:multiLevelType w:val="singleLevel"/>
    <w:tmpl w:val="21C94AC6"/>
    <w:lvl w:ilvl="0">
      <w:start w:val="1"/>
      <w:numFmt w:val="decimal"/>
      <w:lvlText w:val="%1."/>
      <w:lvlJc w:val="left"/>
      <w:pPr>
        <w:tabs>
          <w:tab w:val="left" w:pos="425"/>
        </w:tabs>
        <w:ind w:left="425" w:hanging="425"/>
      </w:pPr>
      <w:rPr>
        <w:rFonts w:hint="default"/>
      </w:rPr>
    </w:lvl>
  </w:abstractNum>
  <w:abstractNum w:abstractNumId="29">
    <w:nsid w:val="231D48AA"/>
    <w:multiLevelType w:val="multilevel"/>
    <w:tmpl w:val="386A7ED4"/>
    <w:lvl w:ilvl="0">
      <w:start w:val="1"/>
      <w:numFmt w:val="decimal"/>
      <w:lvlText w:val="%1."/>
      <w:lvlJc w:val="left"/>
      <w:pPr>
        <w:ind w:left="371" w:hanging="360"/>
      </w:pPr>
      <w:rPr>
        <w:rFonts w:hint="default"/>
      </w:rPr>
    </w:lvl>
    <w:lvl w:ilvl="1" w:tentative="1">
      <w:start w:val="1"/>
      <w:numFmt w:val="lowerLetter"/>
      <w:lvlText w:val="%2."/>
      <w:lvlJc w:val="left"/>
      <w:pPr>
        <w:ind w:left="1091" w:hanging="360"/>
      </w:pPr>
    </w:lvl>
    <w:lvl w:ilvl="2" w:tentative="1">
      <w:start w:val="1"/>
      <w:numFmt w:val="lowerRoman"/>
      <w:lvlText w:val="%3."/>
      <w:lvlJc w:val="right"/>
      <w:pPr>
        <w:ind w:left="1811" w:hanging="180"/>
      </w:pPr>
    </w:lvl>
    <w:lvl w:ilvl="3" w:tentative="1">
      <w:start w:val="1"/>
      <w:numFmt w:val="decimal"/>
      <w:lvlText w:val="%4."/>
      <w:lvlJc w:val="left"/>
      <w:pPr>
        <w:ind w:left="2531" w:hanging="360"/>
      </w:pPr>
    </w:lvl>
    <w:lvl w:ilvl="4" w:tentative="1">
      <w:start w:val="1"/>
      <w:numFmt w:val="lowerLetter"/>
      <w:lvlText w:val="%5."/>
      <w:lvlJc w:val="left"/>
      <w:pPr>
        <w:ind w:left="3251" w:hanging="360"/>
      </w:pPr>
    </w:lvl>
    <w:lvl w:ilvl="5" w:tentative="1">
      <w:start w:val="1"/>
      <w:numFmt w:val="lowerRoman"/>
      <w:lvlText w:val="%6."/>
      <w:lvlJc w:val="right"/>
      <w:pPr>
        <w:ind w:left="3971" w:hanging="180"/>
      </w:pPr>
    </w:lvl>
    <w:lvl w:ilvl="6" w:tentative="1">
      <w:start w:val="1"/>
      <w:numFmt w:val="decimal"/>
      <w:lvlText w:val="%7."/>
      <w:lvlJc w:val="left"/>
      <w:pPr>
        <w:ind w:left="4691" w:hanging="360"/>
      </w:pPr>
    </w:lvl>
    <w:lvl w:ilvl="7" w:tentative="1">
      <w:start w:val="1"/>
      <w:numFmt w:val="lowerLetter"/>
      <w:lvlText w:val="%8."/>
      <w:lvlJc w:val="left"/>
      <w:pPr>
        <w:ind w:left="5411" w:hanging="360"/>
      </w:pPr>
    </w:lvl>
    <w:lvl w:ilvl="8" w:tentative="1">
      <w:start w:val="1"/>
      <w:numFmt w:val="lowerRoman"/>
      <w:lvlText w:val="%9."/>
      <w:lvlJc w:val="right"/>
      <w:pPr>
        <w:ind w:left="6131" w:hanging="180"/>
      </w:pPr>
    </w:lvl>
  </w:abstractNum>
  <w:abstractNum w:abstractNumId="30">
    <w:nsid w:val="24494063"/>
    <w:multiLevelType w:val="multilevel"/>
    <w:tmpl w:val="24494063"/>
    <w:lvl w:ilvl="0">
      <w:start w:val="2"/>
      <w:numFmt w:val="decimal"/>
      <w:lvlText w:val="%1."/>
      <w:lvlJc w:val="left"/>
      <w:pPr>
        <w:tabs>
          <w:tab w:val="left" w:pos="425"/>
        </w:tabs>
        <w:ind w:left="425" w:hanging="425"/>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1">
    <w:nsid w:val="2C711F42"/>
    <w:multiLevelType w:val="multilevel"/>
    <w:tmpl w:val="2C711F42"/>
    <w:lvl w:ilvl="0">
      <w:start w:val="1"/>
      <w:numFmt w:val="decimal"/>
      <w:lvlText w:val="%1."/>
      <w:lvlJc w:val="left"/>
      <w:pPr>
        <w:ind w:left="360" w:hanging="360"/>
      </w:pPr>
      <w:rPr>
        <w:rFonts w:hint="default"/>
      </w:rPr>
    </w:lvl>
    <w:lvl w:ilvl="1" w:tentative="1">
      <w:start w:val="1"/>
      <w:numFmt w:val="decimal"/>
      <w:lvlText w:val="%2."/>
      <w:lvlJc w:val="left"/>
      <w:pPr>
        <w:ind w:left="1080" w:hanging="360"/>
      </w:pPr>
      <w:rPr>
        <w:rFonts w:hint="default"/>
      </w:rPr>
    </w:lvl>
    <w:lvl w:ilvl="2" w:tentative="1">
      <w:start w:val="1"/>
      <w:numFmt w:val="bullet"/>
      <w:lvlText w:val=""/>
      <w:lvlJc w:val="left"/>
      <w:pPr>
        <w:ind w:left="1800" w:hanging="360"/>
      </w:pPr>
      <w:rPr>
        <w:rFonts w:ascii="Wingdings" w:hAnsi="Wingdings" w:hint="default"/>
      </w:rPr>
    </w:lvl>
    <w:lvl w:ilvl="3" w:tentative="1">
      <w:start w:val="1"/>
      <w:numFmt w:val="bullet"/>
      <w:lvlText w:val=""/>
      <w:lvlJc w:val="left"/>
      <w:pPr>
        <w:ind w:left="2520" w:hanging="360"/>
      </w:pPr>
      <w:rPr>
        <w:rFonts w:ascii="Symbol" w:hAnsi="Symbol" w:hint="default"/>
      </w:rPr>
    </w:lvl>
    <w:lvl w:ilvl="4" w:tentative="1">
      <w:start w:val="1"/>
      <w:numFmt w:val="bullet"/>
      <w:lvlText w:val="o"/>
      <w:lvlJc w:val="left"/>
      <w:pPr>
        <w:ind w:left="3240" w:hanging="360"/>
      </w:pPr>
      <w:rPr>
        <w:rFonts w:ascii="Courier New" w:hAnsi="Courier New" w:cs="Courier New" w:hint="default"/>
      </w:rPr>
    </w:lvl>
    <w:lvl w:ilvl="5" w:tentative="1">
      <w:start w:val="1"/>
      <w:numFmt w:val="bullet"/>
      <w:lvlText w:val=""/>
      <w:lvlJc w:val="left"/>
      <w:pPr>
        <w:ind w:left="3960" w:hanging="360"/>
      </w:pPr>
      <w:rPr>
        <w:rFonts w:ascii="Wingdings" w:hAnsi="Wingdings" w:hint="default"/>
      </w:rPr>
    </w:lvl>
    <w:lvl w:ilvl="6" w:tentative="1">
      <w:start w:val="1"/>
      <w:numFmt w:val="bullet"/>
      <w:lvlText w:val=""/>
      <w:lvlJc w:val="left"/>
      <w:pPr>
        <w:ind w:left="4680" w:hanging="360"/>
      </w:pPr>
      <w:rPr>
        <w:rFonts w:ascii="Symbol" w:hAnsi="Symbol" w:hint="default"/>
      </w:rPr>
    </w:lvl>
    <w:lvl w:ilvl="7" w:tentative="1">
      <w:start w:val="1"/>
      <w:numFmt w:val="bullet"/>
      <w:lvlText w:val="o"/>
      <w:lvlJc w:val="left"/>
      <w:pPr>
        <w:ind w:left="5400" w:hanging="360"/>
      </w:pPr>
      <w:rPr>
        <w:rFonts w:ascii="Courier New" w:hAnsi="Courier New" w:cs="Courier New" w:hint="default"/>
      </w:rPr>
    </w:lvl>
    <w:lvl w:ilvl="8" w:tentative="1">
      <w:start w:val="1"/>
      <w:numFmt w:val="bullet"/>
      <w:lvlText w:val=""/>
      <w:lvlJc w:val="left"/>
      <w:pPr>
        <w:ind w:left="6120" w:hanging="360"/>
      </w:pPr>
      <w:rPr>
        <w:rFonts w:ascii="Wingdings" w:hAnsi="Wingdings" w:hint="default"/>
      </w:rPr>
    </w:lvl>
  </w:abstractNum>
  <w:abstractNum w:abstractNumId="32">
    <w:nsid w:val="2CC82562"/>
    <w:multiLevelType w:val="multilevel"/>
    <w:tmpl w:val="2CC82562"/>
    <w:lvl w:ilvl="0">
      <w:start w:val="1"/>
      <w:numFmt w:val="bullet"/>
      <w:lvlText w:val=""/>
      <w:lvlJc w:val="left"/>
      <w:pPr>
        <w:tabs>
          <w:tab w:val="left" w:pos="360"/>
        </w:tabs>
        <w:ind w:left="360" w:hanging="360"/>
      </w:pPr>
      <w:rPr>
        <w:rFonts w:ascii="Symbol" w:hAnsi="Symbol" w:hint="default"/>
      </w:rPr>
    </w:lvl>
    <w:lvl w:ilvl="1" w:tentative="1">
      <w:start w:val="1"/>
      <w:numFmt w:val="decimal"/>
      <w:lvlText w:val="%1.%2."/>
      <w:lvlJc w:val="left"/>
      <w:pPr>
        <w:tabs>
          <w:tab w:val="left" w:pos="792"/>
        </w:tabs>
        <w:ind w:left="792" w:hanging="432"/>
      </w:pPr>
    </w:lvl>
    <w:lvl w:ilvl="2" w:tentative="1">
      <w:start w:val="1"/>
      <w:numFmt w:val="decimal"/>
      <w:lvlText w:val="%1.%2.%3."/>
      <w:lvlJc w:val="left"/>
      <w:pPr>
        <w:tabs>
          <w:tab w:val="left" w:pos="1440"/>
        </w:tabs>
        <w:ind w:left="1224" w:hanging="504"/>
      </w:pPr>
    </w:lvl>
    <w:lvl w:ilvl="3" w:tentative="1">
      <w:start w:val="1"/>
      <w:numFmt w:val="decimal"/>
      <w:lvlText w:val="%1.%2.%3.%4."/>
      <w:lvlJc w:val="left"/>
      <w:pPr>
        <w:tabs>
          <w:tab w:val="left" w:pos="1800"/>
        </w:tabs>
        <w:ind w:left="1728" w:hanging="648"/>
      </w:pPr>
    </w:lvl>
    <w:lvl w:ilvl="4" w:tentative="1">
      <w:start w:val="1"/>
      <w:numFmt w:val="decimal"/>
      <w:lvlText w:val="%1.%2.%3.%4.%5."/>
      <w:lvlJc w:val="left"/>
      <w:pPr>
        <w:tabs>
          <w:tab w:val="left" w:pos="2520"/>
        </w:tabs>
        <w:ind w:left="2232" w:hanging="792"/>
      </w:pPr>
    </w:lvl>
    <w:lvl w:ilvl="5" w:tentative="1">
      <w:start w:val="1"/>
      <w:numFmt w:val="decimal"/>
      <w:lvlText w:val="%1.%2.%3.%4.%5.%6."/>
      <w:lvlJc w:val="left"/>
      <w:pPr>
        <w:tabs>
          <w:tab w:val="left" w:pos="2880"/>
        </w:tabs>
        <w:ind w:left="2736" w:hanging="936"/>
      </w:pPr>
    </w:lvl>
    <w:lvl w:ilvl="6" w:tentative="1">
      <w:start w:val="1"/>
      <w:numFmt w:val="decimal"/>
      <w:lvlText w:val="%1.%2.%3.%4.%5.%6.%7."/>
      <w:lvlJc w:val="left"/>
      <w:pPr>
        <w:tabs>
          <w:tab w:val="left" w:pos="3600"/>
        </w:tabs>
        <w:ind w:left="3240" w:hanging="1080"/>
      </w:pPr>
    </w:lvl>
    <w:lvl w:ilvl="7" w:tentative="1">
      <w:start w:val="1"/>
      <w:numFmt w:val="decimal"/>
      <w:lvlText w:val="%1.%2.%3.%4.%5.%6.%7.%8."/>
      <w:lvlJc w:val="left"/>
      <w:pPr>
        <w:tabs>
          <w:tab w:val="left" w:pos="3960"/>
        </w:tabs>
        <w:ind w:left="3744" w:hanging="1224"/>
      </w:pPr>
    </w:lvl>
    <w:lvl w:ilvl="8" w:tentative="1">
      <w:start w:val="1"/>
      <w:numFmt w:val="decimal"/>
      <w:lvlText w:val="%1.%2.%3.%4.%5.%6.%7.%8.%9."/>
      <w:lvlJc w:val="left"/>
      <w:pPr>
        <w:tabs>
          <w:tab w:val="left" w:pos="4680"/>
        </w:tabs>
        <w:ind w:left="4320" w:hanging="1440"/>
      </w:pPr>
    </w:lvl>
  </w:abstractNum>
  <w:abstractNum w:abstractNumId="33">
    <w:nsid w:val="2CE225D7"/>
    <w:multiLevelType w:val="multilevel"/>
    <w:tmpl w:val="2CE225D7"/>
    <w:lvl w:ilvl="0">
      <w:start w:val="6"/>
      <w:numFmt w:val="decimal"/>
      <w:lvlText w:val="%1."/>
      <w:lvlJc w:val="left"/>
      <w:pPr>
        <w:tabs>
          <w:tab w:val="left" w:pos="425"/>
        </w:tabs>
        <w:ind w:left="425" w:hanging="425"/>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4">
    <w:nsid w:val="30671E33"/>
    <w:multiLevelType w:val="multilevel"/>
    <w:tmpl w:val="30671E33"/>
    <w:lvl w:ilvl="0">
      <w:start w:val="1"/>
      <w:numFmt w:val="decimal"/>
      <w:lvlText w:val="%1."/>
      <w:lvlJc w:val="left"/>
      <w:pPr>
        <w:ind w:left="720" w:hanging="360"/>
      </w:pPr>
      <w:rPr>
        <w:rFonts w:hint="default"/>
      </w:rPr>
    </w:lvl>
    <w:lvl w:ilvl="1" w:tentative="1">
      <w:start w:val="9"/>
      <w:numFmt w:val="decimal"/>
      <w:isLgl/>
      <w:lvlText w:val="%1.%2."/>
      <w:lvlJc w:val="left"/>
      <w:pPr>
        <w:ind w:left="1200" w:hanging="720"/>
      </w:pPr>
      <w:rPr>
        <w:rFonts w:hint="default"/>
      </w:rPr>
    </w:lvl>
    <w:lvl w:ilvl="2" w:tentative="1">
      <w:start w:val="1"/>
      <w:numFmt w:val="decimal"/>
      <w:isLgl/>
      <w:lvlText w:val="%1.%2.%3."/>
      <w:lvlJc w:val="left"/>
      <w:pPr>
        <w:ind w:left="1320" w:hanging="720"/>
      </w:pPr>
      <w:rPr>
        <w:rFonts w:hint="default"/>
      </w:rPr>
    </w:lvl>
    <w:lvl w:ilvl="3" w:tentative="1">
      <w:start w:val="1"/>
      <w:numFmt w:val="decimal"/>
      <w:isLgl/>
      <w:lvlText w:val="%1.%2.%3.%4."/>
      <w:lvlJc w:val="left"/>
      <w:pPr>
        <w:ind w:left="1800" w:hanging="1080"/>
      </w:pPr>
      <w:rPr>
        <w:rFonts w:hint="default"/>
      </w:rPr>
    </w:lvl>
    <w:lvl w:ilvl="4" w:tentative="1">
      <w:start w:val="1"/>
      <w:numFmt w:val="decimal"/>
      <w:isLgl/>
      <w:lvlText w:val="%1.%2.%3.%4.%5."/>
      <w:lvlJc w:val="left"/>
      <w:pPr>
        <w:ind w:left="2280" w:hanging="1440"/>
      </w:pPr>
      <w:rPr>
        <w:rFonts w:hint="default"/>
      </w:rPr>
    </w:lvl>
    <w:lvl w:ilvl="5" w:tentative="1">
      <w:start w:val="1"/>
      <w:numFmt w:val="decimal"/>
      <w:isLgl/>
      <w:lvlText w:val="%1.%2.%3.%4.%5.%6."/>
      <w:lvlJc w:val="left"/>
      <w:pPr>
        <w:ind w:left="2400" w:hanging="1440"/>
      </w:pPr>
      <w:rPr>
        <w:rFonts w:hint="default"/>
      </w:rPr>
    </w:lvl>
    <w:lvl w:ilvl="6" w:tentative="1">
      <w:start w:val="1"/>
      <w:numFmt w:val="decimal"/>
      <w:isLgl/>
      <w:lvlText w:val="%1.%2.%3.%4.%5.%6.%7."/>
      <w:lvlJc w:val="left"/>
      <w:pPr>
        <w:ind w:left="2880" w:hanging="1800"/>
      </w:pPr>
      <w:rPr>
        <w:rFonts w:hint="default"/>
      </w:rPr>
    </w:lvl>
    <w:lvl w:ilvl="7" w:tentative="1">
      <w:start w:val="1"/>
      <w:numFmt w:val="decimal"/>
      <w:isLgl/>
      <w:lvlText w:val="%1.%2.%3.%4.%5.%6.%7.%8."/>
      <w:lvlJc w:val="left"/>
      <w:pPr>
        <w:ind w:left="3360" w:hanging="2160"/>
      </w:pPr>
      <w:rPr>
        <w:rFonts w:hint="default"/>
      </w:rPr>
    </w:lvl>
    <w:lvl w:ilvl="8" w:tentative="1">
      <w:start w:val="1"/>
      <w:numFmt w:val="decimal"/>
      <w:isLgl/>
      <w:lvlText w:val="%1.%2.%3.%4.%5.%6.%7.%8.%9."/>
      <w:lvlJc w:val="left"/>
      <w:pPr>
        <w:ind w:left="3480" w:hanging="2160"/>
      </w:pPr>
      <w:rPr>
        <w:rFonts w:hint="default"/>
      </w:rPr>
    </w:lvl>
  </w:abstractNum>
  <w:abstractNum w:abstractNumId="35">
    <w:nsid w:val="31217B02"/>
    <w:multiLevelType w:val="multilevel"/>
    <w:tmpl w:val="13B00B4F"/>
    <w:lvl w:ilvl="0">
      <w:start w:val="1"/>
      <w:numFmt w:val="decimal"/>
      <w:lvlText w:val="%1."/>
      <w:lvlJc w:val="left"/>
      <w:pPr>
        <w:ind w:left="371" w:hanging="360"/>
      </w:pPr>
      <w:rPr>
        <w:rFonts w:hint="default"/>
      </w:rPr>
    </w:lvl>
    <w:lvl w:ilvl="1" w:tentative="1">
      <w:start w:val="1"/>
      <w:numFmt w:val="decimal"/>
      <w:lvlText w:val="%2."/>
      <w:lvlJc w:val="left"/>
      <w:pPr>
        <w:ind w:left="1091" w:hanging="360"/>
      </w:pPr>
      <w:rPr>
        <w:rFonts w:hint="default"/>
      </w:rPr>
    </w:lvl>
    <w:lvl w:ilvl="2" w:tentative="1">
      <w:start w:val="1"/>
      <w:numFmt w:val="lowerRoman"/>
      <w:lvlText w:val="%3."/>
      <w:lvlJc w:val="right"/>
      <w:pPr>
        <w:ind w:left="1811" w:hanging="180"/>
      </w:pPr>
    </w:lvl>
    <w:lvl w:ilvl="3" w:tentative="1">
      <w:start w:val="1"/>
      <w:numFmt w:val="decimal"/>
      <w:lvlText w:val="%4."/>
      <w:lvlJc w:val="left"/>
      <w:pPr>
        <w:ind w:left="2531" w:hanging="360"/>
      </w:pPr>
    </w:lvl>
    <w:lvl w:ilvl="4" w:tentative="1">
      <w:start w:val="1"/>
      <w:numFmt w:val="lowerLetter"/>
      <w:lvlText w:val="%5."/>
      <w:lvlJc w:val="left"/>
      <w:pPr>
        <w:ind w:left="3251" w:hanging="360"/>
      </w:pPr>
    </w:lvl>
    <w:lvl w:ilvl="5" w:tentative="1">
      <w:start w:val="1"/>
      <w:numFmt w:val="lowerRoman"/>
      <w:lvlText w:val="%6."/>
      <w:lvlJc w:val="right"/>
      <w:pPr>
        <w:ind w:left="3971" w:hanging="180"/>
      </w:pPr>
    </w:lvl>
    <w:lvl w:ilvl="6" w:tentative="1">
      <w:start w:val="1"/>
      <w:numFmt w:val="decimal"/>
      <w:lvlText w:val="%7."/>
      <w:lvlJc w:val="left"/>
      <w:pPr>
        <w:ind w:left="4691" w:hanging="360"/>
      </w:pPr>
    </w:lvl>
    <w:lvl w:ilvl="7" w:tentative="1">
      <w:start w:val="1"/>
      <w:numFmt w:val="lowerLetter"/>
      <w:lvlText w:val="%8."/>
      <w:lvlJc w:val="left"/>
      <w:pPr>
        <w:ind w:left="5411" w:hanging="360"/>
      </w:pPr>
    </w:lvl>
    <w:lvl w:ilvl="8" w:tentative="1">
      <w:start w:val="1"/>
      <w:numFmt w:val="lowerRoman"/>
      <w:lvlText w:val="%9."/>
      <w:lvlJc w:val="right"/>
      <w:pPr>
        <w:ind w:left="6131" w:hanging="180"/>
      </w:pPr>
    </w:lvl>
  </w:abstractNum>
  <w:abstractNum w:abstractNumId="36">
    <w:nsid w:val="315B245D"/>
    <w:multiLevelType w:val="multilevel"/>
    <w:tmpl w:val="315B245D"/>
    <w:lvl w:ilvl="0" w:tentative="1">
      <w:start w:val="4"/>
      <w:numFmt w:val="decimal"/>
      <w:lvlText w:val="%1"/>
      <w:lvlJc w:val="left"/>
      <w:pPr>
        <w:ind w:left="645" w:hanging="645"/>
      </w:pPr>
      <w:rPr>
        <w:rFonts w:hint="default"/>
      </w:rPr>
    </w:lvl>
    <w:lvl w:ilvl="1" w:tentative="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tentative="1">
      <w:start w:val="1"/>
      <w:numFmt w:val="decimal"/>
      <w:lvlText w:val="%1.%2.%3.%4"/>
      <w:lvlJc w:val="left"/>
      <w:pPr>
        <w:ind w:left="1080" w:hanging="1080"/>
      </w:pPr>
      <w:rPr>
        <w:rFonts w:hint="default"/>
      </w:rPr>
    </w:lvl>
    <w:lvl w:ilvl="4" w:tentative="1">
      <w:start w:val="1"/>
      <w:numFmt w:val="decimal"/>
      <w:lvlText w:val="%1.%2.%3.%4.%5"/>
      <w:lvlJc w:val="left"/>
      <w:pPr>
        <w:ind w:left="1440" w:hanging="1440"/>
      </w:pPr>
      <w:rPr>
        <w:rFonts w:hint="default"/>
      </w:rPr>
    </w:lvl>
    <w:lvl w:ilvl="5" w:tentative="1">
      <w:start w:val="1"/>
      <w:numFmt w:val="decimal"/>
      <w:lvlText w:val="%1.%2.%3.%4.%5.%6"/>
      <w:lvlJc w:val="left"/>
      <w:pPr>
        <w:ind w:left="1440" w:hanging="1440"/>
      </w:pPr>
      <w:rPr>
        <w:rFonts w:hint="default"/>
      </w:rPr>
    </w:lvl>
    <w:lvl w:ilvl="6" w:tentative="1">
      <w:start w:val="1"/>
      <w:numFmt w:val="decimal"/>
      <w:lvlText w:val="%1.%2.%3.%4.%5.%6.%7"/>
      <w:lvlJc w:val="left"/>
      <w:pPr>
        <w:ind w:left="1800" w:hanging="1800"/>
      </w:pPr>
      <w:rPr>
        <w:rFonts w:hint="default"/>
      </w:rPr>
    </w:lvl>
    <w:lvl w:ilvl="7" w:tentative="1">
      <w:start w:val="1"/>
      <w:numFmt w:val="decimal"/>
      <w:lvlText w:val="%1.%2.%3.%4.%5.%6.%7.%8"/>
      <w:lvlJc w:val="left"/>
      <w:pPr>
        <w:ind w:left="1800" w:hanging="1800"/>
      </w:pPr>
      <w:rPr>
        <w:rFonts w:hint="default"/>
      </w:rPr>
    </w:lvl>
    <w:lvl w:ilvl="8" w:tentative="1">
      <w:start w:val="1"/>
      <w:numFmt w:val="decimal"/>
      <w:lvlText w:val="%1.%2.%3.%4.%5.%6.%7.%8.%9"/>
      <w:lvlJc w:val="left"/>
      <w:pPr>
        <w:ind w:left="2160" w:hanging="2160"/>
      </w:pPr>
      <w:rPr>
        <w:rFonts w:hint="default"/>
      </w:rPr>
    </w:lvl>
  </w:abstractNum>
  <w:abstractNum w:abstractNumId="37">
    <w:nsid w:val="366D236A"/>
    <w:multiLevelType w:val="multilevel"/>
    <w:tmpl w:val="13B00B4F"/>
    <w:lvl w:ilvl="0">
      <w:start w:val="1"/>
      <w:numFmt w:val="decimal"/>
      <w:lvlText w:val="%1."/>
      <w:lvlJc w:val="left"/>
      <w:pPr>
        <w:ind w:left="371" w:hanging="360"/>
      </w:pPr>
      <w:rPr>
        <w:rFonts w:hint="default"/>
      </w:rPr>
    </w:lvl>
    <w:lvl w:ilvl="1" w:tentative="1">
      <w:start w:val="1"/>
      <w:numFmt w:val="decimal"/>
      <w:lvlText w:val="%2."/>
      <w:lvlJc w:val="left"/>
      <w:pPr>
        <w:ind w:left="1091" w:hanging="360"/>
      </w:pPr>
      <w:rPr>
        <w:rFonts w:hint="default"/>
      </w:rPr>
    </w:lvl>
    <w:lvl w:ilvl="2" w:tentative="1">
      <w:start w:val="1"/>
      <w:numFmt w:val="lowerRoman"/>
      <w:lvlText w:val="%3."/>
      <w:lvlJc w:val="right"/>
      <w:pPr>
        <w:ind w:left="1811" w:hanging="180"/>
      </w:pPr>
    </w:lvl>
    <w:lvl w:ilvl="3" w:tentative="1">
      <w:start w:val="1"/>
      <w:numFmt w:val="decimal"/>
      <w:lvlText w:val="%4."/>
      <w:lvlJc w:val="left"/>
      <w:pPr>
        <w:ind w:left="2531" w:hanging="360"/>
      </w:pPr>
    </w:lvl>
    <w:lvl w:ilvl="4" w:tentative="1">
      <w:start w:val="1"/>
      <w:numFmt w:val="lowerLetter"/>
      <w:lvlText w:val="%5."/>
      <w:lvlJc w:val="left"/>
      <w:pPr>
        <w:ind w:left="3251" w:hanging="360"/>
      </w:pPr>
    </w:lvl>
    <w:lvl w:ilvl="5" w:tentative="1">
      <w:start w:val="1"/>
      <w:numFmt w:val="lowerRoman"/>
      <w:lvlText w:val="%6."/>
      <w:lvlJc w:val="right"/>
      <w:pPr>
        <w:ind w:left="3971" w:hanging="180"/>
      </w:pPr>
    </w:lvl>
    <w:lvl w:ilvl="6" w:tentative="1">
      <w:start w:val="1"/>
      <w:numFmt w:val="decimal"/>
      <w:lvlText w:val="%7."/>
      <w:lvlJc w:val="left"/>
      <w:pPr>
        <w:ind w:left="4691" w:hanging="360"/>
      </w:pPr>
    </w:lvl>
    <w:lvl w:ilvl="7" w:tentative="1">
      <w:start w:val="1"/>
      <w:numFmt w:val="lowerLetter"/>
      <w:lvlText w:val="%8."/>
      <w:lvlJc w:val="left"/>
      <w:pPr>
        <w:ind w:left="5411" w:hanging="360"/>
      </w:pPr>
    </w:lvl>
    <w:lvl w:ilvl="8" w:tentative="1">
      <w:start w:val="1"/>
      <w:numFmt w:val="lowerRoman"/>
      <w:lvlText w:val="%9."/>
      <w:lvlJc w:val="right"/>
      <w:pPr>
        <w:ind w:left="6131" w:hanging="180"/>
      </w:pPr>
    </w:lvl>
  </w:abstractNum>
  <w:abstractNum w:abstractNumId="38">
    <w:nsid w:val="38096516"/>
    <w:multiLevelType w:val="multilevel"/>
    <w:tmpl w:val="38096516"/>
    <w:lvl w:ilvl="0">
      <w:start w:val="1"/>
      <w:numFmt w:val="decimal"/>
      <w:lvlText w:val="%1."/>
      <w:lvlJc w:val="left"/>
      <w:pPr>
        <w:tabs>
          <w:tab w:val="left" w:pos="360"/>
        </w:tabs>
        <w:ind w:left="360" w:hanging="360"/>
      </w:pPr>
      <w:rPr>
        <w:rFonts w:hint="default"/>
        <w:b w:val="0"/>
        <w:sz w:val="20"/>
      </w:rPr>
    </w:lvl>
    <w:lvl w:ilvl="1" w:tentative="1">
      <w:start w:val="1"/>
      <w:numFmt w:val="decimal"/>
      <w:lvlText w:val="%1.%2."/>
      <w:lvlJc w:val="left"/>
      <w:pPr>
        <w:tabs>
          <w:tab w:val="left" w:pos="792"/>
        </w:tabs>
        <w:ind w:left="792" w:hanging="432"/>
      </w:pPr>
      <w:rPr>
        <w:b w:val="0"/>
      </w:rPr>
    </w:lvl>
    <w:lvl w:ilvl="2" w:tentative="1">
      <w:start w:val="1"/>
      <w:numFmt w:val="decimal"/>
      <w:lvlText w:val="%1.%2.%3."/>
      <w:lvlJc w:val="left"/>
      <w:pPr>
        <w:tabs>
          <w:tab w:val="left" w:pos="1440"/>
        </w:tabs>
        <w:ind w:left="1224" w:hanging="504"/>
      </w:pPr>
    </w:lvl>
    <w:lvl w:ilvl="3" w:tentative="1">
      <w:start w:val="1"/>
      <w:numFmt w:val="decimal"/>
      <w:lvlText w:val="%1.%2.%3.%4."/>
      <w:lvlJc w:val="left"/>
      <w:pPr>
        <w:tabs>
          <w:tab w:val="left" w:pos="1800"/>
        </w:tabs>
        <w:ind w:left="1728" w:hanging="648"/>
      </w:pPr>
    </w:lvl>
    <w:lvl w:ilvl="4" w:tentative="1">
      <w:start w:val="1"/>
      <w:numFmt w:val="decimal"/>
      <w:lvlText w:val="%1.%2.%3.%4.%5."/>
      <w:lvlJc w:val="left"/>
      <w:pPr>
        <w:tabs>
          <w:tab w:val="left" w:pos="2520"/>
        </w:tabs>
        <w:ind w:left="2232" w:hanging="792"/>
      </w:pPr>
    </w:lvl>
    <w:lvl w:ilvl="5" w:tentative="1">
      <w:start w:val="1"/>
      <w:numFmt w:val="decimal"/>
      <w:lvlText w:val="%1.%2.%3.%4.%5.%6."/>
      <w:lvlJc w:val="left"/>
      <w:pPr>
        <w:tabs>
          <w:tab w:val="left" w:pos="2880"/>
        </w:tabs>
        <w:ind w:left="2736" w:hanging="936"/>
      </w:pPr>
    </w:lvl>
    <w:lvl w:ilvl="6" w:tentative="1">
      <w:start w:val="1"/>
      <w:numFmt w:val="decimal"/>
      <w:lvlText w:val="%1.%2.%3.%4.%5.%6.%7."/>
      <w:lvlJc w:val="left"/>
      <w:pPr>
        <w:tabs>
          <w:tab w:val="left" w:pos="3600"/>
        </w:tabs>
        <w:ind w:left="3240" w:hanging="1080"/>
      </w:pPr>
    </w:lvl>
    <w:lvl w:ilvl="7" w:tentative="1">
      <w:start w:val="1"/>
      <w:numFmt w:val="decimal"/>
      <w:lvlText w:val="%1.%2.%3.%4.%5.%6.%7.%8."/>
      <w:lvlJc w:val="left"/>
      <w:pPr>
        <w:tabs>
          <w:tab w:val="left" w:pos="3960"/>
        </w:tabs>
        <w:ind w:left="3744" w:hanging="1224"/>
      </w:pPr>
    </w:lvl>
    <w:lvl w:ilvl="8" w:tentative="1">
      <w:start w:val="1"/>
      <w:numFmt w:val="decimal"/>
      <w:lvlText w:val="%1.%2.%3.%4.%5.%6.%7.%8.%9."/>
      <w:lvlJc w:val="left"/>
      <w:pPr>
        <w:tabs>
          <w:tab w:val="left" w:pos="4680"/>
        </w:tabs>
        <w:ind w:left="4320" w:hanging="1440"/>
      </w:pPr>
    </w:lvl>
  </w:abstractNum>
  <w:abstractNum w:abstractNumId="39">
    <w:nsid w:val="386A7ED4"/>
    <w:multiLevelType w:val="multilevel"/>
    <w:tmpl w:val="386A7ED4"/>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40">
    <w:nsid w:val="395A6CFF"/>
    <w:multiLevelType w:val="multilevel"/>
    <w:tmpl w:val="395A6CFF"/>
    <w:lvl w:ilvl="0">
      <w:start w:val="1"/>
      <w:numFmt w:val="bullet"/>
      <w:lvlText w:val=""/>
      <w:lvlJc w:val="left"/>
      <w:pPr>
        <w:ind w:left="360" w:hanging="360"/>
      </w:pPr>
      <w:rPr>
        <w:rFonts w:ascii="Symbol" w:hAnsi="Symbol" w:hint="default"/>
      </w:rPr>
    </w:lvl>
    <w:lvl w:ilvl="1">
      <w:start w:val="1"/>
      <w:numFmt w:val="lowerLetter"/>
      <w:lvlText w:val="%2."/>
      <w:lvlJc w:val="left"/>
      <w:pPr>
        <w:ind w:left="1080" w:hanging="360"/>
      </w:pPr>
    </w:lvl>
    <w:lvl w:ilvl="2" w:tentative="1">
      <w:start w:val="1"/>
      <w:numFmt w:val="lowerRoman"/>
      <w:lvlText w:val="%3."/>
      <w:lvlJc w:val="right"/>
      <w:pPr>
        <w:ind w:left="1800" w:hanging="180"/>
      </w:pPr>
    </w:lvl>
    <w:lvl w:ilvl="3" w:tentative="1">
      <w:start w:val="1"/>
      <w:numFmt w:val="decimal"/>
      <w:lvlText w:val="%4."/>
      <w:lvlJc w:val="left"/>
      <w:pPr>
        <w:ind w:left="2520" w:hanging="360"/>
      </w:pPr>
    </w:lvl>
    <w:lvl w:ilvl="4" w:tentative="1">
      <w:start w:val="1"/>
      <w:numFmt w:val="lowerLetter"/>
      <w:lvlText w:val="%5."/>
      <w:lvlJc w:val="left"/>
      <w:pPr>
        <w:ind w:left="3240" w:hanging="360"/>
      </w:pPr>
    </w:lvl>
    <w:lvl w:ilvl="5" w:tentative="1">
      <w:start w:val="1"/>
      <w:numFmt w:val="lowerRoman"/>
      <w:lvlText w:val="%6."/>
      <w:lvlJc w:val="right"/>
      <w:pPr>
        <w:ind w:left="3960" w:hanging="180"/>
      </w:pPr>
    </w:lvl>
    <w:lvl w:ilvl="6" w:tentative="1">
      <w:start w:val="1"/>
      <w:numFmt w:val="decimal"/>
      <w:lvlText w:val="%7."/>
      <w:lvlJc w:val="left"/>
      <w:pPr>
        <w:ind w:left="4680" w:hanging="360"/>
      </w:pPr>
    </w:lvl>
    <w:lvl w:ilvl="7" w:tentative="1">
      <w:start w:val="1"/>
      <w:numFmt w:val="lowerLetter"/>
      <w:lvlText w:val="%8."/>
      <w:lvlJc w:val="left"/>
      <w:pPr>
        <w:ind w:left="5400" w:hanging="360"/>
      </w:pPr>
    </w:lvl>
    <w:lvl w:ilvl="8" w:tentative="1">
      <w:start w:val="1"/>
      <w:numFmt w:val="lowerRoman"/>
      <w:lvlText w:val="%9."/>
      <w:lvlJc w:val="right"/>
      <w:pPr>
        <w:ind w:left="6120" w:hanging="180"/>
      </w:pPr>
    </w:lvl>
  </w:abstractNum>
  <w:abstractNum w:abstractNumId="41">
    <w:nsid w:val="3C996FE5"/>
    <w:multiLevelType w:val="multilevel"/>
    <w:tmpl w:val="3C996FE5"/>
    <w:lvl w:ilvl="0">
      <w:start w:val="1"/>
      <w:numFmt w:val="decimal"/>
      <w:lvlText w:val="%1."/>
      <w:lvlJc w:val="left"/>
      <w:pPr>
        <w:ind w:left="371" w:hanging="360"/>
      </w:pPr>
      <w:rPr>
        <w:rFonts w:hint="default"/>
        <w:sz w:val="20"/>
      </w:rPr>
    </w:lvl>
    <w:lvl w:ilvl="1" w:tentative="1">
      <w:start w:val="1"/>
      <w:numFmt w:val="lowerLetter"/>
      <w:lvlText w:val="%2."/>
      <w:lvlJc w:val="left"/>
      <w:pPr>
        <w:ind w:left="1091" w:hanging="360"/>
      </w:pPr>
    </w:lvl>
    <w:lvl w:ilvl="2" w:tentative="1">
      <w:start w:val="1"/>
      <w:numFmt w:val="lowerRoman"/>
      <w:lvlText w:val="%3."/>
      <w:lvlJc w:val="right"/>
      <w:pPr>
        <w:ind w:left="1811" w:hanging="180"/>
      </w:pPr>
    </w:lvl>
    <w:lvl w:ilvl="3" w:tentative="1">
      <w:start w:val="1"/>
      <w:numFmt w:val="decimal"/>
      <w:lvlText w:val="%4."/>
      <w:lvlJc w:val="left"/>
      <w:pPr>
        <w:ind w:left="2531" w:hanging="360"/>
      </w:pPr>
    </w:lvl>
    <w:lvl w:ilvl="4" w:tentative="1">
      <w:start w:val="1"/>
      <w:numFmt w:val="lowerLetter"/>
      <w:lvlText w:val="%5."/>
      <w:lvlJc w:val="left"/>
      <w:pPr>
        <w:ind w:left="3251" w:hanging="360"/>
      </w:pPr>
    </w:lvl>
    <w:lvl w:ilvl="5" w:tentative="1">
      <w:start w:val="1"/>
      <w:numFmt w:val="lowerRoman"/>
      <w:lvlText w:val="%6."/>
      <w:lvlJc w:val="right"/>
      <w:pPr>
        <w:ind w:left="3971" w:hanging="180"/>
      </w:pPr>
    </w:lvl>
    <w:lvl w:ilvl="6" w:tentative="1">
      <w:start w:val="1"/>
      <w:numFmt w:val="decimal"/>
      <w:lvlText w:val="%7."/>
      <w:lvlJc w:val="left"/>
      <w:pPr>
        <w:ind w:left="4691" w:hanging="360"/>
      </w:pPr>
    </w:lvl>
    <w:lvl w:ilvl="7" w:tentative="1">
      <w:start w:val="1"/>
      <w:numFmt w:val="lowerLetter"/>
      <w:lvlText w:val="%8."/>
      <w:lvlJc w:val="left"/>
      <w:pPr>
        <w:ind w:left="5411" w:hanging="360"/>
      </w:pPr>
    </w:lvl>
    <w:lvl w:ilvl="8" w:tentative="1">
      <w:start w:val="1"/>
      <w:numFmt w:val="lowerRoman"/>
      <w:lvlText w:val="%9."/>
      <w:lvlJc w:val="right"/>
      <w:pPr>
        <w:ind w:left="6131" w:hanging="180"/>
      </w:pPr>
    </w:lvl>
  </w:abstractNum>
  <w:abstractNum w:abstractNumId="42">
    <w:nsid w:val="3E25486E"/>
    <w:multiLevelType w:val="multilevel"/>
    <w:tmpl w:val="3E25486E"/>
    <w:lvl w:ilvl="0">
      <w:start w:val="1"/>
      <w:numFmt w:val="decimal"/>
      <w:lvlText w:val="%1."/>
      <w:lvlJc w:val="left"/>
      <w:pPr>
        <w:ind w:left="371" w:hanging="360"/>
      </w:pPr>
      <w:rPr>
        <w:rFonts w:hint="default"/>
      </w:rPr>
    </w:lvl>
    <w:lvl w:ilvl="1" w:tentative="1">
      <w:start w:val="9"/>
      <w:numFmt w:val="decimal"/>
      <w:isLgl/>
      <w:lvlText w:val="%1.%2."/>
      <w:lvlJc w:val="left"/>
      <w:pPr>
        <w:ind w:left="851" w:hanging="720"/>
      </w:pPr>
      <w:rPr>
        <w:rFonts w:hint="default"/>
      </w:rPr>
    </w:lvl>
    <w:lvl w:ilvl="2" w:tentative="1">
      <w:start w:val="1"/>
      <w:numFmt w:val="decimal"/>
      <w:isLgl/>
      <w:lvlText w:val="%1.%2.%3."/>
      <w:lvlJc w:val="left"/>
      <w:pPr>
        <w:ind w:left="971" w:hanging="720"/>
      </w:pPr>
      <w:rPr>
        <w:rFonts w:hint="default"/>
      </w:rPr>
    </w:lvl>
    <w:lvl w:ilvl="3" w:tentative="1">
      <w:start w:val="1"/>
      <w:numFmt w:val="decimal"/>
      <w:isLgl/>
      <w:lvlText w:val="%1.%2.%3.%4."/>
      <w:lvlJc w:val="left"/>
      <w:pPr>
        <w:ind w:left="1451" w:hanging="1080"/>
      </w:pPr>
      <w:rPr>
        <w:rFonts w:hint="default"/>
      </w:rPr>
    </w:lvl>
    <w:lvl w:ilvl="4" w:tentative="1">
      <w:start w:val="1"/>
      <w:numFmt w:val="decimal"/>
      <w:isLgl/>
      <w:lvlText w:val="%1.%2.%3.%4.%5."/>
      <w:lvlJc w:val="left"/>
      <w:pPr>
        <w:ind w:left="1931" w:hanging="1440"/>
      </w:pPr>
      <w:rPr>
        <w:rFonts w:hint="default"/>
      </w:rPr>
    </w:lvl>
    <w:lvl w:ilvl="5" w:tentative="1">
      <w:start w:val="1"/>
      <w:numFmt w:val="decimal"/>
      <w:isLgl/>
      <w:lvlText w:val="%1.%2.%3.%4.%5.%6."/>
      <w:lvlJc w:val="left"/>
      <w:pPr>
        <w:ind w:left="2051" w:hanging="1440"/>
      </w:pPr>
      <w:rPr>
        <w:rFonts w:hint="default"/>
      </w:rPr>
    </w:lvl>
    <w:lvl w:ilvl="6" w:tentative="1">
      <w:start w:val="1"/>
      <w:numFmt w:val="decimal"/>
      <w:isLgl/>
      <w:lvlText w:val="%1.%2.%3.%4.%5.%6.%7."/>
      <w:lvlJc w:val="left"/>
      <w:pPr>
        <w:ind w:left="2531" w:hanging="1800"/>
      </w:pPr>
      <w:rPr>
        <w:rFonts w:hint="default"/>
      </w:rPr>
    </w:lvl>
    <w:lvl w:ilvl="7" w:tentative="1">
      <w:start w:val="1"/>
      <w:numFmt w:val="decimal"/>
      <w:isLgl/>
      <w:lvlText w:val="%1.%2.%3.%4.%5.%6.%7.%8."/>
      <w:lvlJc w:val="left"/>
      <w:pPr>
        <w:ind w:left="3011" w:hanging="2160"/>
      </w:pPr>
      <w:rPr>
        <w:rFonts w:hint="default"/>
      </w:rPr>
    </w:lvl>
    <w:lvl w:ilvl="8" w:tentative="1">
      <w:start w:val="1"/>
      <w:numFmt w:val="decimal"/>
      <w:isLgl/>
      <w:lvlText w:val="%1.%2.%3.%4.%5.%6.%7.%8.%9."/>
      <w:lvlJc w:val="left"/>
      <w:pPr>
        <w:ind w:left="3131" w:hanging="2160"/>
      </w:pPr>
      <w:rPr>
        <w:rFonts w:hint="default"/>
      </w:rPr>
    </w:lvl>
  </w:abstractNum>
  <w:abstractNum w:abstractNumId="43">
    <w:nsid w:val="3F1F3CF1"/>
    <w:multiLevelType w:val="multilevel"/>
    <w:tmpl w:val="690C3004"/>
    <w:lvl w:ilvl="0">
      <w:start w:val="1"/>
      <w:numFmt w:val="decimal"/>
      <w:lvlText w:val="%1."/>
      <w:lvlJc w:val="left"/>
      <w:pPr>
        <w:ind w:left="371" w:hanging="360"/>
      </w:pPr>
      <w:rPr>
        <w:rFonts w:hint="default"/>
      </w:rPr>
    </w:lvl>
    <w:lvl w:ilvl="1" w:tentative="1">
      <w:start w:val="1"/>
      <w:numFmt w:val="lowerLetter"/>
      <w:lvlText w:val="%2."/>
      <w:lvlJc w:val="left"/>
      <w:pPr>
        <w:ind w:left="1091" w:hanging="360"/>
      </w:pPr>
    </w:lvl>
    <w:lvl w:ilvl="2" w:tentative="1">
      <w:start w:val="1"/>
      <w:numFmt w:val="lowerRoman"/>
      <w:lvlText w:val="%3."/>
      <w:lvlJc w:val="right"/>
      <w:pPr>
        <w:ind w:left="1811" w:hanging="180"/>
      </w:pPr>
    </w:lvl>
    <w:lvl w:ilvl="3" w:tentative="1">
      <w:start w:val="1"/>
      <w:numFmt w:val="decimal"/>
      <w:lvlText w:val="%4."/>
      <w:lvlJc w:val="left"/>
      <w:pPr>
        <w:ind w:left="2531" w:hanging="360"/>
      </w:pPr>
    </w:lvl>
    <w:lvl w:ilvl="4" w:tentative="1">
      <w:start w:val="1"/>
      <w:numFmt w:val="lowerLetter"/>
      <w:lvlText w:val="%5."/>
      <w:lvlJc w:val="left"/>
      <w:pPr>
        <w:ind w:left="3251" w:hanging="360"/>
      </w:pPr>
    </w:lvl>
    <w:lvl w:ilvl="5" w:tentative="1">
      <w:start w:val="1"/>
      <w:numFmt w:val="lowerRoman"/>
      <w:lvlText w:val="%6."/>
      <w:lvlJc w:val="right"/>
      <w:pPr>
        <w:ind w:left="3971" w:hanging="180"/>
      </w:pPr>
    </w:lvl>
    <w:lvl w:ilvl="6" w:tentative="1">
      <w:start w:val="1"/>
      <w:numFmt w:val="decimal"/>
      <w:lvlText w:val="%7."/>
      <w:lvlJc w:val="left"/>
      <w:pPr>
        <w:ind w:left="4691" w:hanging="360"/>
      </w:pPr>
    </w:lvl>
    <w:lvl w:ilvl="7" w:tentative="1">
      <w:start w:val="1"/>
      <w:numFmt w:val="lowerLetter"/>
      <w:lvlText w:val="%8."/>
      <w:lvlJc w:val="left"/>
      <w:pPr>
        <w:ind w:left="5411" w:hanging="360"/>
      </w:pPr>
    </w:lvl>
    <w:lvl w:ilvl="8" w:tentative="1">
      <w:start w:val="1"/>
      <w:numFmt w:val="lowerRoman"/>
      <w:lvlText w:val="%9."/>
      <w:lvlJc w:val="right"/>
      <w:pPr>
        <w:ind w:left="6131" w:hanging="180"/>
      </w:pPr>
    </w:lvl>
  </w:abstractNum>
  <w:abstractNum w:abstractNumId="44">
    <w:nsid w:val="3F252E5D"/>
    <w:multiLevelType w:val="multilevel"/>
    <w:tmpl w:val="3F252E5D"/>
    <w:lvl w:ilvl="0">
      <w:start w:val="1"/>
      <w:numFmt w:val="bullet"/>
      <w:lvlText w:val=""/>
      <w:lvlJc w:val="left"/>
      <w:pPr>
        <w:ind w:left="360" w:hanging="360"/>
      </w:pPr>
      <w:rPr>
        <w:rFonts w:ascii="Symbol" w:hAnsi="Symbol" w:hint="default"/>
      </w:rPr>
    </w:lvl>
    <w:lvl w:ilvl="1" w:tentative="1">
      <w:start w:val="1"/>
      <w:numFmt w:val="decimal"/>
      <w:lvlText w:val="%2)"/>
      <w:lvlJc w:val="left"/>
      <w:pPr>
        <w:ind w:left="1080" w:hanging="360"/>
      </w:pPr>
      <w:rPr>
        <w:rFonts w:hint="default"/>
      </w:rPr>
    </w:lvl>
    <w:lvl w:ilvl="2" w:tentative="1">
      <w:start w:val="1"/>
      <w:numFmt w:val="bullet"/>
      <w:lvlText w:val=""/>
      <w:lvlJc w:val="left"/>
      <w:pPr>
        <w:ind w:left="1800" w:hanging="360"/>
      </w:pPr>
      <w:rPr>
        <w:rFonts w:ascii="Wingdings" w:hAnsi="Wingdings" w:hint="default"/>
      </w:rPr>
    </w:lvl>
    <w:lvl w:ilvl="3" w:tentative="1">
      <w:start w:val="1"/>
      <w:numFmt w:val="bullet"/>
      <w:lvlText w:val=""/>
      <w:lvlJc w:val="left"/>
      <w:pPr>
        <w:ind w:left="2520" w:hanging="360"/>
      </w:pPr>
      <w:rPr>
        <w:rFonts w:ascii="Symbol" w:hAnsi="Symbol" w:hint="default"/>
      </w:rPr>
    </w:lvl>
    <w:lvl w:ilvl="4" w:tentative="1">
      <w:start w:val="1"/>
      <w:numFmt w:val="bullet"/>
      <w:lvlText w:val="o"/>
      <w:lvlJc w:val="left"/>
      <w:pPr>
        <w:ind w:left="3240" w:hanging="360"/>
      </w:pPr>
      <w:rPr>
        <w:rFonts w:ascii="Courier New" w:hAnsi="Courier New" w:cs="Courier New" w:hint="default"/>
      </w:rPr>
    </w:lvl>
    <w:lvl w:ilvl="5" w:tentative="1">
      <w:start w:val="1"/>
      <w:numFmt w:val="bullet"/>
      <w:lvlText w:val=""/>
      <w:lvlJc w:val="left"/>
      <w:pPr>
        <w:ind w:left="3960" w:hanging="360"/>
      </w:pPr>
      <w:rPr>
        <w:rFonts w:ascii="Wingdings" w:hAnsi="Wingdings" w:hint="default"/>
      </w:rPr>
    </w:lvl>
    <w:lvl w:ilvl="6" w:tentative="1">
      <w:start w:val="1"/>
      <w:numFmt w:val="bullet"/>
      <w:lvlText w:val=""/>
      <w:lvlJc w:val="left"/>
      <w:pPr>
        <w:ind w:left="4680" w:hanging="360"/>
      </w:pPr>
      <w:rPr>
        <w:rFonts w:ascii="Symbol" w:hAnsi="Symbol" w:hint="default"/>
      </w:rPr>
    </w:lvl>
    <w:lvl w:ilvl="7" w:tentative="1">
      <w:start w:val="1"/>
      <w:numFmt w:val="bullet"/>
      <w:lvlText w:val="o"/>
      <w:lvlJc w:val="left"/>
      <w:pPr>
        <w:ind w:left="5400" w:hanging="360"/>
      </w:pPr>
      <w:rPr>
        <w:rFonts w:ascii="Courier New" w:hAnsi="Courier New" w:cs="Courier New" w:hint="default"/>
      </w:rPr>
    </w:lvl>
    <w:lvl w:ilvl="8" w:tentative="1">
      <w:start w:val="1"/>
      <w:numFmt w:val="bullet"/>
      <w:lvlText w:val=""/>
      <w:lvlJc w:val="left"/>
      <w:pPr>
        <w:ind w:left="6120" w:hanging="360"/>
      </w:pPr>
      <w:rPr>
        <w:rFonts w:ascii="Wingdings" w:hAnsi="Wingdings" w:hint="default"/>
      </w:rPr>
    </w:lvl>
  </w:abstractNum>
  <w:abstractNum w:abstractNumId="45">
    <w:nsid w:val="418957C4"/>
    <w:multiLevelType w:val="multilevel"/>
    <w:tmpl w:val="418957C4"/>
    <w:lvl w:ilvl="0">
      <w:start w:val="1"/>
      <w:numFmt w:val="decimal"/>
      <w:lvlText w:val="%1."/>
      <w:lvlJc w:val="left"/>
      <w:pPr>
        <w:ind w:left="371" w:hanging="360"/>
      </w:pPr>
      <w:rPr>
        <w:rFonts w:hint="default"/>
      </w:rPr>
    </w:lvl>
    <w:lvl w:ilvl="1" w:tentative="1">
      <w:start w:val="1"/>
      <w:numFmt w:val="decimal"/>
      <w:lvlText w:val="%2."/>
      <w:lvlJc w:val="left"/>
      <w:pPr>
        <w:ind w:left="1091" w:hanging="360"/>
      </w:pPr>
      <w:rPr>
        <w:rFonts w:hint="default"/>
      </w:rPr>
    </w:lvl>
    <w:lvl w:ilvl="2" w:tentative="1">
      <w:start w:val="1"/>
      <w:numFmt w:val="lowerRoman"/>
      <w:lvlText w:val="%3."/>
      <w:lvlJc w:val="right"/>
      <w:pPr>
        <w:ind w:left="1811" w:hanging="180"/>
      </w:pPr>
    </w:lvl>
    <w:lvl w:ilvl="3" w:tentative="1">
      <w:start w:val="1"/>
      <w:numFmt w:val="decimal"/>
      <w:lvlText w:val="%4."/>
      <w:lvlJc w:val="left"/>
      <w:pPr>
        <w:ind w:left="2531" w:hanging="360"/>
      </w:pPr>
    </w:lvl>
    <w:lvl w:ilvl="4" w:tentative="1">
      <w:start w:val="1"/>
      <w:numFmt w:val="lowerLetter"/>
      <w:lvlText w:val="%5."/>
      <w:lvlJc w:val="left"/>
      <w:pPr>
        <w:ind w:left="3251" w:hanging="360"/>
      </w:pPr>
    </w:lvl>
    <w:lvl w:ilvl="5" w:tentative="1">
      <w:start w:val="1"/>
      <w:numFmt w:val="lowerRoman"/>
      <w:lvlText w:val="%6."/>
      <w:lvlJc w:val="right"/>
      <w:pPr>
        <w:ind w:left="3971" w:hanging="180"/>
      </w:pPr>
    </w:lvl>
    <w:lvl w:ilvl="6" w:tentative="1">
      <w:start w:val="1"/>
      <w:numFmt w:val="decimal"/>
      <w:lvlText w:val="%7."/>
      <w:lvlJc w:val="left"/>
      <w:pPr>
        <w:ind w:left="4691" w:hanging="360"/>
      </w:pPr>
    </w:lvl>
    <w:lvl w:ilvl="7" w:tentative="1">
      <w:start w:val="1"/>
      <w:numFmt w:val="lowerLetter"/>
      <w:lvlText w:val="%8."/>
      <w:lvlJc w:val="left"/>
      <w:pPr>
        <w:ind w:left="5411" w:hanging="360"/>
      </w:pPr>
    </w:lvl>
    <w:lvl w:ilvl="8" w:tentative="1">
      <w:start w:val="1"/>
      <w:numFmt w:val="lowerRoman"/>
      <w:lvlText w:val="%9."/>
      <w:lvlJc w:val="right"/>
      <w:pPr>
        <w:ind w:left="6131" w:hanging="180"/>
      </w:pPr>
    </w:lvl>
  </w:abstractNum>
  <w:abstractNum w:abstractNumId="46">
    <w:nsid w:val="44DE4D27"/>
    <w:multiLevelType w:val="singleLevel"/>
    <w:tmpl w:val="44DE4D27"/>
    <w:lvl w:ilvl="0">
      <w:start w:val="1"/>
      <w:numFmt w:val="decimal"/>
      <w:lvlText w:val="%1."/>
      <w:lvlJc w:val="left"/>
      <w:pPr>
        <w:tabs>
          <w:tab w:val="left" w:pos="425"/>
        </w:tabs>
        <w:ind w:left="425" w:hanging="425"/>
      </w:pPr>
      <w:rPr>
        <w:rFonts w:hint="default"/>
      </w:rPr>
    </w:lvl>
  </w:abstractNum>
  <w:abstractNum w:abstractNumId="47">
    <w:nsid w:val="456D3478"/>
    <w:multiLevelType w:val="multilevel"/>
    <w:tmpl w:val="456D3478"/>
    <w:lvl w:ilvl="0">
      <w:start w:val="1"/>
      <w:numFmt w:val="decimal"/>
      <w:lvlText w:val="%1."/>
      <w:lvlJc w:val="left"/>
      <w:pPr>
        <w:ind w:left="36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48">
    <w:nsid w:val="46597DB6"/>
    <w:multiLevelType w:val="multilevel"/>
    <w:tmpl w:val="46597DB6"/>
    <w:lvl w:ilvl="0">
      <w:start w:val="1"/>
      <w:numFmt w:val="bullet"/>
      <w:lvlText w:val=""/>
      <w:lvlJc w:val="left"/>
      <w:pPr>
        <w:ind w:left="1068" w:hanging="360"/>
      </w:pPr>
      <w:rPr>
        <w:rFonts w:ascii="Wingdings" w:hAnsi="Wingdings" w:hint="default"/>
      </w:rPr>
    </w:lvl>
    <w:lvl w:ilvl="1" w:tentative="1">
      <w:start w:val="1"/>
      <w:numFmt w:val="bullet"/>
      <w:lvlText w:val="o"/>
      <w:lvlJc w:val="left"/>
      <w:pPr>
        <w:ind w:left="1788" w:hanging="360"/>
      </w:pPr>
      <w:rPr>
        <w:rFonts w:ascii="Courier New" w:hAnsi="Courier New" w:cs="Courier New" w:hint="default"/>
      </w:rPr>
    </w:lvl>
    <w:lvl w:ilvl="2" w:tentative="1">
      <w:start w:val="1"/>
      <w:numFmt w:val="bullet"/>
      <w:lvlText w:val=""/>
      <w:lvlJc w:val="left"/>
      <w:pPr>
        <w:ind w:left="2508" w:hanging="360"/>
      </w:pPr>
      <w:rPr>
        <w:rFonts w:ascii="Wingdings" w:hAnsi="Wingdings" w:hint="default"/>
      </w:rPr>
    </w:lvl>
    <w:lvl w:ilvl="3" w:tentative="1">
      <w:start w:val="1"/>
      <w:numFmt w:val="bullet"/>
      <w:lvlText w:val=""/>
      <w:lvlJc w:val="left"/>
      <w:pPr>
        <w:ind w:left="3228" w:hanging="360"/>
      </w:pPr>
      <w:rPr>
        <w:rFonts w:ascii="Symbol" w:hAnsi="Symbol" w:hint="default"/>
      </w:rPr>
    </w:lvl>
    <w:lvl w:ilvl="4" w:tentative="1">
      <w:start w:val="1"/>
      <w:numFmt w:val="bullet"/>
      <w:lvlText w:val="o"/>
      <w:lvlJc w:val="left"/>
      <w:pPr>
        <w:ind w:left="3948" w:hanging="360"/>
      </w:pPr>
      <w:rPr>
        <w:rFonts w:ascii="Courier New" w:hAnsi="Courier New" w:cs="Courier New" w:hint="default"/>
      </w:rPr>
    </w:lvl>
    <w:lvl w:ilvl="5" w:tentative="1">
      <w:start w:val="1"/>
      <w:numFmt w:val="bullet"/>
      <w:lvlText w:val=""/>
      <w:lvlJc w:val="left"/>
      <w:pPr>
        <w:ind w:left="4668" w:hanging="360"/>
      </w:pPr>
      <w:rPr>
        <w:rFonts w:ascii="Wingdings" w:hAnsi="Wingdings" w:hint="default"/>
      </w:rPr>
    </w:lvl>
    <w:lvl w:ilvl="6" w:tentative="1">
      <w:start w:val="1"/>
      <w:numFmt w:val="bullet"/>
      <w:lvlText w:val=""/>
      <w:lvlJc w:val="left"/>
      <w:pPr>
        <w:ind w:left="5388" w:hanging="360"/>
      </w:pPr>
      <w:rPr>
        <w:rFonts w:ascii="Symbol" w:hAnsi="Symbol" w:hint="default"/>
      </w:rPr>
    </w:lvl>
    <w:lvl w:ilvl="7" w:tentative="1">
      <w:start w:val="1"/>
      <w:numFmt w:val="bullet"/>
      <w:lvlText w:val="o"/>
      <w:lvlJc w:val="left"/>
      <w:pPr>
        <w:ind w:left="6108" w:hanging="360"/>
      </w:pPr>
      <w:rPr>
        <w:rFonts w:ascii="Courier New" w:hAnsi="Courier New" w:cs="Courier New" w:hint="default"/>
      </w:rPr>
    </w:lvl>
    <w:lvl w:ilvl="8" w:tentative="1">
      <w:start w:val="1"/>
      <w:numFmt w:val="bullet"/>
      <w:lvlText w:val=""/>
      <w:lvlJc w:val="left"/>
      <w:pPr>
        <w:ind w:left="6828" w:hanging="360"/>
      </w:pPr>
      <w:rPr>
        <w:rFonts w:ascii="Wingdings" w:hAnsi="Wingdings" w:hint="default"/>
      </w:rPr>
    </w:lvl>
  </w:abstractNum>
  <w:abstractNum w:abstractNumId="49">
    <w:nsid w:val="469F7D07"/>
    <w:multiLevelType w:val="multilevel"/>
    <w:tmpl w:val="469F7D07"/>
    <w:lvl w:ilvl="0" w:tentative="1">
      <w:start w:val="4"/>
      <w:numFmt w:val="decimal"/>
      <w:lvlText w:val="%1"/>
      <w:lvlJc w:val="left"/>
      <w:pPr>
        <w:ind w:left="645" w:hanging="645"/>
      </w:pPr>
      <w:rPr>
        <w:rFonts w:hint="default"/>
      </w:rPr>
    </w:lvl>
    <w:lvl w:ilvl="1" w:tentative="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tentative="1">
      <w:start w:val="1"/>
      <w:numFmt w:val="decimal"/>
      <w:lvlText w:val="%1.%2.%3.%4"/>
      <w:lvlJc w:val="left"/>
      <w:pPr>
        <w:ind w:left="1080" w:hanging="1080"/>
      </w:pPr>
      <w:rPr>
        <w:rFonts w:hint="default"/>
      </w:rPr>
    </w:lvl>
    <w:lvl w:ilvl="4" w:tentative="1">
      <w:start w:val="1"/>
      <w:numFmt w:val="decimal"/>
      <w:lvlText w:val="%1.%2.%3.%4.%5"/>
      <w:lvlJc w:val="left"/>
      <w:pPr>
        <w:ind w:left="1440" w:hanging="1440"/>
      </w:pPr>
      <w:rPr>
        <w:rFonts w:hint="default"/>
      </w:rPr>
    </w:lvl>
    <w:lvl w:ilvl="5" w:tentative="1">
      <w:start w:val="1"/>
      <w:numFmt w:val="decimal"/>
      <w:lvlText w:val="%1.%2.%3.%4.%5.%6"/>
      <w:lvlJc w:val="left"/>
      <w:pPr>
        <w:ind w:left="1440" w:hanging="1440"/>
      </w:pPr>
      <w:rPr>
        <w:rFonts w:hint="default"/>
      </w:rPr>
    </w:lvl>
    <w:lvl w:ilvl="6" w:tentative="1">
      <w:start w:val="1"/>
      <w:numFmt w:val="decimal"/>
      <w:lvlText w:val="%1.%2.%3.%4.%5.%6.%7"/>
      <w:lvlJc w:val="left"/>
      <w:pPr>
        <w:ind w:left="1800" w:hanging="1800"/>
      </w:pPr>
      <w:rPr>
        <w:rFonts w:hint="default"/>
      </w:rPr>
    </w:lvl>
    <w:lvl w:ilvl="7" w:tentative="1">
      <w:start w:val="1"/>
      <w:numFmt w:val="decimal"/>
      <w:lvlText w:val="%1.%2.%3.%4.%5.%6.%7.%8"/>
      <w:lvlJc w:val="left"/>
      <w:pPr>
        <w:ind w:left="1800" w:hanging="1800"/>
      </w:pPr>
      <w:rPr>
        <w:rFonts w:hint="default"/>
      </w:rPr>
    </w:lvl>
    <w:lvl w:ilvl="8" w:tentative="1">
      <w:start w:val="1"/>
      <w:numFmt w:val="decimal"/>
      <w:lvlText w:val="%1.%2.%3.%4.%5.%6.%7.%8.%9"/>
      <w:lvlJc w:val="left"/>
      <w:pPr>
        <w:ind w:left="2160" w:hanging="2160"/>
      </w:pPr>
      <w:rPr>
        <w:rFonts w:hint="default"/>
      </w:rPr>
    </w:lvl>
  </w:abstractNum>
  <w:abstractNum w:abstractNumId="50">
    <w:nsid w:val="47182533"/>
    <w:multiLevelType w:val="multilevel"/>
    <w:tmpl w:val="47182533"/>
    <w:lvl w:ilvl="0">
      <w:start w:val="1"/>
      <w:numFmt w:val="bullet"/>
      <w:lvlText w:val=""/>
      <w:lvlJc w:val="left"/>
      <w:pPr>
        <w:ind w:left="731" w:hanging="360"/>
      </w:pPr>
      <w:rPr>
        <w:rFonts w:ascii="Symbol" w:hAnsi="Symbol" w:hint="default"/>
      </w:rPr>
    </w:lvl>
    <w:lvl w:ilvl="1" w:tentative="1">
      <w:start w:val="1"/>
      <w:numFmt w:val="bullet"/>
      <w:lvlText w:val="o"/>
      <w:lvlJc w:val="left"/>
      <w:pPr>
        <w:ind w:left="1451" w:hanging="360"/>
      </w:pPr>
      <w:rPr>
        <w:rFonts w:ascii="Courier New" w:hAnsi="Courier New" w:cs="Courier New" w:hint="default"/>
      </w:rPr>
    </w:lvl>
    <w:lvl w:ilvl="2" w:tentative="1">
      <w:start w:val="1"/>
      <w:numFmt w:val="bullet"/>
      <w:lvlText w:val=""/>
      <w:lvlJc w:val="left"/>
      <w:pPr>
        <w:ind w:left="2171" w:hanging="360"/>
      </w:pPr>
      <w:rPr>
        <w:rFonts w:ascii="Wingdings" w:hAnsi="Wingdings" w:hint="default"/>
      </w:rPr>
    </w:lvl>
    <w:lvl w:ilvl="3" w:tentative="1">
      <w:start w:val="1"/>
      <w:numFmt w:val="bullet"/>
      <w:lvlText w:val=""/>
      <w:lvlJc w:val="left"/>
      <w:pPr>
        <w:ind w:left="2891" w:hanging="360"/>
      </w:pPr>
      <w:rPr>
        <w:rFonts w:ascii="Symbol" w:hAnsi="Symbol" w:hint="default"/>
      </w:rPr>
    </w:lvl>
    <w:lvl w:ilvl="4" w:tentative="1">
      <w:start w:val="1"/>
      <w:numFmt w:val="bullet"/>
      <w:lvlText w:val="o"/>
      <w:lvlJc w:val="left"/>
      <w:pPr>
        <w:ind w:left="3611" w:hanging="360"/>
      </w:pPr>
      <w:rPr>
        <w:rFonts w:ascii="Courier New" w:hAnsi="Courier New" w:cs="Courier New" w:hint="default"/>
      </w:rPr>
    </w:lvl>
    <w:lvl w:ilvl="5" w:tentative="1">
      <w:start w:val="1"/>
      <w:numFmt w:val="bullet"/>
      <w:lvlText w:val=""/>
      <w:lvlJc w:val="left"/>
      <w:pPr>
        <w:ind w:left="4331" w:hanging="360"/>
      </w:pPr>
      <w:rPr>
        <w:rFonts w:ascii="Wingdings" w:hAnsi="Wingdings" w:hint="default"/>
      </w:rPr>
    </w:lvl>
    <w:lvl w:ilvl="6" w:tentative="1">
      <w:start w:val="1"/>
      <w:numFmt w:val="bullet"/>
      <w:lvlText w:val=""/>
      <w:lvlJc w:val="left"/>
      <w:pPr>
        <w:ind w:left="5051" w:hanging="360"/>
      </w:pPr>
      <w:rPr>
        <w:rFonts w:ascii="Symbol" w:hAnsi="Symbol" w:hint="default"/>
      </w:rPr>
    </w:lvl>
    <w:lvl w:ilvl="7" w:tentative="1">
      <w:start w:val="1"/>
      <w:numFmt w:val="bullet"/>
      <w:lvlText w:val="o"/>
      <w:lvlJc w:val="left"/>
      <w:pPr>
        <w:ind w:left="5771" w:hanging="360"/>
      </w:pPr>
      <w:rPr>
        <w:rFonts w:ascii="Courier New" w:hAnsi="Courier New" w:cs="Courier New" w:hint="default"/>
      </w:rPr>
    </w:lvl>
    <w:lvl w:ilvl="8" w:tentative="1">
      <w:start w:val="1"/>
      <w:numFmt w:val="bullet"/>
      <w:lvlText w:val=""/>
      <w:lvlJc w:val="left"/>
      <w:pPr>
        <w:ind w:left="6491" w:hanging="360"/>
      </w:pPr>
      <w:rPr>
        <w:rFonts w:ascii="Wingdings" w:hAnsi="Wingdings" w:hint="default"/>
      </w:rPr>
    </w:lvl>
  </w:abstractNum>
  <w:abstractNum w:abstractNumId="51">
    <w:nsid w:val="482566D8"/>
    <w:multiLevelType w:val="singleLevel"/>
    <w:tmpl w:val="482566D8"/>
    <w:lvl w:ilvl="0">
      <w:start w:val="1"/>
      <w:numFmt w:val="decimal"/>
      <w:lvlText w:val="%1."/>
      <w:lvlJc w:val="left"/>
      <w:pPr>
        <w:tabs>
          <w:tab w:val="left" w:pos="425"/>
        </w:tabs>
        <w:ind w:left="425" w:hanging="425"/>
      </w:pPr>
      <w:rPr>
        <w:rFonts w:hint="default"/>
      </w:rPr>
    </w:lvl>
  </w:abstractNum>
  <w:abstractNum w:abstractNumId="52">
    <w:nsid w:val="49383F40"/>
    <w:multiLevelType w:val="multilevel"/>
    <w:tmpl w:val="49383F40"/>
    <w:lvl w:ilvl="0">
      <w:start w:val="1"/>
      <w:numFmt w:val="bullet"/>
      <w:lvlText w:val=""/>
      <w:lvlJc w:val="left"/>
      <w:pPr>
        <w:ind w:left="720" w:hanging="360"/>
      </w:pPr>
      <w:rPr>
        <w:rFonts w:ascii="Wingdings" w:hAnsi="Wingdings"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53">
    <w:nsid w:val="499F0CEF"/>
    <w:multiLevelType w:val="hybridMultilevel"/>
    <w:tmpl w:val="C590DA18"/>
    <w:lvl w:ilvl="0" w:tplc="61106124">
      <w:start w:val="1"/>
      <w:numFmt w:val="decimal"/>
      <w:lvlText w:val="%1."/>
      <w:lvlJc w:val="left"/>
      <w:pPr>
        <w:tabs>
          <w:tab w:val="left" w:pos="425"/>
        </w:tabs>
        <w:ind w:left="425" w:hanging="425"/>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4">
    <w:nsid w:val="4C5A7018"/>
    <w:multiLevelType w:val="multilevel"/>
    <w:tmpl w:val="4C5A7018"/>
    <w:lvl w:ilvl="0">
      <w:start w:val="1"/>
      <w:numFmt w:val="lowerLetter"/>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55">
    <w:nsid w:val="4D6E3971"/>
    <w:multiLevelType w:val="multilevel"/>
    <w:tmpl w:val="9EF23B14"/>
    <w:lvl w:ilvl="0">
      <w:start w:val="1"/>
      <w:numFmt w:val="bullet"/>
      <w:lvlText w:val=""/>
      <w:lvlJc w:val="left"/>
      <w:pPr>
        <w:ind w:left="360" w:hanging="360"/>
      </w:pPr>
      <w:rPr>
        <w:rFonts w:ascii="Symbol" w:hAnsi="Symbol" w:hint="default"/>
      </w:rPr>
    </w:lvl>
    <w:lvl w:ilvl="1" w:tentative="1">
      <w:start w:val="1"/>
      <w:numFmt w:val="lowerLetter"/>
      <w:lvlText w:val="%2."/>
      <w:lvlJc w:val="left"/>
      <w:pPr>
        <w:ind w:left="1080" w:hanging="360"/>
      </w:pPr>
    </w:lvl>
    <w:lvl w:ilvl="2" w:tentative="1">
      <w:start w:val="1"/>
      <w:numFmt w:val="lowerRoman"/>
      <w:lvlText w:val="%3."/>
      <w:lvlJc w:val="right"/>
      <w:pPr>
        <w:ind w:left="1800" w:hanging="180"/>
      </w:pPr>
    </w:lvl>
    <w:lvl w:ilvl="3" w:tentative="1">
      <w:start w:val="1"/>
      <w:numFmt w:val="decimal"/>
      <w:lvlText w:val="%4."/>
      <w:lvlJc w:val="left"/>
      <w:pPr>
        <w:ind w:left="2520" w:hanging="360"/>
      </w:pPr>
    </w:lvl>
    <w:lvl w:ilvl="4" w:tentative="1">
      <w:start w:val="1"/>
      <w:numFmt w:val="lowerLetter"/>
      <w:lvlText w:val="%5."/>
      <w:lvlJc w:val="left"/>
      <w:pPr>
        <w:ind w:left="3240" w:hanging="360"/>
      </w:pPr>
    </w:lvl>
    <w:lvl w:ilvl="5" w:tentative="1">
      <w:start w:val="1"/>
      <w:numFmt w:val="lowerRoman"/>
      <w:lvlText w:val="%6."/>
      <w:lvlJc w:val="right"/>
      <w:pPr>
        <w:ind w:left="3960" w:hanging="180"/>
      </w:pPr>
    </w:lvl>
    <w:lvl w:ilvl="6" w:tentative="1">
      <w:start w:val="1"/>
      <w:numFmt w:val="decimal"/>
      <w:lvlText w:val="%7."/>
      <w:lvlJc w:val="left"/>
      <w:pPr>
        <w:ind w:left="4680" w:hanging="360"/>
      </w:pPr>
    </w:lvl>
    <w:lvl w:ilvl="7" w:tentative="1">
      <w:start w:val="1"/>
      <w:numFmt w:val="lowerLetter"/>
      <w:lvlText w:val="%8."/>
      <w:lvlJc w:val="left"/>
      <w:pPr>
        <w:ind w:left="5400" w:hanging="360"/>
      </w:pPr>
    </w:lvl>
    <w:lvl w:ilvl="8" w:tentative="1">
      <w:start w:val="1"/>
      <w:numFmt w:val="lowerRoman"/>
      <w:lvlText w:val="%9."/>
      <w:lvlJc w:val="right"/>
      <w:pPr>
        <w:ind w:left="6120" w:hanging="180"/>
      </w:pPr>
    </w:lvl>
  </w:abstractNum>
  <w:abstractNum w:abstractNumId="56">
    <w:nsid w:val="4E915726"/>
    <w:multiLevelType w:val="singleLevel"/>
    <w:tmpl w:val="55417827"/>
    <w:lvl w:ilvl="0">
      <w:start w:val="1"/>
      <w:numFmt w:val="decimal"/>
      <w:lvlText w:val="%1."/>
      <w:lvlJc w:val="left"/>
      <w:pPr>
        <w:tabs>
          <w:tab w:val="left" w:pos="425"/>
        </w:tabs>
        <w:ind w:left="425" w:hanging="425"/>
      </w:pPr>
      <w:rPr>
        <w:rFonts w:hint="default"/>
      </w:rPr>
    </w:lvl>
  </w:abstractNum>
  <w:abstractNum w:abstractNumId="57">
    <w:nsid w:val="4FF95AF8"/>
    <w:multiLevelType w:val="multilevel"/>
    <w:tmpl w:val="5AFF332A"/>
    <w:lvl w:ilvl="0">
      <w:start w:val="1"/>
      <w:numFmt w:val="decimal"/>
      <w:lvlText w:val="%1."/>
      <w:lvlJc w:val="left"/>
      <w:pPr>
        <w:tabs>
          <w:tab w:val="left" w:pos="425"/>
        </w:tabs>
        <w:ind w:left="425" w:hanging="425"/>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58">
    <w:nsid w:val="5104537E"/>
    <w:multiLevelType w:val="multilevel"/>
    <w:tmpl w:val="5104537E"/>
    <w:lvl w:ilvl="0">
      <w:start w:val="1"/>
      <w:numFmt w:val="decimal"/>
      <w:lvlText w:val="%1."/>
      <w:lvlJc w:val="left"/>
      <w:pPr>
        <w:ind w:left="371" w:hanging="360"/>
      </w:pPr>
      <w:rPr>
        <w:rFonts w:hint="default"/>
      </w:rPr>
    </w:lvl>
    <w:lvl w:ilvl="1" w:tentative="1">
      <w:start w:val="1"/>
      <w:numFmt w:val="lowerLetter"/>
      <w:lvlText w:val="%2."/>
      <w:lvlJc w:val="left"/>
      <w:pPr>
        <w:ind w:left="1091" w:hanging="360"/>
      </w:pPr>
    </w:lvl>
    <w:lvl w:ilvl="2" w:tentative="1">
      <w:start w:val="1"/>
      <w:numFmt w:val="lowerRoman"/>
      <w:lvlText w:val="%3."/>
      <w:lvlJc w:val="right"/>
      <w:pPr>
        <w:ind w:left="1811" w:hanging="180"/>
      </w:pPr>
    </w:lvl>
    <w:lvl w:ilvl="3" w:tentative="1">
      <w:start w:val="1"/>
      <w:numFmt w:val="decimal"/>
      <w:lvlText w:val="%4."/>
      <w:lvlJc w:val="left"/>
      <w:pPr>
        <w:ind w:left="2531" w:hanging="360"/>
      </w:pPr>
    </w:lvl>
    <w:lvl w:ilvl="4" w:tentative="1">
      <w:start w:val="1"/>
      <w:numFmt w:val="lowerLetter"/>
      <w:lvlText w:val="%5."/>
      <w:lvlJc w:val="left"/>
      <w:pPr>
        <w:ind w:left="3251" w:hanging="360"/>
      </w:pPr>
    </w:lvl>
    <w:lvl w:ilvl="5" w:tentative="1">
      <w:start w:val="1"/>
      <w:numFmt w:val="lowerRoman"/>
      <w:lvlText w:val="%6."/>
      <w:lvlJc w:val="right"/>
      <w:pPr>
        <w:ind w:left="3971" w:hanging="180"/>
      </w:pPr>
    </w:lvl>
    <w:lvl w:ilvl="6" w:tentative="1">
      <w:start w:val="1"/>
      <w:numFmt w:val="decimal"/>
      <w:lvlText w:val="%7."/>
      <w:lvlJc w:val="left"/>
      <w:pPr>
        <w:ind w:left="4691" w:hanging="360"/>
      </w:pPr>
    </w:lvl>
    <w:lvl w:ilvl="7" w:tentative="1">
      <w:start w:val="1"/>
      <w:numFmt w:val="lowerLetter"/>
      <w:lvlText w:val="%8."/>
      <w:lvlJc w:val="left"/>
      <w:pPr>
        <w:ind w:left="5411" w:hanging="360"/>
      </w:pPr>
    </w:lvl>
    <w:lvl w:ilvl="8" w:tentative="1">
      <w:start w:val="1"/>
      <w:numFmt w:val="lowerRoman"/>
      <w:lvlText w:val="%9."/>
      <w:lvlJc w:val="right"/>
      <w:pPr>
        <w:ind w:left="6131" w:hanging="180"/>
      </w:pPr>
    </w:lvl>
  </w:abstractNum>
  <w:abstractNum w:abstractNumId="59">
    <w:nsid w:val="51A26D1D"/>
    <w:multiLevelType w:val="multilevel"/>
    <w:tmpl w:val="51A26D1D"/>
    <w:lvl w:ilvl="0">
      <w:start w:val="1"/>
      <w:numFmt w:val="decimal"/>
      <w:lvlText w:val="%1."/>
      <w:lvlJc w:val="left"/>
      <w:pPr>
        <w:ind w:left="371" w:hanging="360"/>
      </w:pPr>
      <w:rPr>
        <w:rFonts w:hint="default"/>
      </w:rPr>
    </w:lvl>
    <w:lvl w:ilvl="1" w:tentative="1">
      <w:start w:val="1"/>
      <w:numFmt w:val="decimal"/>
      <w:lvlText w:val="%2."/>
      <w:lvlJc w:val="left"/>
      <w:pPr>
        <w:ind w:left="1091" w:hanging="360"/>
      </w:pPr>
      <w:rPr>
        <w:rFonts w:hint="default"/>
      </w:rPr>
    </w:lvl>
    <w:lvl w:ilvl="2" w:tentative="1">
      <w:start w:val="1"/>
      <w:numFmt w:val="lowerRoman"/>
      <w:lvlText w:val="%3."/>
      <w:lvlJc w:val="right"/>
      <w:pPr>
        <w:ind w:left="1811" w:hanging="180"/>
      </w:pPr>
    </w:lvl>
    <w:lvl w:ilvl="3" w:tentative="1">
      <w:start w:val="1"/>
      <w:numFmt w:val="decimal"/>
      <w:lvlText w:val="%4."/>
      <w:lvlJc w:val="left"/>
      <w:pPr>
        <w:ind w:left="2531" w:hanging="360"/>
      </w:pPr>
    </w:lvl>
    <w:lvl w:ilvl="4" w:tentative="1">
      <w:start w:val="1"/>
      <w:numFmt w:val="lowerLetter"/>
      <w:lvlText w:val="%5."/>
      <w:lvlJc w:val="left"/>
      <w:pPr>
        <w:ind w:left="3251" w:hanging="360"/>
      </w:pPr>
    </w:lvl>
    <w:lvl w:ilvl="5" w:tentative="1">
      <w:start w:val="1"/>
      <w:numFmt w:val="lowerRoman"/>
      <w:lvlText w:val="%6."/>
      <w:lvlJc w:val="right"/>
      <w:pPr>
        <w:ind w:left="3971" w:hanging="180"/>
      </w:pPr>
    </w:lvl>
    <w:lvl w:ilvl="6" w:tentative="1">
      <w:start w:val="1"/>
      <w:numFmt w:val="decimal"/>
      <w:lvlText w:val="%7."/>
      <w:lvlJc w:val="left"/>
      <w:pPr>
        <w:ind w:left="4691" w:hanging="360"/>
      </w:pPr>
    </w:lvl>
    <w:lvl w:ilvl="7" w:tentative="1">
      <w:start w:val="1"/>
      <w:numFmt w:val="lowerLetter"/>
      <w:lvlText w:val="%8."/>
      <w:lvlJc w:val="left"/>
      <w:pPr>
        <w:ind w:left="5411" w:hanging="360"/>
      </w:pPr>
    </w:lvl>
    <w:lvl w:ilvl="8" w:tentative="1">
      <w:start w:val="1"/>
      <w:numFmt w:val="lowerRoman"/>
      <w:lvlText w:val="%9."/>
      <w:lvlJc w:val="right"/>
      <w:pPr>
        <w:ind w:left="6131" w:hanging="180"/>
      </w:pPr>
    </w:lvl>
  </w:abstractNum>
  <w:abstractNum w:abstractNumId="60">
    <w:nsid w:val="54963319"/>
    <w:multiLevelType w:val="multilevel"/>
    <w:tmpl w:val="54963319"/>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61">
    <w:nsid w:val="553668CD"/>
    <w:multiLevelType w:val="singleLevel"/>
    <w:tmpl w:val="553668CD"/>
    <w:lvl w:ilvl="0">
      <w:start w:val="1"/>
      <w:numFmt w:val="decimal"/>
      <w:lvlText w:val="%1."/>
      <w:lvlJc w:val="left"/>
      <w:pPr>
        <w:tabs>
          <w:tab w:val="left" w:pos="425"/>
        </w:tabs>
        <w:ind w:left="425" w:hanging="425"/>
      </w:pPr>
      <w:rPr>
        <w:rFonts w:hint="default"/>
      </w:rPr>
    </w:lvl>
  </w:abstractNum>
  <w:abstractNum w:abstractNumId="62">
    <w:nsid w:val="55366F3E"/>
    <w:multiLevelType w:val="singleLevel"/>
    <w:tmpl w:val="55366F3E"/>
    <w:lvl w:ilvl="0">
      <w:start w:val="1"/>
      <w:numFmt w:val="decimal"/>
      <w:lvlText w:val="%1."/>
      <w:lvlJc w:val="left"/>
      <w:pPr>
        <w:tabs>
          <w:tab w:val="left" w:pos="425"/>
        </w:tabs>
        <w:ind w:left="425" w:hanging="425"/>
      </w:pPr>
      <w:rPr>
        <w:rFonts w:hint="default"/>
      </w:rPr>
    </w:lvl>
  </w:abstractNum>
  <w:abstractNum w:abstractNumId="63">
    <w:nsid w:val="5536C230"/>
    <w:multiLevelType w:val="singleLevel"/>
    <w:tmpl w:val="5536C230"/>
    <w:lvl w:ilvl="0">
      <w:start w:val="1"/>
      <w:numFmt w:val="decimal"/>
      <w:lvlText w:val="%1."/>
      <w:lvlJc w:val="left"/>
      <w:pPr>
        <w:tabs>
          <w:tab w:val="left" w:pos="425"/>
        </w:tabs>
        <w:ind w:left="425" w:hanging="425"/>
      </w:pPr>
      <w:rPr>
        <w:rFonts w:hint="default"/>
      </w:rPr>
    </w:lvl>
  </w:abstractNum>
  <w:abstractNum w:abstractNumId="64">
    <w:nsid w:val="5536C24C"/>
    <w:multiLevelType w:val="singleLevel"/>
    <w:tmpl w:val="5536C24C"/>
    <w:lvl w:ilvl="0">
      <w:start w:val="2"/>
      <w:numFmt w:val="decimal"/>
      <w:lvlText w:val="%1."/>
      <w:lvlJc w:val="left"/>
      <w:pPr>
        <w:tabs>
          <w:tab w:val="left" w:pos="425"/>
        </w:tabs>
        <w:ind w:left="425" w:hanging="425"/>
      </w:pPr>
      <w:rPr>
        <w:rFonts w:hint="default"/>
      </w:rPr>
    </w:lvl>
  </w:abstractNum>
  <w:abstractNum w:abstractNumId="65">
    <w:nsid w:val="5536C267"/>
    <w:multiLevelType w:val="singleLevel"/>
    <w:tmpl w:val="5536C267"/>
    <w:lvl w:ilvl="0">
      <w:start w:val="3"/>
      <w:numFmt w:val="decimal"/>
      <w:lvlText w:val="%1."/>
      <w:lvlJc w:val="left"/>
      <w:pPr>
        <w:tabs>
          <w:tab w:val="left" w:pos="425"/>
        </w:tabs>
        <w:ind w:left="425" w:hanging="425"/>
      </w:pPr>
      <w:rPr>
        <w:rFonts w:hint="default"/>
      </w:rPr>
    </w:lvl>
  </w:abstractNum>
  <w:abstractNum w:abstractNumId="66">
    <w:nsid w:val="5536C27D"/>
    <w:multiLevelType w:val="singleLevel"/>
    <w:tmpl w:val="5536C27D"/>
    <w:lvl w:ilvl="0">
      <w:start w:val="4"/>
      <w:numFmt w:val="decimal"/>
      <w:lvlText w:val="%1."/>
      <w:lvlJc w:val="left"/>
      <w:pPr>
        <w:tabs>
          <w:tab w:val="left" w:pos="425"/>
        </w:tabs>
        <w:ind w:left="425" w:hanging="425"/>
      </w:pPr>
      <w:rPr>
        <w:rFonts w:hint="default"/>
      </w:rPr>
    </w:lvl>
  </w:abstractNum>
  <w:abstractNum w:abstractNumId="67">
    <w:nsid w:val="5536CFA4"/>
    <w:multiLevelType w:val="singleLevel"/>
    <w:tmpl w:val="5536CFA4"/>
    <w:lvl w:ilvl="0">
      <w:start w:val="1"/>
      <w:numFmt w:val="decimal"/>
      <w:lvlText w:val="%1."/>
      <w:lvlJc w:val="left"/>
      <w:pPr>
        <w:tabs>
          <w:tab w:val="left" w:pos="425"/>
        </w:tabs>
        <w:ind w:left="425" w:hanging="425"/>
      </w:pPr>
      <w:rPr>
        <w:rFonts w:hint="default"/>
      </w:rPr>
    </w:lvl>
  </w:abstractNum>
  <w:abstractNum w:abstractNumId="68">
    <w:nsid w:val="5536CFBC"/>
    <w:multiLevelType w:val="singleLevel"/>
    <w:tmpl w:val="5536CFBC"/>
    <w:lvl w:ilvl="0">
      <w:start w:val="2"/>
      <w:numFmt w:val="decimal"/>
      <w:lvlText w:val="%1."/>
      <w:lvlJc w:val="left"/>
      <w:pPr>
        <w:tabs>
          <w:tab w:val="left" w:pos="425"/>
        </w:tabs>
        <w:ind w:left="425" w:hanging="425"/>
      </w:pPr>
      <w:rPr>
        <w:rFonts w:hint="default"/>
      </w:rPr>
    </w:lvl>
  </w:abstractNum>
  <w:abstractNum w:abstractNumId="69">
    <w:nsid w:val="5536D291"/>
    <w:multiLevelType w:val="singleLevel"/>
    <w:tmpl w:val="5536D291"/>
    <w:lvl w:ilvl="0">
      <w:start w:val="1"/>
      <w:numFmt w:val="decimal"/>
      <w:lvlText w:val="%1."/>
      <w:lvlJc w:val="left"/>
      <w:pPr>
        <w:tabs>
          <w:tab w:val="left" w:pos="425"/>
        </w:tabs>
        <w:ind w:left="425" w:hanging="425"/>
      </w:pPr>
      <w:rPr>
        <w:rFonts w:hint="default"/>
      </w:rPr>
    </w:lvl>
  </w:abstractNum>
  <w:abstractNum w:abstractNumId="70">
    <w:nsid w:val="5536D2A3"/>
    <w:multiLevelType w:val="singleLevel"/>
    <w:tmpl w:val="5536D2A3"/>
    <w:lvl w:ilvl="0">
      <w:start w:val="2"/>
      <w:numFmt w:val="decimal"/>
      <w:lvlText w:val="%1."/>
      <w:lvlJc w:val="left"/>
      <w:pPr>
        <w:tabs>
          <w:tab w:val="left" w:pos="425"/>
        </w:tabs>
        <w:ind w:left="425" w:hanging="425"/>
      </w:pPr>
      <w:rPr>
        <w:rFonts w:hint="default"/>
      </w:rPr>
    </w:lvl>
  </w:abstractNum>
  <w:abstractNum w:abstractNumId="71">
    <w:nsid w:val="5536D2D4"/>
    <w:multiLevelType w:val="singleLevel"/>
    <w:tmpl w:val="5536D2D4"/>
    <w:lvl w:ilvl="0">
      <w:start w:val="2"/>
      <w:numFmt w:val="decimal"/>
      <w:lvlText w:val="%1."/>
      <w:lvlJc w:val="left"/>
      <w:pPr>
        <w:tabs>
          <w:tab w:val="left" w:pos="425"/>
        </w:tabs>
        <w:ind w:left="425" w:hanging="425"/>
      </w:pPr>
      <w:rPr>
        <w:rFonts w:hint="default"/>
      </w:rPr>
    </w:lvl>
  </w:abstractNum>
  <w:abstractNum w:abstractNumId="72">
    <w:nsid w:val="5536D2FE"/>
    <w:multiLevelType w:val="singleLevel"/>
    <w:tmpl w:val="5536D2FE"/>
    <w:lvl w:ilvl="0">
      <w:start w:val="4"/>
      <w:numFmt w:val="decimal"/>
      <w:lvlText w:val="%1."/>
      <w:lvlJc w:val="left"/>
      <w:pPr>
        <w:tabs>
          <w:tab w:val="left" w:pos="425"/>
        </w:tabs>
        <w:ind w:left="425" w:hanging="425"/>
      </w:pPr>
      <w:rPr>
        <w:rFonts w:hint="default"/>
      </w:rPr>
    </w:lvl>
  </w:abstractNum>
  <w:abstractNum w:abstractNumId="73">
    <w:nsid w:val="5536D366"/>
    <w:multiLevelType w:val="singleLevel"/>
    <w:tmpl w:val="5536D366"/>
    <w:lvl w:ilvl="0">
      <w:start w:val="1"/>
      <w:numFmt w:val="decimal"/>
      <w:lvlText w:val="%1."/>
      <w:lvlJc w:val="left"/>
      <w:pPr>
        <w:tabs>
          <w:tab w:val="left" w:pos="425"/>
        </w:tabs>
        <w:ind w:left="425" w:hanging="425"/>
      </w:pPr>
      <w:rPr>
        <w:rFonts w:hint="default"/>
      </w:rPr>
    </w:lvl>
  </w:abstractNum>
  <w:abstractNum w:abstractNumId="74">
    <w:nsid w:val="5537BBAB"/>
    <w:multiLevelType w:val="singleLevel"/>
    <w:tmpl w:val="5537BBAB"/>
    <w:lvl w:ilvl="0">
      <w:start w:val="1"/>
      <w:numFmt w:val="decimal"/>
      <w:lvlText w:val="%1."/>
      <w:lvlJc w:val="left"/>
      <w:pPr>
        <w:tabs>
          <w:tab w:val="left" w:pos="425"/>
        </w:tabs>
        <w:ind w:left="425" w:hanging="425"/>
      </w:pPr>
      <w:rPr>
        <w:rFonts w:hint="default"/>
      </w:rPr>
    </w:lvl>
  </w:abstractNum>
  <w:abstractNum w:abstractNumId="75">
    <w:nsid w:val="5537BBBF"/>
    <w:multiLevelType w:val="singleLevel"/>
    <w:tmpl w:val="5537BBBF"/>
    <w:lvl w:ilvl="0">
      <w:start w:val="3"/>
      <w:numFmt w:val="decimal"/>
      <w:lvlText w:val="%1."/>
      <w:lvlJc w:val="left"/>
      <w:pPr>
        <w:tabs>
          <w:tab w:val="left" w:pos="425"/>
        </w:tabs>
        <w:ind w:left="425" w:hanging="425"/>
      </w:pPr>
      <w:rPr>
        <w:rFonts w:hint="default"/>
      </w:rPr>
    </w:lvl>
  </w:abstractNum>
  <w:abstractNum w:abstractNumId="76">
    <w:nsid w:val="5537BC56"/>
    <w:multiLevelType w:val="singleLevel"/>
    <w:tmpl w:val="5537BC56"/>
    <w:lvl w:ilvl="0">
      <w:start w:val="1"/>
      <w:numFmt w:val="decimal"/>
      <w:lvlText w:val="%1."/>
      <w:lvlJc w:val="left"/>
      <w:pPr>
        <w:tabs>
          <w:tab w:val="left" w:pos="425"/>
        </w:tabs>
        <w:ind w:left="425" w:hanging="425"/>
      </w:pPr>
      <w:rPr>
        <w:rFonts w:hint="default"/>
      </w:rPr>
    </w:lvl>
  </w:abstractNum>
  <w:abstractNum w:abstractNumId="77">
    <w:nsid w:val="5537BF54"/>
    <w:multiLevelType w:val="singleLevel"/>
    <w:tmpl w:val="5537BF54"/>
    <w:lvl w:ilvl="0">
      <w:start w:val="1"/>
      <w:numFmt w:val="decimal"/>
      <w:lvlText w:val="%1."/>
      <w:lvlJc w:val="left"/>
      <w:pPr>
        <w:tabs>
          <w:tab w:val="left" w:pos="425"/>
        </w:tabs>
        <w:ind w:left="425" w:hanging="425"/>
      </w:pPr>
      <w:rPr>
        <w:rFonts w:hint="default"/>
      </w:rPr>
    </w:lvl>
  </w:abstractNum>
  <w:abstractNum w:abstractNumId="78">
    <w:nsid w:val="5537C256"/>
    <w:multiLevelType w:val="singleLevel"/>
    <w:tmpl w:val="5537C256"/>
    <w:lvl w:ilvl="0">
      <w:start w:val="1"/>
      <w:numFmt w:val="decimal"/>
      <w:lvlText w:val="%1."/>
      <w:lvlJc w:val="left"/>
      <w:pPr>
        <w:tabs>
          <w:tab w:val="left" w:pos="425"/>
        </w:tabs>
        <w:ind w:left="425" w:hanging="425"/>
      </w:pPr>
      <w:rPr>
        <w:rFonts w:hint="default"/>
      </w:rPr>
    </w:lvl>
  </w:abstractNum>
  <w:abstractNum w:abstractNumId="79">
    <w:nsid w:val="5537C48B"/>
    <w:multiLevelType w:val="singleLevel"/>
    <w:tmpl w:val="F5BCE136"/>
    <w:lvl w:ilvl="0">
      <w:start w:val="1"/>
      <w:numFmt w:val="decimal"/>
      <w:lvlText w:val="%1."/>
      <w:lvlJc w:val="left"/>
      <w:pPr>
        <w:tabs>
          <w:tab w:val="num" w:pos="425"/>
        </w:tabs>
        <w:ind w:left="425" w:hanging="425"/>
      </w:pPr>
      <w:rPr>
        <w:rFonts w:hint="default"/>
      </w:rPr>
    </w:lvl>
  </w:abstractNum>
  <w:abstractNum w:abstractNumId="80">
    <w:nsid w:val="5537DA54"/>
    <w:multiLevelType w:val="singleLevel"/>
    <w:tmpl w:val="5537DA54"/>
    <w:lvl w:ilvl="0">
      <w:start w:val="1"/>
      <w:numFmt w:val="decimal"/>
      <w:lvlText w:val="%1."/>
      <w:lvlJc w:val="left"/>
      <w:pPr>
        <w:tabs>
          <w:tab w:val="left" w:pos="425"/>
        </w:tabs>
        <w:ind w:left="425" w:hanging="425"/>
      </w:pPr>
      <w:rPr>
        <w:rFonts w:hint="default"/>
      </w:rPr>
    </w:lvl>
  </w:abstractNum>
  <w:abstractNum w:abstractNumId="81">
    <w:nsid w:val="5537DAE3"/>
    <w:multiLevelType w:val="singleLevel"/>
    <w:tmpl w:val="5537DAE3"/>
    <w:lvl w:ilvl="0">
      <w:start w:val="1"/>
      <w:numFmt w:val="decimal"/>
      <w:lvlText w:val="%1."/>
      <w:lvlJc w:val="left"/>
      <w:pPr>
        <w:tabs>
          <w:tab w:val="left" w:pos="425"/>
        </w:tabs>
        <w:ind w:left="425" w:hanging="425"/>
      </w:pPr>
      <w:rPr>
        <w:rFonts w:hint="default"/>
      </w:rPr>
    </w:lvl>
  </w:abstractNum>
  <w:abstractNum w:abstractNumId="82">
    <w:nsid w:val="5537F8C2"/>
    <w:multiLevelType w:val="singleLevel"/>
    <w:tmpl w:val="5537F8C2"/>
    <w:lvl w:ilvl="0">
      <w:start w:val="1"/>
      <w:numFmt w:val="decimal"/>
      <w:lvlText w:val="%1."/>
      <w:lvlJc w:val="left"/>
      <w:pPr>
        <w:tabs>
          <w:tab w:val="left" w:pos="425"/>
        </w:tabs>
        <w:ind w:left="425" w:hanging="425"/>
      </w:pPr>
      <w:rPr>
        <w:rFonts w:hint="default"/>
      </w:rPr>
    </w:lvl>
  </w:abstractNum>
  <w:abstractNum w:abstractNumId="83">
    <w:nsid w:val="5537FDB8"/>
    <w:multiLevelType w:val="singleLevel"/>
    <w:tmpl w:val="5537FDB8"/>
    <w:lvl w:ilvl="0">
      <w:start w:val="1"/>
      <w:numFmt w:val="decimal"/>
      <w:lvlText w:val="%1."/>
      <w:lvlJc w:val="left"/>
      <w:pPr>
        <w:tabs>
          <w:tab w:val="left" w:pos="425"/>
        </w:tabs>
        <w:ind w:left="425" w:hanging="425"/>
      </w:pPr>
      <w:rPr>
        <w:rFonts w:hint="default"/>
      </w:rPr>
    </w:lvl>
  </w:abstractNum>
  <w:abstractNum w:abstractNumId="84">
    <w:nsid w:val="55400105"/>
    <w:multiLevelType w:val="singleLevel"/>
    <w:tmpl w:val="55400105"/>
    <w:lvl w:ilvl="0">
      <w:start w:val="4"/>
      <w:numFmt w:val="decimal"/>
      <w:lvlText w:val="%1."/>
      <w:lvlJc w:val="left"/>
      <w:pPr>
        <w:tabs>
          <w:tab w:val="left" w:pos="425"/>
        </w:tabs>
        <w:ind w:left="425" w:hanging="425"/>
      </w:pPr>
      <w:rPr>
        <w:rFonts w:hint="default"/>
      </w:rPr>
    </w:lvl>
  </w:abstractNum>
  <w:abstractNum w:abstractNumId="85">
    <w:nsid w:val="554010DB"/>
    <w:multiLevelType w:val="singleLevel"/>
    <w:tmpl w:val="554010DB"/>
    <w:lvl w:ilvl="0">
      <w:start w:val="1"/>
      <w:numFmt w:val="bullet"/>
      <w:lvlText w:val=""/>
      <w:lvlJc w:val="left"/>
      <w:pPr>
        <w:ind w:left="360" w:hanging="360"/>
      </w:pPr>
      <w:rPr>
        <w:rFonts w:ascii="Symbol" w:hAnsi="Symbol" w:hint="default"/>
      </w:rPr>
    </w:lvl>
  </w:abstractNum>
  <w:abstractNum w:abstractNumId="86">
    <w:nsid w:val="55417744"/>
    <w:multiLevelType w:val="singleLevel"/>
    <w:tmpl w:val="55417744"/>
    <w:lvl w:ilvl="0">
      <w:start w:val="3"/>
      <w:numFmt w:val="decimal"/>
      <w:lvlText w:val="%1."/>
      <w:lvlJc w:val="left"/>
      <w:pPr>
        <w:tabs>
          <w:tab w:val="left" w:pos="425"/>
        </w:tabs>
        <w:ind w:left="425" w:hanging="425"/>
      </w:pPr>
      <w:rPr>
        <w:rFonts w:hint="default"/>
      </w:rPr>
    </w:lvl>
  </w:abstractNum>
  <w:abstractNum w:abstractNumId="87">
    <w:nsid w:val="55417759"/>
    <w:multiLevelType w:val="singleLevel"/>
    <w:tmpl w:val="55417759"/>
    <w:lvl w:ilvl="0">
      <w:start w:val="3"/>
      <w:numFmt w:val="decimal"/>
      <w:lvlText w:val="%1."/>
      <w:lvlJc w:val="left"/>
      <w:pPr>
        <w:tabs>
          <w:tab w:val="left" w:pos="425"/>
        </w:tabs>
        <w:ind w:left="425" w:hanging="425"/>
      </w:pPr>
      <w:rPr>
        <w:rFonts w:hint="default"/>
      </w:rPr>
    </w:lvl>
  </w:abstractNum>
  <w:abstractNum w:abstractNumId="88">
    <w:nsid w:val="55417777"/>
    <w:multiLevelType w:val="singleLevel"/>
    <w:tmpl w:val="55417777"/>
    <w:lvl w:ilvl="0">
      <w:start w:val="1"/>
      <w:numFmt w:val="decimal"/>
      <w:lvlText w:val="%1."/>
      <w:lvlJc w:val="left"/>
      <w:pPr>
        <w:tabs>
          <w:tab w:val="left" w:pos="425"/>
        </w:tabs>
        <w:ind w:left="425" w:hanging="425"/>
      </w:pPr>
      <w:rPr>
        <w:rFonts w:hint="default"/>
      </w:rPr>
    </w:lvl>
  </w:abstractNum>
  <w:abstractNum w:abstractNumId="89">
    <w:nsid w:val="5541779C"/>
    <w:multiLevelType w:val="singleLevel"/>
    <w:tmpl w:val="5541779C"/>
    <w:lvl w:ilvl="0">
      <w:start w:val="1"/>
      <w:numFmt w:val="decimal"/>
      <w:lvlText w:val="%1."/>
      <w:lvlJc w:val="left"/>
      <w:pPr>
        <w:tabs>
          <w:tab w:val="left" w:pos="425"/>
        </w:tabs>
        <w:ind w:left="425" w:hanging="425"/>
      </w:pPr>
      <w:rPr>
        <w:rFonts w:hint="default"/>
      </w:rPr>
    </w:lvl>
  </w:abstractNum>
  <w:abstractNum w:abstractNumId="90">
    <w:nsid w:val="554177D0"/>
    <w:multiLevelType w:val="singleLevel"/>
    <w:tmpl w:val="554177D0"/>
    <w:lvl w:ilvl="0">
      <w:start w:val="1"/>
      <w:numFmt w:val="decimal"/>
      <w:lvlText w:val="%1."/>
      <w:lvlJc w:val="left"/>
      <w:pPr>
        <w:tabs>
          <w:tab w:val="left" w:pos="425"/>
        </w:tabs>
        <w:ind w:left="425" w:hanging="425"/>
      </w:pPr>
      <w:rPr>
        <w:rFonts w:hint="default"/>
      </w:rPr>
    </w:lvl>
  </w:abstractNum>
  <w:abstractNum w:abstractNumId="91">
    <w:nsid w:val="554177E6"/>
    <w:multiLevelType w:val="singleLevel"/>
    <w:tmpl w:val="554177E6"/>
    <w:lvl w:ilvl="0">
      <w:start w:val="1"/>
      <w:numFmt w:val="decimal"/>
      <w:lvlText w:val="%1."/>
      <w:lvlJc w:val="left"/>
      <w:pPr>
        <w:tabs>
          <w:tab w:val="left" w:pos="425"/>
        </w:tabs>
        <w:ind w:left="425" w:hanging="425"/>
      </w:pPr>
      <w:rPr>
        <w:rFonts w:hint="default"/>
      </w:rPr>
    </w:lvl>
  </w:abstractNum>
  <w:abstractNum w:abstractNumId="92">
    <w:nsid w:val="55417827"/>
    <w:multiLevelType w:val="singleLevel"/>
    <w:tmpl w:val="55417827"/>
    <w:lvl w:ilvl="0">
      <w:start w:val="1"/>
      <w:numFmt w:val="decimal"/>
      <w:lvlText w:val="%1."/>
      <w:lvlJc w:val="left"/>
      <w:pPr>
        <w:tabs>
          <w:tab w:val="left" w:pos="425"/>
        </w:tabs>
        <w:ind w:left="425" w:hanging="425"/>
      </w:pPr>
      <w:rPr>
        <w:rFonts w:hint="default"/>
      </w:rPr>
    </w:lvl>
  </w:abstractNum>
  <w:abstractNum w:abstractNumId="93">
    <w:nsid w:val="5541783B"/>
    <w:multiLevelType w:val="singleLevel"/>
    <w:tmpl w:val="5541783B"/>
    <w:lvl w:ilvl="0">
      <w:start w:val="2"/>
      <w:numFmt w:val="decimal"/>
      <w:lvlText w:val="%1."/>
      <w:lvlJc w:val="left"/>
      <w:pPr>
        <w:tabs>
          <w:tab w:val="left" w:pos="425"/>
        </w:tabs>
        <w:ind w:left="425" w:hanging="425"/>
      </w:pPr>
      <w:rPr>
        <w:rFonts w:hint="default"/>
      </w:rPr>
    </w:lvl>
  </w:abstractNum>
  <w:abstractNum w:abstractNumId="94">
    <w:nsid w:val="5541789C"/>
    <w:multiLevelType w:val="singleLevel"/>
    <w:tmpl w:val="5541789C"/>
    <w:lvl w:ilvl="0">
      <w:start w:val="1"/>
      <w:numFmt w:val="decimal"/>
      <w:lvlText w:val="%1."/>
      <w:lvlJc w:val="left"/>
      <w:pPr>
        <w:tabs>
          <w:tab w:val="left" w:pos="425"/>
        </w:tabs>
        <w:ind w:left="425" w:hanging="425"/>
      </w:pPr>
      <w:rPr>
        <w:rFonts w:hint="default"/>
      </w:rPr>
    </w:lvl>
  </w:abstractNum>
  <w:abstractNum w:abstractNumId="95">
    <w:nsid w:val="5541791C"/>
    <w:multiLevelType w:val="singleLevel"/>
    <w:tmpl w:val="5541791C"/>
    <w:lvl w:ilvl="0">
      <w:start w:val="1"/>
      <w:numFmt w:val="decimal"/>
      <w:lvlText w:val="%1."/>
      <w:lvlJc w:val="left"/>
      <w:pPr>
        <w:tabs>
          <w:tab w:val="left" w:pos="425"/>
        </w:tabs>
        <w:ind w:left="425" w:hanging="425"/>
      </w:pPr>
      <w:rPr>
        <w:rFonts w:hint="default"/>
      </w:rPr>
    </w:lvl>
  </w:abstractNum>
  <w:abstractNum w:abstractNumId="96">
    <w:nsid w:val="554906D8"/>
    <w:multiLevelType w:val="singleLevel"/>
    <w:tmpl w:val="554906D8"/>
    <w:lvl w:ilvl="0">
      <w:start w:val="1"/>
      <w:numFmt w:val="decimal"/>
      <w:lvlText w:val="%1."/>
      <w:lvlJc w:val="left"/>
      <w:pPr>
        <w:tabs>
          <w:tab w:val="left" w:pos="425"/>
        </w:tabs>
        <w:ind w:left="425" w:hanging="425"/>
      </w:pPr>
      <w:rPr>
        <w:rFonts w:hint="default"/>
      </w:rPr>
    </w:lvl>
  </w:abstractNum>
  <w:abstractNum w:abstractNumId="97">
    <w:nsid w:val="557C4752"/>
    <w:multiLevelType w:val="multilevel"/>
    <w:tmpl w:val="557C4752"/>
    <w:lvl w:ilvl="0">
      <w:start w:val="1"/>
      <w:numFmt w:val="decimal"/>
      <w:lvlText w:val="%1."/>
      <w:lvlJc w:val="left"/>
      <w:pPr>
        <w:tabs>
          <w:tab w:val="left" w:pos="425"/>
        </w:tabs>
        <w:ind w:left="425" w:hanging="425"/>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98">
    <w:nsid w:val="5AFF332A"/>
    <w:multiLevelType w:val="multilevel"/>
    <w:tmpl w:val="5AFF332A"/>
    <w:lvl w:ilvl="0">
      <w:start w:val="1"/>
      <w:numFmt w:val="decimal"/>
      <w:lvlText w:val="%1."/>
      <w:lvlJc w:val="left"/>
      <w:pPr>
        <w:tabs>
          <w:tab w:val="left" w:pos="425"/>
        </w:tabs>
        <w:ind w:left="425" w:hanging="425"/>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99">
    <w:nsid w:val="5B187272"/>
    <w:multiLevelType w:val="multilevel"/>
    <w:tmpl w:val="5B187272"/>
    <w:lvl w:ilvl="0">
      <w:start w:val="1"/>
      <w:numFmt w:val="bullet"/>
      <w:lvlText w:val=""/>
      <w:lvlJc w:val="left"/>
      <w:pPr>
        <w:ind w:left="360" w:hanging="360"/>
      </w:pPr>
      <w:rPr>
        <w:rFonts w:ascii="Symbol" w:hAnsi="Symbol" w:hint="default"/>
      </w:rPr>
    </w:lvl>
    <w:lvl w:ilvl="1" w:tentative="1">
      <w:start w:val="1"/>
      <w:numFmt w:val="bullet"/>
      <w:lvlText w:val="o"/>
      <w:lvlJc w:val="left"/>
      <w:pPr>
        <w:ind w:left="1080" w:hanging="360"/>
      </w:pPr>
      <w:rPr>
        <w:rFonts w:ascii="Courier New" w:hAnsi="Courier New" w:cs="Courier New" w:hint="default"/>
      </w:rPr>
    </w:lvl>
    <w:lvl w:ilvl="2" w:tentative="1">
      <w:start w:val="1"/>
      <w:numFmt w:val="bullet"/>
      <w:lvlText w:val=""/>
      <w:lvlJc w:val="left"/>
      <w:pPr>
        <w:ind w:left="1800" w:hanging="360"/>
      </w:pPr>
      <w:rPr>
        <w:rFonts w:ascii="Wingdings" w:hAnsi="Wingdings" w:hint="default"/>
      </w:rPr>
    </w:lvl>
    <w:lvl w:ilvl="3" w:tentative="1">
      <w:start w:val="1"/>
      <w:numFmt w:val="bullet"/>
      <w:lvlText w:val=""/>
      <w:lvlJc w:val="left"/>
      <w:pPr>
        <w:ind w:left="2520" w:hanging="360"/>
      </w:pPr>
      <w:rPr>
        <w:rFonts w:ascii="Symbol" w:hAnsi="Symbol" w:hint="default"/>
      </w:rPr>
    </w:lvl>
    <w:lvl w:ilvl="4" w:tentative="1">
      <w:start w:val="1"/>
      <w:numFmt w:val="bullet"/>
      <w:lvlText w:val="o"/>
      <w:lvlJc w:val="left"/>
      <w:pPr>
        <w:ind w:left="3240" w:hanging="360"/>
      </w:pPr>
      <w:rPr>
        <w:rFonts w:ascii="Courier New" w:hAnsi="Courier New" w:cs="Courier New" w:hint="default"/>
      </w:rPr>
    </w:lvl>
    <w:lvl w:ilvl="5" w:tentative="1">
      <w:start w:val="1"/>
      <w:numFmt w:val="bullet"/>
      <w:lvlText w:val=""/>
      <w:lvlJc w:val="left"/>
      <w:pPr>
        <w:ind w:left="3960" w:hanging="360"/>
      </w:pPr>
      <w:rPr>
        <w:rFonts w:ascii="Wingdings" w:hAnsi="Wingdings" w:hint="default"/>
      </w:rPr>
    </w:lvl>
    <w:lvl w:ilvl="6" w:tentative="1">
      <w:start w:val="1"/>
      <w:numFmt w:val="bullet"/>
      <w:lvlText w:val=""/>
      <w:lvlJc w:val="left"/>
      <w:pPr>
        <w:ind w:left="4680" w:hanging="360"/>
      </w:pPr>
      <w:rPr>
        <w:rFonts w:ascii="Symbol" w:hAnsi="Symbol" w:hint="default"/>
      </w:rPr>
    </w:lvl>
    <w:lvl w:ilvl="7" w:tentative="1">
      <w:start w:val="1"/>
      <w:numFmt w:val="bullet"/>
      <w:lvlText w:val="o"/>
      <w:lvlJc w:val="left"/>
      <w:pPr>
        <w:ind w:left="5400" w:hanging="360"/>
      </w:pPr>
      <w:rPr>
        <w:rFonts w:ascii="Courier New" w:hAnsi="Courier New" w:cs="Courier New" w:hint="default"/>
      </w:rPr>
    </w:lvl>
    <w:lvl w:ilvl="8" w:tentative="1">
      <w:start w:val="1"/>
      <w:numFmt w:val="bullet"/>
      <w:lvlText w:val=""/>
      <w:lvlJc w:val="left"/>
      <w:pPr>
        <w:ind w:left="6120" w:hanging="360"/>
      </w:pPr>
      <w:rPr>
        <w:rFonts w:ascii="Wingdings" w:hAnsi="Wingdings" w:hint="default"/>
      </w:rPr>
    </w:lvl>
  </w:abstractNum>
  <w:abstractNum w:abstractNumId="100">
    <w:nsid w:val="5B38310C"/>
    <w:multiLevelType w:val="multilevel"/>
    <w:tmpl w:val="5B38310C"/>
    <w:lvl w:ilvl="0">
      <w:start w:val="1"/>
      <w:numFmt w:val="decimal"/>
      <w:lvlText w:val="%1."/>
      <w:lvlJc w:val="left"/>
      <w:pPr>
        <w:tabs>
          <w:tab w:val="left" w:pos="425"/>
        </w:tabs>
        <w:ind w:left="425" w:hanging="425"/>
      </w:pPr>
      <w:rPr>
        <w:rFonts w:hint="default"/>
        <w:b w:val="0"/>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01">
    <w:nsid w:val="5C463553"/>
    <w:multiLevelType w:val="multilevel"/>
    <w:tmpl w:val="5C463553"/>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02">
    <w:nsid w:val="5DD03FA0"/>
    <w:multiLevelType w:val="multilevel"/>
    <w:tmpl w:val="5DD03FA0"/>
    <w:lvl w:ilvl="0">
      <w:start w:val="1"/>
      <w:numFmt w:val="decimal"/>
      <w:lvlText w:val="%1."/>
      <w:lvlJc w:val="left"/>
      <w:pPr>
        <w:ind w:left="371" w:hanging="360"/>
      </w:pPr>
      <w:rPr>
        <w:rFonts w:hint="default"/>
      </w:rPr>
    </w:lvl>
    <w:lvl w:ilvl="1" w:tentative="1">
      <w:start w:val="1"/>
      <w:numFmt w:val="decimal"/>
      <w:lvlText w:val="%2."/>
      <w:lvlJc w:val="left"/>
      <w:pPr>
        <w:ind w:left="1091" w:hanging="360"/>
      </w:pPr>
      <w:rPr>
        <w:rFonts w:hint="default"/>
      </w:rPr>
    </w:lvl>
    <w:lvl w:ilvl="2" w:tentative="1">
      <w:start w:val="1"/>
      <w:numFmt w:val="lowerRoman"/>
      <w:lvlText w:val="%3."/>
      <w:lvlJc w:val="right"/>
      <w:pPr>
        <w:ind w:left="1811" w:hanging="180"/>
      </w:pPr>
    </w:lvl>
    <w:lvl w:ilvl="3" w:tentative="1">
      <w:start w:val="1"/>
      <w:numFmt w:val="decimal"/>
      <w:lvlText w:val="%4."/>
      <w:lvlJc w:val="left"/>
      <w:pPr>
        <w:ind w:left="2531" w:hanging="360"/>
      </w:pPr>
    </w:lvl>
    <w:lvl w:ilvl="4" w:tentative="1">
      <w:start w:val="1"/>
      <w:numFmt w:val="lowerLetter"/>
      <w:lvlText w:val="%5."/>
      <w:lvlJc w:val="left"/>
      <w:pPr>
        <w:ind w:left="3251" w:hanging="360"/>
      </w:pPr>
    </w:lvl>
    <w:lvl w:ilvl="5" w:tentative="1">
      <w:start w:val="1"/>
      <w:numFmt w:val="lowerRoman"/>
      <w:lvlText w:val="%6."/>
      <w:lvlJc w:val="right"/>
      <w:pPr>
        <w:ind w:left="3971" w:hanging="180"/>
      </w:pPr>
    </w:lvl>
    <w:lvl w:ilvl="6" w:tentative="1">
      <w:start w:val="1"/>
      <w:numFmt w:val="decimal"/>
      <w:lvlText w:val="%7."/>
      <w:lvlJc w:val="left"/>
      <w:pPr>
        <w:ind w:left="4691" w:hanging="360"/>
      </w:pPr>
    </w:lvl>
    <w:lvl w:ilvl="7" w:tentative="1">
      <w:start w:val="1"/>
      <w:numFmt w:val="lowerLetter"/>
      <w:lvlText w:val="%8."/>
      <w:lvlJc w:val="left"/>
      <w:pPr>
        <w:ind w:left="5411" w:hanging="360"/>
      </w:pPr>
    </w:lvl>
    <w:lvl w:ilvl="8" w:tentative="1">
      <w:start w:val="1"/>
      <w:numFmt w:val="lowerRoman"/>
      <w:lvlText w:val="%9."/>
      <w:lvlJc w:val="right"/>
      <w:pPr>
        <w:ind w:left="6131" w:hanging="180"/>
      </w:pPr>
    </w:lvl>
  </w:abstractNum>
  <w:abstractNum w:abstractNumId="103">
    <w:nsid w:val="5F9A61D1"/>
    <w:multiLevelType w:val="multilevel"/>
    <w:tmpl w:val="5F9A61D1"/>
    <w:lvl w:ilvl="0">
      <w:start w:val="1"/>
      <w:numFmt w:val="decimal"/>
      <w:lvlText w:val="%1."/>
      <w:lvlJc w:val="left"/>
      <w:pPr>
        <w:ind w:left="371" w:hanging="360"/>
      </w:pPr>
      <w:rPr>
        <w:rFonts w:hint="default"/>
      </w:rPr>
    </w:lvl>
    <w:lvl w:ilvl="1" w:tentative="1">
      <w:start w:val="1"/>
      <w:numFmt w:val="lowerLetter"/>
      <w:lvlText w:val="%2."/>
      <w:lvlJc w:val="left"/>
      <w:pPr>
        <w:ind w:left="1091" w:hanging="360"/>
      </w:pPr>
    </w:lvl>
    <w:lvl w:ilvl="2" w:tentative="1">
      <w:start w:val="1"/>
      <w:numFmt w:val="lowerRoman"/>
      <w:lvlText w:val="%3."/>
      <w:lvlJc w:val="right"/>
      <w:pPr>
        <w:ind w:left="1811" w:hanging="180"/>
      </w:pPr>
    </w:lvl>
    <w:lvl w:ilvl="3" w:tentative="1">
      <w:start w:val="1"/>
      <w:numFmt w:val="decimal"/>
      <w:lvlText w:val="%4."/>
      <w:lvlJc w:val="left"/>
      <w:pPr>
        <w:ind w:left="2531" w:hanging="360"/>
      </w:pPr>
    </w:lvl>
    <w:lvl w:ilvl="4" w:tentative="1">
      <w:start w:val="1"/>
      <w:numFmt w:val="lowerLetter"/>
      <w:lvlText w:val="%5."/>
      <w:lvlJc w:val="left"/>
      <w:pPr>
        <w:ind w:left="3251" w:hanging="360"/>
      </w:pPr>
    </w:lvl>
    <w:lvl w:ilvl="5" w:tentative="1">
      <w:start w:val="1"/>
      <w:numFmt w:val="lowerRoman"/>
      <w:lvlText w:val="%6."/>
      <w:lvlJc w:val="right"/>
      <w:pPr>
        <w:ind w:left="3971" w:hanging="180"/>
      </w:pPr>
    </w:lvl>
    <w:lvl w:ilvl="6" w:tentative="1">
      <w:start w:val="1"/>
      <w:numFmt w:val="decimal"/>
      <w:lvlText w:val="%7."/>
      <w:lvlJc w:val="left"/>
      <w:pPr>
        <w:ind w:left="4691" w:hanging="360"/>
      </w:pPr>
    </w:lvl>
    <w:lvl w:ilvl="7" w:tentative="1">
      <w:start w:val="1"/>
      <w:numFmt w:val="lowerLetter"/>
      <w:lvlText w:val="%8."/>
      <w:lvlJc w:val="left"/>
      <w:pPr>
        <w:ind w:left="5411" w:hanging="360"/>
      </w:pPr>
    </w:lvl>
    <w:lvl w:ilvl="8" w:tentative="1">
      <w:start w:val="1"/>
      <w:numFmt w:val="lowerRoman"/>
      <w:lvlText w:val="%9."/>
      <w:lvlJc w:val="right"/>
      <w:pPr>
        <w:ind w:left="6131" w:hanging="180"/>
      </w:pPr>
    </w:lvl>
  </w:abstractNum>
  <w:abstractNum w:abstractNumId="104">
    <w:nsid w:val="610A1401"/>
    <w:multiLevelType w:val="hybridMultilevel"/>
    <w:tmpl w:val="2CEA7EAA"/>
    <w:lvl w:ilvl="0" w:tplc="F5BCE136">
      <w:start w:val="1"/>
      <w:numFmt w:val="decimal"/>
      <w:lvlText w:val="%1."/>
      <w:lvlJc w:val="left"/>
      <w:pPr>
        <w:tabs>
          <w:tab w:val="num" w:pos="425"/>
        </w:tabs>
        <w:ind w:left="425" w:hanging="425"/>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05">
    <w:nsid w:val="61106124"/>
    <w:multiLevelType w:val="singleLevel"/>
    <w:tmpl w:val="61106124"/>
    <w:lvl w:ilvl="0">
      <w:start w:val="1"/>
      <w:numFmt w:val="decimal"/>
      <w:lvlText w:val="%1."/>
      <w:lvlJc w:val="left"/>
      <w:pPr>
        <w:tabs>
          <w:tab w:val="left" w:pos="425"/>
        </w:tabs>
        <w:ind w:left="425" w:hanging="425"/>
      </w:pPr>
      <w:rPr>
        <w:rFonts w:hint="default"/>
      </w:rPr>
    </w:lvl>
  </w:abstractNum>
  <w:abstractNum w:abstractNumId="106">
    <w:nsid w:val="623305DD"/>
    <w:multiLevelType w:val="multilevel"/>
    <w:tmpl w:val="623305DD"/>
    <w:lvl w:ilvl="0">
      <w:start w:val="1"/>
      <w:numFmt w:val="decimal"/>
      <w:pStyle w:val="Titulo1"/>
      <w:lvlText w:val="%1"/>
      <w:lvlJc w:val="left"/>
      <w:pPr>
        <w:tabs>
          <w:tab w:val="left" w:pos="480"/>
        </w:tabs>
        <w:ind w:left="480" w:hanging="480"/>
      </w:pPr>
      <w:rPr>
        <w:rFonts w:hint="default"/>
      </w:rPr>
    </w:lvl>
    <w:lvl w:ilvl="1">
      <w:start w:val="1"/>
      <w:numFmt w:val="decimal"/>
      <w:pStyle w:val="Titulo2"/>
      <w:lvlText w:val="%1.%2"/>
      <w:lvlJc w:val="left"/>
      <w:pPr>
        <w:tabs>
          <w:tab w:val="left" w:pos="3839"/>
        </w:tabs>
        <w:ind w:left="3839" w:hanging="720"/>
      </w:pPr>
      <w:rPr>
        <w:rFonts w:hint="default"/>
      </w:rPr>
    </w:lvl>
    <w:lvl w:ilvl="2" w:tentative="1">
      <w:start w:val="1"/>
      <w:numFmt w:val="decimal"/>
      <w:lvlText w:val="%2.%1.%3"/>
      <w:lvlJc w:val="left"/>
      <w:pPr>
        <w:tabs>
          <w:tab w:val="left" w:pos="2070"/>
        </w:tabs>
        <w:ind w:left="1710" w:hanging="720"/>
      </w:pPr>
      <w:rPr>
        <w:rFonts w:hint="default"/>
      </w:rPr>
    </w:lvl>
    <w:lvl w:ilvl="3" w:tentative="1">
      <w:start w:val="1"/>
      <w:numFmt w:val="decimal"/>
      <w:lvlText w:val="%1.%2.%3.%4"/>
      <w:lvlJc w:val="left"/>
      <w:pPr>
        <w:tabs>
          <w:tab w:val="left" w:pos="2355"/>
        </w:tabs>
        <w:ind w:left="2355" w:hanging="1080"/>
      </w:pPr>
      <w:rPr>
        <w:rFonts w:hint="default"/>
      </w:rPr>
    </w:lvl>
    <w:lvl w:ilvl="4" w:tentative="1">
      <w:start w:val="1"/>
      <w:numFmt w:val="decimal"/>
      <w:lvlText w:val="%1.%2.%3.%4.%5"/>
      <w:lvlJc w:val="left"/>
      <w:pPr>
        <w:tabs>
          <w:tab w:val="left" w:pos="3140"/>
        </w:tabs>
        <w:ind w:left="3140" w:hanging="1440"/>
      </w:pPr>
      <w:rPr>
        <w:rFonts w:hint="default"/>
      </w:rPr>
    </w:lvl>
    <w:lvl w:ilvl="5" w:tentative="1">
      <w:start w:val="1"/>
      <w:numFmt w:val="decimal"/>
      <w:lvlText w:val="%1.%2.%3.%4.%5.%6"/>
      <w:lvlJc w:val="left"/>
      <w:pPr>
        <w:tabs>
          <w:tab w:val="left" w:pos="3565"/>
        </w:tabs>
        <w:ind w:left="3565" w:hanging="1440"/>
      </w:pPr>
      <w:rPr>
        <w:rFonts w:hint="default"/>
      </w:rPr>
    </w:lvl>
    <w:lvl w:ilvl="6" w:tentative="1">
      <w:start w:val="1"/>
      <w:numFmt w:val="decimal"/>
      <w:lvlText w:val="%1.%2.%3.%4.%5.%6.%7"/>
      <w:lvlJc w:val="left"/>
      <w:pPr>
        <w:tabs>
          <w:tab w:val="left" w:pos="4350"/>
        </w:tabs>
        <w:ind w:left="4350" w:hanging="1800"/>
      </w:pPr>
      <w:rPr>
        <w:rFonts w:hint="default"/>
      </w:rPr>
    </w:lvl>
    <w:lvl w:ilvl="7" w:tentative="1">
      <w:start w:val="1"/>
      <w:numFmt w:val="decimal"/>
      <w:lvlText w:val="%1.%2.%3.%4.%5.%6.%7.%8"/>
      <w:lvlJc w:val="left"/>
      <w:pPr>
        <w:tabs>
          <w:tab w:val="left" w:pos="4775"/>
        </w:tabs>
        <w:ind w:left="4775" w:hanging="1800"/>
      </w:pPr>
      <w:rPr>
        <w:rFonts w:hint="default"/>
      </w:rPr>
    </w:lvl>
    <w:lvl w:ilvl="8" w:tentative="1">
      <w:start w:val="1"/>
      <w:numFmt w:val="decimal"/>
      <w:lvlText w:val="%1.%2.%3.%4.%5.%6.%7.%8.%9"/>
      <w:lvlJc w:val="left"/>
      <w:pPr>
        <w:tabs>
          <w:tab w:val="left" w:pos="5560"/>
        </w:tabs>
        <w:ind w:left="5560" w:hanging="2160"/>
      </w:pPr>
      <w:rPr>
        <w:rFonts w:hint="default"/>
      </w:rPr>
    </w:lvl>
  </w:abstractNum>
  <w:abstractNum w:abstractNumId="107">
    <w:nsid w:val="63C25C50"/>
    <w:multiLevelType w:val="multilevel"/>
    <w:tmpl w:val="63C25C50"/>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08">
    <w:nsid w:val="65F07165"/>
    <w:multiLevelType w:val="multilevel"/>
    <w:tmpl w:val="65F07165"/>
    <w:lvl w:ilvl="0">
      <w:start w:val="1"/>
      <w:numFmt w:val="decimal"/>
      <w:lvlText w:val="%1."/>
      <w:lvlJc w:val="left"/>
      <w:pPr>
        <w:ind w:left="371" w:hanging="360"/>
      </w:pPr>
      <w:rPr>
        <w:rFonts w:hint="default"/>
      </w:rPr>
    </w:lvl>
    <w:lvl w:ilvl="1" w:tentative="1">
      <w:start w:val="1"/>
      <w:numFmt w:val="lowerLetter"/>
      <w:lvlText w:val="%2."/>
      <w:lvlJc w:val="left"/>
      <w:pPr>
        <w:ind w:left="1091" w:hanging="360"/>
      </w:pPr>
    </w:lvl>
    <w:lvl w:ilvl="2" w:tentative="1">
      <w:start w:val="1"/>
      <w:numFmt w:val="lowerRoman"/>
      <w:lvlText w:val="%3."/>
      <w:lvlJc w:val="right"/>
      <w:pPr>
        <w:ind w:left="1811" w:hanging="180"/>
      </w:pPr>
    </w:lvl>
    <w:lvl w:ilvl="3" w:tentative="1">
      <w:start w:val="1"/>
      <w:numFmt w:val="decimal"/>
      <w:lvlText w:val="%4."/>
      <w:lvlJc w:val="left"/>
      <w:pPr>
        <w:ind w:left="2531" w:hanging="360"/>
      </w:pPr>
    </w:lvl>
    <w:lvl w:ilvl="4" w:tentative="1">
      <w:start w:val="1"/>
      <w:numFmt w:val="lowerLetter"/>
      <w:lvlText w:val="%5."/>
      <w:lvlJc w:val="left"/>
      <w:pPr>
        <w:ind w:left="3251" w:hanging="360"/>
      </w:pPr>
    </w:lvl>
    <w:lvl w:ilvl="5" w:tentative="1">
      <w:start w:val="1"/>
      <w:numFmt w:val="lowerRoman"/>
      <w:lvlText w:val="%6."/>
      <w:lvlJc w:val="right"/>
      <w:pPr>
        <w:ind w:left="3971" w:hanging="180"/>
      </w:pPr>
    </w:lvl>
    <w:lvl w:ilvl="6" w:tentative="1">
      <w:start w:val="1"/>
      <w:numFmt w:val="decimal"/>
      <w:lvlText w:val="%7."/>
      <w:lvlJc w:val="left"/>
      <w:pPr>
        <w:ind w:left="4691" w:hanging="360"/>
      </w:pPr>
    </w:lvl>
    <w:lvl w:ilvl="7" w:tentative="1">
      <w:start w:val="1"/>
      <w:numFmt w:val="lowerLetter"/>
      <w:lvlText w:val="%8."/>
      <w:lvlJc w:val="left"/>
      <w:pPr>
        <w:ind w:left="5411" w:hanging="360"/>
      </w:pPr>
    </w:lvl>
    <w:lvl w:ilvl="8" w:tentative="1">
      <w:start w:val="1"/>
      <w:numFmt w:val="lowerRoman"/>
      <w:lvlText w:val="%9."/>
      <w:lvlJc w:val="right"/>
      <w:pPr>
        <w:ind w:left="6131" w:hanging="180"/>
      </w:pPr>
    </w:lvl>
  </w:abstractNum>
  <w:abstractNum w:abstractNumId="109">
    <w:nsid w:val="67255469"/>
    <w:multiLevelType w:val="multilevel"/>
    <w:tmpl w:val="67255469"/>
    <w:lvl w:ilvl="0">
      <w:start w:val="1"/>
      <w:numFmt w:val="bullet"/>
      <w:lvlText w:val=""/>
      <w:lvlJc w:val="left"/>
      <w:pPr>
        <w:ind w:left="360" w:hanging="360"/>
      </w:pPr>
      <w:rPr>
        <w:rFonts w:ascii="Symbol" w:hAnsi="Symbol" w:hint="default"/>
      </w:rPr>
    </w:lvl>
    <w:lvl w:ilvl="1" w:tentative="1">
      <w:start w:val="1"/>
      <w:numFmt w:val="bullet"/>
      <w:lvlText w:val="o"/>
      <w:lvlJc w:val="left"/>
      <w:pPr>
        <w:ind w:left="1080" w:hanging="360"/>
      </w:pPr>
      <w:rPr>
        <w:rFonts w:ascii="Courier New" w:hAnsi="Courier New" w:cs="Courier New" w:hint="default"/>
      </w:rPr>
    </w:lvl>
    <w:lvl w:ilvl="2" w:tentative="1">
      <w:start w:val="1"/>
      <w:numFmt w:val="bullet"/>
      <w:lvlText w:val=""/>
      <w:lvlJc w:val="left"/>
      <w:pPr>
        <w:ind w:left="1800" w:hanging="360"/>
      </w:pPr>
      <w:rPr>
        <w:rFonts w:ascii="Wingdings" w:hAnsi="Wingdings" w:hint="default"/>
      </w:rPr>
    </w:lvl>
    <w:lvl w:ilvl="3" w:tentative="1">
      <w:start w:val="1"/>
      <w:numFmt w:val="bullet"/>
      <w:lvlText w:val=""/>
      <w:lvlJc w:val="left"/>
      <w:pPr>
        <w:ind w:left="2520" w:hanging="360"/>
      </w:pPr>
      <w:rPr>
        <w:rFonts w:ascii="Symbol" w:hAnsi="Symbol" w:hint="default"/>
      </w:rPr>
    </w:lvl>
    <w:lvl w:ilvl="4" w:tentative="1">
      <w:start w:val="1"/>
      <w:numFmt w:val="bullet"/>
      <w:lvlText w:val="o"/>
      <w:lvlJc w:val="left"/>
      <w:pPr>
        <w:ind w:left="3240" w:hanging="360"/>
      </w:pPr>
      <w:rPr>
        <w:rFonts w:ascii="Courier New" w:hAnsi="Courier New" w:cs="Courier New" w:hint="default"/>
      </w:rPr>
    </w:lvl>
    <w:lvl w:ilvl="5" w:tentative="1">
      <w:start w:val="1"/>
      <w:numFmt w:val="bullet"/>
      <w:lvlText w:val=""/>
      <w:lvlJc w:val="left"/>
      <w:pPr>
        <w:ind w:left="3960" w:hanging="360"/>
      </w:pPr>
      <w:rPr>
        <w:rFonts w:ascii="Wingdings" w:hAnsi="Wingdings" w:hint="default"/>
      </w:rPr>
    </w:lvl>
    <w:lvl w:ilvl="6" w:tentative="1">
      <w:start w:val="1"/>
      <w:numFmt w:val="bullet"/>
      <w:lvlText w:val=""/>
      <w:lvlJc w:val="left"/>
      <w:pPr>
        <w:ind w:left="4680" w:hanging="360"/>
      </w:pPr>
      <w:rPr>
        <w:rFonts w:ascii="Symbol" w:hAnsi="Symbol" w:hint="default"/>
      </w:rPr>
    </w:lvl>
    <w:lvl w:ilvl="7" w:tentative="1">
      <w:start w:val="1"/>
      <w:numFmt w:val="bullet"/>
      <w:lvlText w:val="o"/>
      <w:lvlJc w:val="left"/>
      <w:pPr>
        <w:ind w:left="5400" w:hanging="360"/>
      </w:pPr>
      <w:rPr>
        <w:rFonts w:ascii="Courier New" w:hAnsi="Courier New" w:cs="Courier New" w:hint="default"/>
      </w:rPr>
    </w:lvl>
    <w:lvl w:ilvl="8" w:tentative="1">
      <w:start w:val="1"/>
      <w:numFmt w:val="bullet"/>
      <w:lvlText w:val=""/>
      <w:lvlJc w:val="left"/>
      <w:pPr>
        <w:ind w:left="6120" w:hanging="360"/>
      </w:pPr>
      <w:rPr>
        <w:rFonts w:ascii="Wingdings" w:hAnsi="Wingdings" w:hint="default"/>
      </w:rPr>
    </w:lvl>
  </w:abstractNum>
  <w:abstractNum w:abstractNumId="110">
    <w:nsid w:val="690C3004"/>
    <w:multiLevelType w:val="multilevel"/>
    <w:tmpl w:val="690C3004"/>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11">
    <w:nsid w:val="69F93686"/>
    <w:multiLevelType w:val="multilevel"/>
    <w:tmpl w:val="DEF02668"/>
    <w:lvl w:ilvl="0">
      <w:start w:val="1"/>
      <w:numFmt w:val="bullet"/>
      <w:lvlText w:val=""/>
      <w:lvlJc w:val="left"/>
      <w:pPr>
        <w:ind w:left="800" w:hanging="360"/>
      </w:pPr>
      <w:rPr>
        <w:rFonts w:ascii="Symbol" w:hAnsi="Symbol" w:hint="default"/>
      </w:rPr>
    </w:lvl>
    <w:lvl w:ilvl="1">
      <w:start w:val="1"/>
      <w:numFmt w:val="bullet"/>
      <w:lvlText w:val="o"/>
      <w:lvlJc w:val="left"/>
      <w:pPr>
        <w:ind w:left="1520" w:hanging="360"/>
      </w:pPr>
      <w:rPr>
        <w:rFonts w:ascii="Courier New" w:hAnsi="Courier New" w:cs="Courier New" w:hint="default"/>
      </w:rPr>
    </w:lvl>
    <w:lvl w:ilvl="2" w:tentative="1">
      <w:start w:val="1"/>
      <w:numFmt w:val="bullet"/>
      <w:lvlText w:val=""/>
      <w:lvlJc w:val="left"/>
      <w:pPr>
        <w:ind w:left="2240" w:hanging="360"/>
      </w:pPr>
      <w:rPr>
        <w:rFonts w:ascii="Wingdings" w:hAnsi="Wingdings" w:hint="default"/>
      </w:rPr>
    </w:lvl>
    <w:lvl w:ilvl="3" w:tentative="1">
      <w:start w:val="1"/>
      <w:numFmt w:val="bullet"/>
      <w:lvlText w:val=""/>
      <w:lvlJc w:val="left"/>
      <w:pPr>
        <w:ind w:left="2960" w:hanging="360"/>
      </w:pPr>
      <w:rPr>
        <w:rFonts w:ascii="Symbol" w:hAnsi="Symbol" w:hint="default"/>
      </w:rPr>
    </w:lvl>
    <w:lvl w:ilvl="4" w:tentative="1">
      <w:start w:val="1"/>
      <w:numFmt w:val="bullet"/>
      <w:lvlText w:val="o"/>
      <w:lvlJc w:val="left"/>
      <w:pPr>
        <w:ind w:left="3680" w:hanging="360"/>
      </w:pPr>
      <w:rPr>
        <w:rFonts w:ascii="Courier New" w:hAnsi="Courier New" w:cs="Courier New" w:hint="default"/>
      </w:rPr>
    </w:lvl>
    <w:lvl w:ilvl="5" w:tentative="1">
      <w:start w:val="1"/>
      <w:numFmt w:val="bullet"/>
      <w:lvlText w:val=""/>
      <w:lvlJc w:val="left"/>
      <w:pPr>
        <w:ind w:left="4400" w:hanging="360"/>
      </w:pPr>
      <w:rPr>
        <w:rFonts w:ascii="Wingdings" w:hAnsi="Wingdings" w:hint="default"/>
      </w:rPr>
    </w:lvl>
    <w:lvl w:ilvl="6" w:tentative="1">
      <w:start w:val="1"/>
      <w:numFmt w:val="bullet"/>
      <w:lvlText w:val=""/>
      <w:lvlJc w:val="left"/>
      <w:pPr>
        <w:ind w:left="5120" w:hanging="360"/>
      </w:pPr>
      <w:rPr>
        <w:rFonts w:ascii="Symbol" w:hAnsi="Symbol" w:hint="default"/>
      </w:rPr>
    </w:lvl>
    <w:lvl w:ilvl="7" w:tentative="1">
      <w:start w:val="1"/>
      <w:numFmt w:val="bullet"/>
      <w:lvlText w:val="o"/>
      <w:lvlJc w:val="left"/>
      <w:pPr>
        <w:ind w:left="5840" w:hanging="360"/>
      </w:pPr>
      <w:rPr>
        <w:rFonts w:ascii="Courier New" w:hAnsi="Courier New" w:cs="Courier New" w:hint="default"/>
      </w:rPr>
    </w:lvl>
    <w:lvl w:ilvl="8" w:tentative="1">
      <w:start w:val="1"/>
      <w:numFmt w:val="bullet"/>
      <w:lvlText w:val=""/>
      <w:lvlJc w:val="left"/>
      <w:pPr>
        <w:ind w:left="6560" w:hanging="360"/>
      </w:pPr>
      <w:rPr>
        <w:rFonts w:ascii="Wingdings" w:hAnsi="Wingdings" w:hint="default"/>
      </w:rPr>
    </w:lvl>
  </w:abstractNum>
  <w:abstractNum w:abstractNumId="112">
    <w:nsid w:val="6AE63C37"/>
    <w:multiLevelType w:val="multilevel"/>
    <w:tmpl w:val="13B00B4F"/>
    <w:lvl w:ilvl="0">
      <w:start w:val="1"/>
      <w:numFmt w:val="decimal"/>
      <w:lvlText w:val="%1."/>
      <w:lvlJc w:val="left"/>
      <w:pPr>
        <w:ind w:left="371" w:hanging="360"/>
      </w:pPr>
      <w:rPr>
        <w:rFonts w:hint="default"/>
      </w:rPr>
    </w:lvl>
    <w:lvl w:ilvl="1" w:tentative="1">
      <w:start w:val="1"/>
      <w:numFmt w:val="decimal"/>
      <w:lvlText w:val="%2."/>
      <w:lvlJc w:val="left"/>
      <w:pPr>
        <w:ind w:left="1091" w:hanging="360"/>
      </w:pPr>
      <w:rPr>
        <w:rFonts w:hint="default"/>
      </w:rPr>
    </w:lvl>
    <w:lvl w:ilvl="2" w:tentative="1">
      <w:start w:val="1"/>
      <w:numFmt w:val="lowerRoman"/>
      <w:lvlText w:val="%3."/>
      <w:lvlJc w:val="right"/>
      <w:pPr>
        <w:ind w:left="1811" w:hanging="180"/>
      </w:pPr>
    </w:lvl>
    <w:lvl w:ilvl="3" w:tentative="1">
      <w:start w:val="1"/>
      <w:numFmt w:val="decimal"/>
      <w:lvlText w:val="%4."/>
      <w:lvlJc w:val="left"/>
      <w:pPr>
        <w:ind w:left="2531" w:hanging="360"/>
      </w:pPr>
    </w:lvl>
    <w:lvl w:ilvl="4" w:tentative="1">
      <w:start w:val="1"/>
      <w:numFmt w:val="lowerLetter"/>
      <w:lvlText w:val="%5."/>
      <w:lvlJc w:val="left"/>
      <w:pPr>
        <w:ind w:left="3251" w:hanging="360"/>
      </w:pPr>
    </w:lvl>
    <w:lvl w:ilvl="5" w:tentative="1">
      <w:start w:val="1"/>
      <w:numFmt w:val="lowerRoman"/>
      <w:lvlText w:val="%6."/>
      <w:lvlJc w:val="right"/>
      <w:pPr>
        <w:ind w:left="3971" w:hanging="180"/>
      </w:pPr>
    </w:lvl>
    <w:lvl w:ilvl="6" w:tentative="1">
      <w:start w:val="1"/>
      <w:numFmt w:val="decimal"/>
      <w:lvlText w:val="%7."/>
      <w:lvlJc w:val="left"/>
      <w:pPr>
        <w:ind w:left="4691" w:hanging="360"/>
      </w:pPr>
    </w:lvl>
    <w:lvl w:ilvl="7" w:tentative="1">
      <w:start w:val="1"/>
      <w:numFmt w:val="lowerLetter"/>
      <w:lvlText w:val="%8."/>
      <w:lvlJc w:val="left"/>
      <w:pPr>
        <w:ind w:left="5411" w:hanging="360"/>
      </w:pPr>
    </w:lvl>
    <w:lvl w:ilvl="8" w:tentative="1">
      <w:start w:val="1"/>
      <w:numFmt w:val="lowerRoman"/>
      <w:lvlText w:val="%9."/>
      <w:lvlJc w:val="right"/>
      <w:pPr>
        <w:ind w:left="6131" w:hanging="180"/>
      </w:pPr>
    </w:lvl>
  </w:abstractNum>
  <w:abstractNum w:abstractNumId="113">
    <w:nsid w:val="6C5377E8"/>
    <w:multiLevelType w:val="singleLevel"/>
    <w:tmpl w:val="55417827"/>
    <w:lvl w:ilvl="0">
      <w:start w:val="1"/>
      <w:numFmt w:val="decimal"/>
      <w:lvlText w:val="%1."/>
      <w:lvlJc w:val="left"/>
      <w:pPr>
        <w:tabs>
          <w:tab w:val="left" w:pos="425"/>
        </w:tabs>
        <w:ind w:left="425" w:hanging="425"/>
      </w:pPr>
      <w:rPr>
        <w:rFonts w:hint="default"/>
      </w:rPr>
    </w:lvl>
  </w:abstractNum>
  <w:abstractNum w:abstractNumId="114">
    <w:nsid w:val="6CD202DF"/>
    <w:multiLevelType w:val="multilevel"/>
    <w:tmpl w:val="6CD202DF"/>
    <w:lvl w:ilvl="0">
      <w:start w:val="1"/>
      <w:numFmt w:val="bullet"/>
      <w:lvlText w:val=""/>
      <w:lvlJc w:val="left"/>
      <w:pPr>
        <w:ind w:left="800" w:hanging="360"/>
      </w:pPr>
      <w:rPr>
        <w:rFonts w:ascii="Symbol" w:hAnsi="Symbol" w:hint="default"/>
      </w:rPr>
    </w:lvl>
    <w:lvl w:ilvl="1" w:tentative="1">
      <w:start w:val="1"/>
      <w:numFmt w:val="bullet"/>
      <w:lvlText w:val="o"/>
      <w:lvlJc w:val="left"/>
      <w:pPr>
        <w:ind w:left="1520" w:hanging="360"/>
      </w:pPr>
      <w:rPr>
        <w:rFonts w:ascii="Courier New" w:hAnsi="Courier New" w:cs="Courier New" w:hint="default"/>
      </w:rPr>
    </w:lvl>
    <w:lvl w:ilvl="2" w:tentative="1">
      <w:start w:val="1"/>
      <w:numFmt w:val="bullet"/>
      <w:lvlText w:val=""/>
      <w:lvlJc w:val="left"/>
      <w:pPr>
        <w:ind w:left="2240" w:hanging="360"/>
      </w:pPr>
      <w:rPr>
        <w:rFonts w:ascii="Wingdings" w:hAnsi="Wingdings" w:hint="default"/>
      </w:rPr>
    </w:lvl>
    <w:lvl w:ilvl="3" w:tentative="1">
      <w:start w:val="1"/>
      <w:numFmt w:val="bullet"/>
      <w:lvlText w:val=""/>
      <w:lvlJc w:val="left"/>
      <w:pPr>
        <w:ind w:left="2960" w:hanging="360"/>
      </w:pPr>
      <w:rPr>
        <w:rFonts w:ascii="Symbol" w:hAnsi="Symbol" w:hint="default"/>
      </w:rPr>
    </w:lvl>
    <w:lvl w:ilvl="4" w:tentative="1">
      <w:start w:val="1"/>
      <w:numFmt w:val="bullet"/>
      <w:lvlText w:val="o"/>
      <w:lvlJc w:val="left"/>
      <w:pPr>
        <w:ind w:left="3680" w:hanging="360"/>
      </w:pPr>
      <w:rPr>
        <w:rFonts w:ascii="Courier New" w:hAnsi="Courier New" w:cs="Courier New" w:hint="default"/>
      </w:rPr>
    </w:lvl>
    <w:lvl w:ilvl="5" w:tentative="1">
      <w:start w:val="1"/>
      <w:numFmt w:val="bullet"/>
      <w:lvlText w:val=""/>
      <w:lvlJc w:val="left"/>
      <w:pPr>
        <w:ind w:left="4400" w:hanging="360"/>
      </w:pPr>
      <w:rPr>
        <w:rFonts w:ascii="Wingdings" w:hAnsi="Wingdings" w:hint="default"/>
      </w:rPr>
    </w:lvl>
    <w:lvl w:ilvl="6" w:tentative="1">
      <w:start w:val="1"/>
      <w:numFmt w:val="bullet"/>
      <w:lvlText w:val=""/>
      <w:lvlJc w:val="left"/>
      <w:pPr>
        <w:ind w:left="5120" w:hanging="360"/>
      </w:pPr>
      <w:rPr>
        <w:rFonts w:ascii="Symbol" w:hAnsi="Symbol" w:hint="default"/>
      </w:rPr>
    </w:lvl>
    <w:lvl w:ilvl="7" w:tentative="1">
      <w:start w:val="1"/>
      <w:numFmt w:val="bullet"/>
      <w:lvlText w:val="o"/>
      <w:lvlJc w:val="left"/>
      <w:pPr>
        <w:ind w:left="5840" w:hanging="360"/>
      </w:pPr>
      <w:rPr>
        <w:rFonts w:ascii="Courier New" w:hAnsi="Courier New" w:cs="Courier New" w:hint="default"/>
      </w:rPr>
    </w:lvl>
    <w:lvl w:ilvl="8" w:tentative="1">
      <w:start w:val="1"/>
      <w:numFmt w:val="bullet"/>
      <w:lvlText w:val=""/>
      <w:lvlJc w:val="left"/>
      <w:pPr>
        <w:ind w:left="6560" w:hanging="360"/>
      </w:pPr>
      <w:rPr>
        <w:rFonts w:ascii="Wingdings" w:hAnsi="Wingdings" w:hint="default"/>
      </w:rPr>
    </w:lvl>
  </w:abstractNum>
  <w:abstractNum w:abstractNumId="115">
    <w:nsid w:val="6D5C391A"/>
    <w:multiLevelType w:val="multilevel"/>
    <w:tmpl w:val="6D5C391A"/>
    <w:lvl w:ilvl="0">
      <w:start w:val="1"/>
      <w:numFmt w:val="bullet"/>
      <w:lvlText w:val=""/>
      <w:lvlJc w:val="left"/>
      <w:pPr>
        <w:ind w:left="360" w:hanging="360"/>
      </w:pPr>
      <w:rPr>
        <w:rFonts w:ascii="Symbol" w:hAnsi="Symbol" w:hint="default"/>
      </w:rPr>
    </w:lvl>
    <w:lvl w:ilvl="1" w:tentative="1">
      <w:start w:val="1"/>
      <w:numFmt w:val="bullet"/>
      <w:lvlText w:val="o"/>
      <w:lvlJc w:val="left"/>
      <w:pPr>
        <w:ind w:left="1080" w:hanging="360"/>
      </w:pPr>
      <w:rPr>
        <w:rFonts w:ascii="Courier New" w:hAnsi="Courier New" w:cs="Courier New" w:hint="default"/>
      </w:rPr>
    </w:lvl>
    <w:lvl w:ilvl="2" w:tentative="1">
      <w:start w:val="1"/>
      <w:numFmt w:val="bullet"/>
      <w:lvlText w:val=""/>
      <w:lvlJc w:val="left"/>
      <w:pPr>
        <w:ind w:left="1800" w:hanging="360"/>
      </w:pPr>
      <w:rPr>
        <w:rFonts w:ascii="Wingdings" w:hAnsi="Wingdings" w:hint="default"/>
      </w:rPr>
    </w:lvl>
    <w:lvl w:ilvl="3" w:tentative="1">
      <w:start w:val="1"/>
      <w:numFmt w:val="bullet"/>
      <w:lvlText w:val=""/>
      <w:lvlJc w:val="left"/>
      <w:pPr>
        <w:ind w:left="2520" w:hanging="360"/>
      </w:pPr>
      <w:rPr>
        <w:rFonts w:ascii="Symbol" w:hAnsi="Symbol" w:hint="default"/>
      </w:rPr>
    </w:lvl>
    <w:lvl w:ilvl="4" w:tentative="1">
      <w:start w:val="1"/>
      <w:numFmt w:val="bullet"/>
      <w:lvlText w:val="o"/>
      <w:lvlJc w:val="left"/>
      <w:pPr>
        <w:ind w:left="3240" w:hanging="360"/>
      </w:pPr>
      <w:rPr>
        <w:rFonts w:ascii="Courier New" w:hAnsi="Courier New" w:cs="Courier New" w:hint="default"/>
      </w:rPr>
    </w:lvl>
    <w:lvl w:ilvl="5" w:tentative="1">
      <w:start w:val="1"/>
      <w:numFmt w:val="bullet"/>
      <w:lvlText w:val=""/>
      <w:lvlJc w:val="left"/>
      <w:pPr>
        <w:ind w:left="3960" w:hanging="360"/>
      </w:pPr>
      <w:rPr>
        <w:rFonts w:ascii="Wingdings" w:hAnsi="Wingdings" w:hint="default"/>
      </w:rPr>
    </w:lvl>
    <w:lvl w:ilvl="6" w:tentative="1">
      <w:start w:val="1"/>
      <w:numFmt w:val="bullet"/>
      <w:lvlText w:val=""/>
      <w:lvlJc w:val="left"/>
      <w:pPr>
        <w:ind w:left="4680" w:hanging="360"/>
      </w:pPr>
      <w:rPr>
        <w:rFonts w:ascii="Symbol" w:hAnsi="Symbol" w:hint="default"/>
      </w:rPr>
    </w:lvl>
    <w:lvl w:ilvl="7" w:tentative="1">
      <w:start w:val="1"/>
      <w:numFmt w:val="bullet"/>
      <w:lvlText w:val="o"/>
      <w:lvlJc w:val="left"/>
      <w:pPr>
        <w:ind w:left="5400" w:hanging="360"/>
      </w:pPr>
      <w:rPr>
        <w:rFonts w:ascii="Courier New" w:hAnsi="Courier New" w:cs="Courier New" w:hint="default"/>
      </w:rPr>
    </w:lvl>
    <w:lvl w:ilvl="8" w:tentative="1">
      <w:start w:val="1"/>
      <w:numFmt w:val="bullet"/>
      <w:lvlText w:val=""/>
      <w:lvlJc w:val="left"/>
      <w:pPr>
        <w:ind w:left="6120" w:hanging="360"/>
      </w:pPr>
      <w:rPr>
        <w:rFonts w:ascii="Wingdings" w:hAnsi="Wingdings" w:hint="default"/>
      </w:rPr>
    </w:lvl>
  </w:abstractNum>
  <w:abstractNum w:abstractNumId="116">
    <w:nsid w:val="70F94F07"/>
    <w:multiLevelType w:val="multilevel"/>
    <w:tmpl w:val="70F94F07"/>
    <w:lvl w:ilvl="0">
      <w:start w:val="1"/>
      <w:numFmt w:val="bullet"/>
      <w:lvlText w:val=""/>
      <w:lvlJc w:val="left"/>
      <w:pPr>
        <w:ind w:left="360" w:hanging="360"/>
      </w:pPr>
      <w:rPr>
        <w:rFonts w:ascii="Symbol" w:hAnsi="Symbol" w:hint="default"/>
      </w:rPr>
    </w:lvl>
    <w:lvl w:ilvl="1" w:tentative="1">
      <w:start w:val="1"/>
      <w:numFmt w:val="bullet"/>
      <w:lvlText w:val="o"/>
      <w:lvlJc w:val="left"/>
      <w:pPr>
        <w:ind w:left="1080" w:hanging="360"/>
      </w:pPr>
      <w:rPr>
        <w:rFonts w:ascii="Courier New" w:hAnsi="Courier New" w:cs="Courier New" w:hint="default"/>
      </w:rPr>
    </w:lvl>
    <w:lvl w:ilvl="2" w:tentative="1">
      <w:start w:val="1"/>
      <w:numFmt w:val="bullet"/>
      <w:lvlText w:val=""/>
      <w:lvlJc w:val="left"/>
      <w:pPr>
        <w:ind w:left="1800" w:hanging="360"/>
      </w:pPr>
      <w:rPr>
        <w:rFonts w:ascii="Wingdings" w:hAnsi="Wingdings" w:hint="default"/>
      </w:rPr>
    </w:lvl>
    <w:lvl w:ilvl="3" w:tentative="1">
      <w:start w:val="1"/>
      <w:numFmt w:val="bullet"/>
      <w:lvlText w:val=""/>
      <w:lvlJc w:val="left"/>
      <w:pPr>
        <w:ind w:left="2520" w:hanging="360"/>
      </w:pPr>
      <w:rPr>
        <w:rFonts w:ascii="Symbol" w:hAnsi="Symbol" w:hint="default"/>
      </w:rPr>
    </w:lvl>
    <w:lvl w:ilvl="4" w:tentative="1">
      <w:start w:val="1"/>
      <w:numFmt w:val="bullet"/>
      <w:lvlText w:val="o"/>
      <w:lvlJc w:val="left"/>
      <w:pPr>
        <w:ind w:left="3240" w:hanging="360"/>
      </w:pPr>
      <w:rPr>
        <w:rFonts w:ascii="Courier New" w:hAnsi="Courier New" w:cs="Courier New" w:hint="default"/>
      </w:rPr>
    </w:lvl>
    <w:lvl w:ilvl="5" w:tentative="1">
      <w:start w:val="1"/>
      <w:numFmt w:val="bullet"/>
      <w:lvlText w:val=""/>
      <w:lvlJc w:val="left"/>
      <w:pPr>
        <w:ind w:left="3960" w:hanging="360"/>
      </w:pPr>
      <w:rPr>
        <w:rFonts w:ascii="Wingdings" w:hAnsi="Wingdings" w:hint="default"/>
      </w:rPr>
    </w:lvl>
    <w:lvl w:ilvl="6" w:tentative="1">
      <w:start w:val="1"/>
      <w:numFmt w:val="bullet"/>
      <w:lvlText w:val=""/>
      <w:lvlJc w:val="left"/>
      <w:pPr>
        <w:ind w:left="4680" w:hanging="360"/>
      </w:pPr>
      <w:rPr>
        <w:rFonts w:ascii="Symbol" w:hAnsi="Symbol" w:hint="default"/>
      </w:rPr>
    </w:lvl>
    <w:lvl w:ilvl="7" w:tentative="1">
      <w:start w:val="1"/>
      <w:numFmt w:val="bullet"/>
      <w:lvlText w:val="o"/>
      <w:lvlJc w:val="left"/>
      <w:pPr>
        <w:ind w:left="5400" w:hanging="360"/>
      </w:pPr>
      <w:rPr>
        <w:rFonts w:ascii="Courier New" w:hAnsi="Courier New" w:cs="Courier New" w:hint="default"/>
      </w:rPr>
    </w:lvl>
    <w:lvl w:ilvl="8" w:tentative="1">
      <w:start w:val="1"/>
      <w:numFmt w:val="bullet"/>
      <w:lvlText w:val=""/>
      <w:lvlJc w:val="left"/>
      <w:pPr>
        <w:ind w:left="6120" w:hanging="360"/>
      </w:pPr>
      <w:rPr>
        <w:rFonts w:ascii="Wingdings" w:hAnsi="Wingdings" w:hint="default"/>
      </w:rPr>
    </w:lvl>
  </w:abstractNum>
  <w:abstractNum w:abstractNumId="117">
    <w:nsid w:val="72D07155"/>
    <w:multiLevelType w:val="hybridMultilevel"/>
    <w:tmpl w:val="2E6C3328"/>
    <w:lvl w:ilvl="0" w:tplc="55417827">
      <w:start w:val="1"/>
      <w:numFmt w:val="decimal"/>
      <w:lvlText w:val="%1."/>
      <w:lvlJc w:val="left"/>
      <w:pPr>
        <w:tabs>
          <w:tab w:val="left" w:pos="425"/>
        </w:tabs>
        <w:ind w:left="425" w:hanging="425"/>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18">
    <w:nsid w:val="75B7405F"/>
    <w:multiLevelType w:val="multilevel"/>
    <w:tmpl w:val="75B7405F"/>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19">
    <w:nsid w:val="75F45663"/>
    <w:multiLevelType w:val="multilevel"/>
    <w:tmpl w:val="75F45663"/>
    <w:lvl w:ilvl="0">
      <w:start w:val="1"/>
      <w:numFmt w:val="decimal"/>
      <w:lvlText w:val="%1."/>
      <w:lvlJc w:val="left"/>
      <w:pPr>
        <w:ind w:left="360" w:hanging="360"/>
      </w:pPr>
    </w:lvl>
    <w:lvl w:ilvl="1" w:tentative="1">
      <w:start w:val="1"/>
      <w:numFmt w:val="lowerLetter"/>
      <w:lvlText w:val="%2."/>
      <w:lvlJc w:val="left"/>
      <w:pPr>
        <w:ind w:left="1080" w:hanging="360"/>
      </w:pPr>
    </w:lvl>
    <w:lvl w:ilvl="2" w:tentative="1">
      <w:start w:val="1"/>
      <w:numFmt w:val="lowerRoman"/>
      <w:lvlText w:val="%3."/>
      <w:lvlJc w:val="right"/>
      <w:pPr>
        <w:ind w:left="1800" w:hanging="180"/>
      </w:pPr>
    </w:lvl>
    <w:lvl w:ilvl="3" w:tentative="1">
      <w:start w:val="1"/>
      <w:numFmt w:val="decimal"/>
      <w:lvlText w:val="%4."/>
      <w:lvlJc w:val="left"/>
      <w:pPr>
        <w:ind w:left="2520" w:hanging="360"/>
      </w:pPr>
    </w:lvl>
    <w:lvl w:ilvl="4" w:tentative="1">
      <w:start w:val="1"/>
      <w:numFmt w:val="lowerLetter"/>
      <w:lvlText w:val="%5."/>
      <w:lvlJc w:val="left"/>
      <w:pPr>
        <w:ind w:left="3240" w:hanging="360"/>
      </w:pPr>
    </w:lvl>
    <w:lvl w:ilvl="5" w:tentative="1">
      <w:start w:val="1"/>
      <w:numFmt w:val="lowerRoman"/>
      <w:lvlText w:val="%6."/>
      <w:lvlJc w:val="right"/>
      <w:pPr>
        <w:ind w:left="3960" w:hanging="180"/>
      </w:pPr>
    </w:lvl>
    <w:lvl w:ilvl="6" w:tentative="1">
      <w:start w:val="1"/>
      <w:numFmt w:val="decimal"/>
      <w:lvlText w:val="%7."/>
      <w:lvlJc w:val="left"/>
      <w:pPr>
        <w:ind w:left="4680" w:hanging="360"/>
      </w:pPr>
    </w:lvl>
    <w:lvl w:ilvl="7" w:tentative="1">
      <w:start w:val="1"/>
      <w:numFmt w:val="lowerLetter"/>
      <w:lvlText w:val="%8."/>
      <w:lvlJc w:val="left"/>
      <w:pPr>
        <w:ind w:left="5400" w:hanging="360"/>
      </w:pPr>
    </w:lvl>
    <w:lvl w:ilvl="8" w:tentative="1">
      <w:start w:val="1"/>
      <w:numFmt w:val="lowerRoman"/>
      <w:lvlText w:val="%9."/>
      <w:lvlJc w:val="right"/>
      <w:pPr>
        <w:ind w:left="6120" w:hanging="180"/>
      </w:pPr>
    </w:lvl>
  </w:abstractNum>
  <w:abstractNum w:abstractNumId="120">
    <w:nsid w:val="778F0AB1"/>
    <w:multiLevelType w:val="multilevel"/>
    <w:tmpl w:val="778F0AB1"/>
    <w:lvl w:ilvl="0">
      <w:start w:val="1"/>
      <w:numFmt w:val="bullet"/>
      <w:lvlText w:val=""/>
      <w:lvlJc w:val="left"/>
      <w:pPr>
        <w:tabs>
          <w:tab w:val="left" w:pos="360"/>
        </w:tabs>
        <w:ind w:left="360" w:hanging="360"/>
      </w:pPr>
      <w:rPr>
        <w:rFonts w:ascii="Symbol" w:hAnsi="Symbol" w:hint="default"/>
      </w:rPr>
    </w:lvl>
    <w:lvl w:ilvl="1" w:tentative="1">
      <w:numFmt w:val="bullet"/>
      <w:lvlText w:val="-"/>
      <w:lvlJc w:val="left"/>
      <w:pPr>
        <w:ind w:left="1080" w:hanging="360"/>
      </w:pPr>
      <w:rPr>
        <w:rFonts w:ascii="Arial" w:eastAsia="Times New Roman" w:hAnsi="Arial" w:cs="Arial" w:hint="default"/>
      </w:rPr>
    </w:lvl>
    <w:lvl w:ilvl="2" w:tentative="1">
      <w:start w:val="1"/>
      <w:numFmt w:val="bullet"/>
      <w:lvlText w:val=""/>
      <w:lvlJc w:val="left"/>
      <w:pPr>
        <w:tabs>
          <w:tab w:val="left" w:pos="1800"/>
        </w:tabs>
        <w:ind w:left="1800" w:hanging="360"/>
      </w:pPr>
      <w:rPr>
        <w:rFonts w:ascii="Wingdings" w:hAnsi="Wingdings" w:hint="default"/>
      </w:rPr>
    </w:lvl>
    <w:lvl w:ilvl="3" w:tentative="1">
      <w:start w:val="1"/>
      <w:numFmt w:val="bullet"/>
      <w:lvlText w:val=""/>
      <w:lvlJc w:val="left"/>
      <w:pPr>
        <w:tabs>
          <w:tab w:val="left" w:pos="2520"/>
        </w:tabs>
        <w:ind w:left="2520" w:hanging="360"/>
      </w:pPr>
      <w:rPr>
        <w:rFonts w:ascii="Symbol" w:hAnsi="Symbol" w:hint="default"/>
      </w:rPr>
    </w:lvl>
    <w:lvl w:ilvl="4" w:tentative="1">
      <w:start w:val="1"/>
      <w:numFmt w:val="bullet"/>
      <w:lvlText w:val="o"/>
      <w:lvlJc w:val="left"/>
      <w:pPr>
        <w:tabs>
          <w:tab w:val="left" w:pos="3240"/>
        </w:tabs>
        <w:ind w:left="3240" w:hanging="360"/>
      </w:pPr>
      <w:rPr>
        <w:rFonts w:ascii="Courier New" w:hAnsi="Courier New" w:cs="Courier New" w:hint="default"/>
      </w:rPr>
    </w:lvl>
    <w:lvl w:ilvl="5" w:tentative="1">
      <w:start w:val="1"/>
      <w:numFmt w:val="bullet"/>
      <w:lvlText w:val=""/>
      <w:lvlJc w:val="left"/>
      <w:pPr>
        <w:tabs>
          <w:tab w:val="left" w:pos="3960"/>
        </w:tabs>
        <w:ind w:left="3960" w:hanging="360"/>
      </w:pPr>
      <w:rPr>
        <w:rFonts w:ascii="Wingdings" w:hAnsi="Wingdings" w:hint="default"/>
      </w:rPr>
    </w:lvl>
    <w:lvl w:ilvl="6" w:tentative="1">
      <w:start w:val="1"/>
      <w:numFmt w:val="bullet"/>
      <w:lvlText w:val=""/>
      <w:lvlJc w:val="left"/>
      <w:pPr>
        <w:tabs>
          <w:tab w:val="left" w:pos="4680"/>
        </w:tabs>
        <w:ind w:left="4680" w:hanging="360"/>
      </w:pPr>
      <w:rPr>
        <w:rFonts w:ascii="Symbol" w:hAnsi="Symbol" w:hint="default"/>
      </w:rPr>
    </w:lvl>
    <w:lvl w:ilvl="7" w:tentative="1">
      <w:start w:val="1"/>
      <w:numFmt w:val="bullet"/>
      <w:lvlText w:val="o"/>
      <w:lvlJc w:val="left"/>
      <w:pPr>
        <w:tabs>
          <w:tab w:val="left" w:pos="5400"/>
        </w:tabs>
        <w:ind w:left="5400" w:hanging="360"/>
      </w:pPr>
      <w:rPr>
        <w:rFonts w:ascii="Courier New" w:hAnsi="Courier New" w:cs="Courier New" w:hint="default"/>
      </w:rPr>
    </w:lvl>
    <w:lvl w:ilvl="8" w:tentative="1">
      <w:start w:val="1"/>
      <w:numFmt w:val="bullet"/>
      <w:lvlText w:val=""/>
      <w:lvlJc w:val="left"/>
      <w:pPr>
        <w:tabs>
          <w:tab w:val="left" w:pos="6120"/>
        </w:tabs>
        <w:ind w:left="6120" w:hanging="360"/>
      </w:pPr>
      <w:rPr>
        <w:rFonts w:ascii="Wingdings" w:hAnsi="Wingdings" w:hint="default"/>
      </w:rPr>
    </w:lvl>
  </w:abstractNum>
  <w:abstractNum w:abstractNumId="121">
    <w:nsid w:val="77D44C22"/>
    <w:multiLevelType w:val="multilevel"/>
    <w:tmpl w:val="77D44C22"/>
    <w:lvl w:ilvl="0">
      <w:start w:val="1"/>
      <w:numFmt w:val="decimal"/>
      <w:lvlText w:val="%1."/>
      <w:lvlJc w:val="left"/>
      <w:pPr>
        <w:ind w:left="371" w:hanging="360"/>
      </w:pPr>
      <w:rPr>
        <w:rFonts w:hint="default"/>
      </w:rPr>
    </w:lvl>
    <w:lvl w:ilvl="1" w:tentative="1">
      <w:start w:val="1"/>
      <w:numFmt w:val="decimal"/>
      <w:lvlText w:val="%2."/>
      <w:lvlJc w:val="left"/>
      <w:pPr>
        <w:ind w:left="1091" w:hanging="360"/>
      </w:pPr>
      <w:rPr>
        <w:rFonts w:hint="default"/>
      </w:rPr>
    </w:lvl>
    <w:lvl w:ilvl="2" w:tentative="1">
      <w:start w:val="1"/>
      <w:numFmt w:val="lowerRoman"/>
      <w:lvlText w:val="%3."/>
      <w:lvlJc w:val="right"/>
      <w:pPr>
        <w:ind w:left="1811" w:hanging="180"/>
      </w:pPr>
    </w:lvl>
    <w:lvl w:ilvl="3" w:tentative="1">
      <w:start w:val="1"/>
      <w:numFmt w:val="decimal"/>
      <w:lvlText w:val="%4."/>
      <w:lvlJc w:val="left"/>
      <w:pPr>
        <w:ind w:left="2531" w:hanging="360"/>
      </w:pPr>
    </w:lvl>
    <w:lvl w:ilvl="4" w:tentative="1">
      <w:start w:val="1"/>
      <w:numFmt w:val="lowerLetter"/>
      <w:lvlText w:val="%5."/>
      <w:lvlJc w:val="left"/>
      <w:pPr>
        <w:ind w:left="3251" w:hanging="360"/>
      </w:pPr>
    </w:lvl>
    <w:lvl w:ilvl="5" w:tentative="1">
      <w:start w:val="1"/>
      <w:numFmt w:val="lowerRoman"/>
      <w:lvlText w:val="%6."/>
      <w:lvlJc w:val="right"/>
      <w:pPr>
        <w:ind w:left="3971" w:hanging="180"/>
      </w:pPr>
    </w:lvl>
    <w:lvl w:ilvl="6" w:tentative="1">
      <w:start w:val="1"/>
      <w:numFmt w:val="decimal"/>
      <w:lvlText w:val="%7."/>
      <w:lvlJc w:val="left"/>
      <w:pPr>
        <w:ind w:left="4691" w:hanging="360"/>
      </w:pPr>
    </w:lvl>
    <w:lvl w:ilvl="7" w:tentative="1">
      <w:start w:val="1"/>
      <w:numFmt w:val="lowerLetter"/>
      <w:lvlText w:val="%8."/>
      <w:lvlJc w:val="left"/>
      <w:pPr>
        <w:ind w:left="5411" w:hanging="360"/>
      </w:pPr>
    </w:lvl>
    <w:lvl w:ilvl="8" w:tentative="1">
      <w:start w:val="1"/>
      <w:numFmt w:val="lowerRoman"/>
      <w:lvlText w:val="%9."/>
      <w:lvlJc w:val="right"/>
      <w:pPr>
        <w:ind w:left="6131" w:hanging="180"/>
      </w:pPr>
    </w:lvl>
  </w:abstractNum>
  <w:abstractNum w:abstractNumId="122">
    <w:nsid w:val="78AC228B"/>
    <w:multiLevelType w:val="multilevel"/>
    <w:tmpl w:val="78AC228B"/>
    <w:lvl w:ilvl="0">
      <w:start w:val="1"/>
      <w:numFmt w:val="decimal"/>
      <w:lvlText w:val="%1."/>
      <w:lvlJc w:val="left"/>
      <w:pPr>
        <w:ind w:left="360" w:hanging="360"/>
      </w:pPr>
      <w:rPr>
        <w:rFonts w:hint="default"/>
      </w:rPr>
    </w:lvl>
    <w:lvl w:ilvl="1" w:tentative="1">
      <w:start w:val="1"/>
      <w:numFmt w:val="decimal"/>
      <w:lvlText w:val="%2."/>
      <w:lvlJc w:val="left"/>
      <w:pPr>
        <w:ind w:left="1080" w:hanging="360"/>
      </w:pPr>
      <w:rPr>
        <w:rFonts w:hint="default"/>
      </w:rPr>
    </w:lvl>
    <w:lvl w:ilvl="2" w:tentative="1">
      <w:start w:val="1"/>
      <w:numFmt w:val="bullet"/>
      <w:lvlText w:val=""/>
      <w:lvlJc w:val="left"/>
      <w:pPr>
        <w:ind w:left="1800" w:hanging="360"/>
      </w:pPr>
      <w:rPr>
        <w:rFonts w:ascii="Wingdings" w:hAnsi="Wingdings" w:hint="default"/>
      </w:rPr>
    </w:lvl>
    <w:lvl w:ilvl="3" w:tentative="1">
      <w:start w:val="1"/>
      <w:numFmt w:val="bullet"/>
      <w:lvlText w:val=""/>
      <w:lvlJc w:val="left"/>
      <w:pPr>
        <w:ind w:left="2520" w:hanging="360"/>
      </w:pPr>
      <w:rPr>
        <w:rFonts w:ascii="Symbol" w:hAnsi="Symbol" w:hint="default"/>
      </w:rPr>
    </w:lvl>
    <w:lvl w:ilvl="4" w:tentative="1">
      <w:start w:val="1"/>
      <w:numFmt w:val="bullet"/>
      <w:lvlText w:val="o"/>
      <w:lvlJc w:val="left"/>
      <w:pPr>
        <w:ind w:left="3240" w:hanging="360"/>
      </w:pPr>
      <w:rPr>
        <w:rFonts w:ascii="Courier New" w:hAnsi="Courier New" w:cs="Courier New" w:hint="default"/>
      </w:rPr>
    </w:lvl>
    <w:lvl w:ilvl="5" w:tentative="1">
      <w:start w:val="1"/>
      <w:numFmt w:val="bullet"/>
      <w:lvlText w:val=""/>
      <w:lvlJc w:val="left"/>
      <w:pPr>
        <w:ind w:left="3960" w:hanging="360"/>
      </w:pPr>
      <w:rPr>
        <w:rFonts w:ascii="Wingdings" w:hAnsi="Wingdings" w:hint="default"/>
      </w:rPr>
    </w:lvl>
    <w:lvl w:ilvl="6" w:tentative="1">
      <w:start w:val="1"/>
      <w:numFmt w:val="bullet"/>
      <w:lvlText w:val=""/>
      <w:lvlJc w:val="left"/>
      <w:pPr>
        <w:ind w:left="4680" w:hanging="360"/>
      </w:pPr>
      <w:rPr>
        <w:rFonts w:ascii="Symbol" w:hAnsi="Symbol" w:hint="default"/>
      </w:rPr>
    </w:lvl>
    <w:lvl w:ilvl="7" w:tentative="1">
      <w:start w:val="1"/>
      <w:numFmt w:val="bullet"/>
      <w:lvlText w:val="o"/>
      <w:lvlJc w:val="left"/>
      <w:pPr>
        <w:ind w:left="5400" w:hanging="360"/>
      </w:pPr>
      <w:rPr>
        <w:rFonts w:ascii="Courier New" w:hAnsi="Courier New" w:cs="Courier New" w:hint="default"/>
      </w:rPr>
    </w:lvl>
    <w:lvl w:ilvl="8" w:tentative="1">
      <w:start w:val="1"/>
      <w:numFmt w:val="bullet"/>
      <w:lvlText w:val=""/>
      <w:lvlJc w:val="left"/>
      <w:pPr>
        <w:ind w:left="6120" w:hanging="360"/>
      </w:pPr>
      <w:rPr>
        <w:rFonts w:ascii="Wingdings" w:hAnsi="Wingdings" w:hint="default"/>
      </w:rPr>
    </w:lvl>
  </w:abstractNum>
  <w:abstractNum w:abstractNumId="123">
    <w:nsid w:val="793F31DC"/>
    <w:multiLevelType w:val="multilevel"/>
    <w:tmpl w:val="793F31DC"/>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24">
    <w:nsid w:val="79BF64F3"/>
    <w:multiLevelType w:val="multilevel"/>
    <w:tmpl w:val="1CC025E8"/>
    <w:lvl w:ilvl="0">
      <w:start w:val="1"/>
      <w:numFmt w:val="decimal"/>
      <w:lvlText w:val="%1."/>
      <w:lvlJc w:val="left"/>
      <w:pPr>
        <w:ind w:left="371" w:hanging="360"/>
      </w:pPr>
      <w:rPr>
        <w:rFonts w:hint="default"/>
      </w:rPr>
    </w:lvl>
    <w:lvl w:ilvl="1" w:tentative="1">
      <w:start w:val="1"/>
      <w:numFmt w:val="decimal"/>
      <w:lvlText w:val="%2."/>
      <w:lvlJc w:val="left"/>
      <w:pPr>
        <w:ind w:left="1091" w:hanging="360"/>
      </w:pPr>
      <w:rPr>
        <w:rFonts w:hint="default"/>
      </w:rPr>
    </w:lvl>
    <w:lvl w:ilvl="2" w:tentative="1">
      <w:start w:val="1"/>
      <w:numFmt w:val="lowerRoman"/>
      <w:lvlText w:val="%3."/>
      <w:lvlJc w:val="right"/>
      <w:pPr>
        <w:ind w:left="1811" w:hanging="180"/>
      </w:pPr>
    </w:lvl>
    <w:lvl w:ilvl="3" w:tentative="1">
      <w:start w:val="1"/>
      <w:numFmt w:val="decimal"/>
      <w:lvlText w:val="%4."/>
      <w:lvlJc w:val="left"/>
      <w:pPr>
        <w:ind w:left="2531" w:hanging="360"/>
      </w:pPr>
    </w:lvl>
    <w:lvl w:ilvl="4" w:tentative="1">
      <w:start w:val="1"/>
      <w:numFmt w:val="lowerLetter"/>
      <w:lvlText w:val="%5."/>
      <w:lvlJc w:val="left"/>
      <w:pPr>
        <w:ind w:left="3251" w:hanging="360"/>
      </w:pPr>
    </w:lvl>
    <w:lvl w:ilvl="5" w:tentative="1">
      <w:start w:val="1"/>
      <w:numFmt w:val="lowerRoman"/>
      <w:lvlText w:val="%6."/>
      <w:lvlJc w:val="right"/>
      <w:pPr>
        <w:ind w:left="3971" w:hanging="180"/>
      </w:pPr>
    </w:lvl>
    <w:lvl w:ilvl="6" w:tentative="1">
      <w:start w:val="1"/>
      <w:numFmt w:val="decimal"/>
      <w:lvlText w:val="%7."/>
      <w:lvlJc w:val="left"/>
      <w:pPr>
        <w:ind w:left="4691" w:hanging="360"/>
      </w:pPr>
    </w:lvl>
    <w:lvl w:ilvl="7" w:tentative="1">
      <w:start w:val="1"/>
      <w:numFmt w:val="lowerLetter"/>
      <w:lvlText w:val="%8."/>
      <w:lvlJc w:val="left"/>
      <w:pPr>
        <w:ind w:left="5411" w:hanging="360"/>
      </w:pPr>
    </w:lvl>
    <w:lvl w:ilvl="8" w:tentative="1">
      <w:start w:val="1"/>
      <w:numFmt w:val="lowerRoman"/>
      <w:lvlText w:val="%9."/>
      <w:lvlJc w:val="right"/>
      <w:pPr>
        <w:ind w:left="6131" w:hanging="180"/>
      </w:pPr>
    </w:lvl>
  </w:abstractNum>
  <w:abstractNum w:abstractNumId="125">
    <w:nsid w:val="7C772C44"/>
    <w:multiLevelType w:val="hybridMultilevel"/>
    <w:tmpl w:val="16949D88"/>
    <w:lvl w:ilvl="0" w:tplc="280A000F">
      <w:start w:val="1"/>
      <w:numFmt w:val="decimal"/>
      <w:lvlText w:val="%1."/>
      <w:lvlJc w:val="left"/>
      <w:pPr>
        <w:ind w:left="360" w:hanging="360"/>
      </w:pPr>
      <w:rPr>
        <w:rFonts w:hint="default"/>
      </w:rPr>
    </w:lvl>
    <w:lvl w:ilvl="1" w:tplc="280A0019" w:tentative="1">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126">
    <w:nsid w:val="7F8910E0"/>
    <w:multiLevelType w:val="multilevel"/>
    <w:tmpl w:val="7F8910E0"/>
    <w:lvl w:ilvl="0">
      <w:start w:val="1"/>
      <w:numFmt w:val="bullet"/>
      <w:lvlText w:val=""/>
      <w:lvlJc w:val="left"/>
      <w:pPr>
        <w:ind w:left="360" w:hanging="360"/>
      </w:pPr>
      <w:rPr>
        <w:rFonts w:ascii="Symbol" w:hAnsi="Symbol" w:hint="default"/>
      </w:rPr>
    </w:lvl>
    <w:lvl w:ilvl="1" w:tentative="1">
      <w:start w:val="1"/>
      <w:numFmt w:val="bullet"/>
      <w:lvlText w:val="o"/>
      <w:lvlJc w:val="left"/>
      <w:pPr>
        <w:ind w:left="1080" w:hanging="360"/>
      </w:pPr>
      <w:rPr>
        <w:rFonts w:ascii="Courier New" w:hAnsi="Courier New" w:cs="Courier New" w:hint="default"/>
      </w:rPr>
    </w:lvl>
    <w:lvl w:ilvl="2" w:tentative="1">
      <w:start w:val="1"/>
      <w:numFmt w:val="bullet"/>
      <w:lvlText w:val=""/>
      <w:lvlJc w:val="left"/>
      <w:pPr>
        <w:ind w:left="1800" w:hanging="360"/>
      </w:pPr>
      <w:rPr>
        <w:rFonts w:ascii="Wingdings" w:hAnsi="Wingdings" w:hint="default"/>
      </w:rPr>
    </w:lvl>
    <w:lvl w:ilvl="3" w:tentative="1">
      <w:start w:val="1"/>
      <w:numFmt w:val="bullet"/>
      <w:lvlText w:val=""/>
      <w:lvlJc w:val="left"/>
      <w:pPr>
        <w:ind w:left="2520" w:hanging="360"/>
      </w:pPr>
      <w:rPr>
        <w:rFonts w:ascii="Symbol" w:hAnsi="Symbol" w:hint="default"/>
      </w:rPr>
    </w:lvl>
    <w:lvl w:ilvl="4" w:tentative="1">
      <w:start w:val="1"/>
      <w:numFmt w:val="bullet"/>
      <w:lvlText w:val="o"/>
      <w:lvlJc w:val="left"/>
      <w:pPr>
        <w:ind w:left="3240" w:hanging="360"/>
      </w:pPr>
      <w:rPr>
        <w:rFonts w:ascii="Courier New" w:hAnsi="Courier New" w:cs="Courier New" w:hint="default"/>
      </w:rPr>
    </w:lvl>
    <w:lvl w:ilvl="5" w:tentative="1">
      <w:start w:val="1"/>
      <w:numFmt w:val="bullet"/>
      <w:lvlText w:val=""/>
      <w:lvlJc w:val="left"/>
      <w:pPr>
        <w:ind w:left="3960" w:hanging="360"/>
      </w:pPr>
      <w:rPr>
        <w:rFonts w:ascii="Wingdings" w:hAnsi="Wingdings" w:hint="default"/>
      </w:rPr>
    </w:lvl>
    <w:lvl w:ilvl="6" w:tentative="1">
      <w:start w:val="1"/>
      <w:numFmt w:val="bullet"/>
      <w:lvlText w:val=""/>
      <w:lvlJc w:val="left"/>
      <w:pPr>
        <w:ind w:left="4680" w:hanging="360"/>
      </w:pPr>
      <w:rPr>
        <w:rFonts w:ascii="Symbol" w:hAnsi="Symbol" w:hint="default"/>
      </w:rPr>
    </w:lvl>
    <w:lvl w:ilvl="7" w:tentative="1">
      <w:start w:val="1"/>
      <w:numFmt w:val="bullet"/>
      <w:lvlText w:val="o"/>
      <w:lvlJc w:val="left"/>
      <w:pPr>
        <w:ind w:left="5400" w:hanging="360"/>
      </w:pPr>
      <w:rPr>
        <w:rFonts w:ascii="Courier New" w:hAnsi="Courier New" w:cs="Courier New" w:hint="default"/>
      </w:rPr>
    </w:lvl>
    <w:lvl w:ilvl="8" w:tentative="1">
      <w:start w:val="1"/>
      <w:numFmt w:val="bullet"/>
      <w:lvlText w:val=""/>
      <w:lvlJc w:val="left"/>
      <w:pPr>
        <w:ind w:left="6120" w:hanging="360"/>
      </w:pPr>
      <w:rPr>
        <w:rFonts w:ascii="Wingdings" w:hAnsi="Wingdings" w:hint="default"/>
      </w:rPr>
    </w:lvl>
  </w:abstractNum>
  <w:num w:numId="1">
    <w:abstractNumId w:val="0"/>
  </w:num>
  <w:num w:numId="2">
    <w:abstractNumId w:val="106"/>
  </w:num>
  <w:num w:numId="3">
    <w:abstractNumId w:val="36"/>
  </w:num>
  <w:num w:numId="4">
    <w:abstractNumId w:val="120"/>
  </w:num>
  <w:num w:numId="5">
    <w:abstractNumId w:val="12"/>
  </w:num>
  <w:num w:numId="6">
    <w:abstractNumId w:val="10"/>
  </w:num>
  <w:num w:numId="7">
    <w:abstractNumId w:val="13"/>
  </w:num>
  <w:num w:numId="8">
    <w:abstractNumId w:val="41"/>
  </w:num>
  <w:num w:numId="9">
    <w:abstractNumId w:val="99"/>
  </w:num>
  <w:num w:numId="10">
    <w:abstractNumId w:val="52"/>
  </w:num>
  <w:num w:numId="11">
    <w:abstractNumId w:val="2"/>
  </w:num>
  <w:num w:numId="12">
    <w:abstractNumId w:val="122"/>
  </w:num>
  <w:num w:numId="13">
    <w:abstractNumId w:val="40"/>
  </w:num>
  <w:num w:numId="14">
    <w:abstractNumId w:val="123"/>
  </w:num>
  <w:num w:numId="15">
    <w:abstractNumId w:val="107"/>
  </w:num>
  <w:num w:numId="16">
    <w:abstractNumId w:val="11"/>
  </w:num>
  <w:num w:numId="17">
    <w:abstractNumId w:val="39"/>
  </w:num>
  <w:num w:numId="18">
    <w:abstractNumId w:val="59"/>
  </w:num>
  <w:num w:numId="19">
    <w:abstractNumId w:val="45"/>
  </w:num>
  <w:num w:numId="20">
    <w:abstractNumId w:val="24"/>
  </w:num>
  <w:num w:numId="21">
    <w:abstractNumId w:val="18"/>
  </w:num>
  <w:num w:numId="22">
    <w:abstractNumId w:val="5"/>
  </w:num>
  <w:num w:numId="23">
    <w:abstractNumId w:val="102"/>
  </w:num>
  <w:num w:numId="24">
    <w:abstractNumId w:val="119"/>
  </w:num>
  <w:num w:numId="25">
    <w:abstractNumId w:val="116"/>
  </w:num>
  <w:num w:numId="26">
    <w:abstractNumId w:val="3"/>
  </w:num>
  <w:num w:numId="27">
    <w:abstractNumId w:val="34"/>
  </w:num>
  <w:num w:numId="28">
    <w:abstractNumId w:val="6"/>
  </w:num>
  <w:num w:numId="29">
    <w:abstractNumId w:val="115"/>
  </w:num>
  <w:num w:numId="30">
    <w:abstractNumId w:val="42"/>
  </w:num>
  <w:num w:numId="31">
    <w:abstractNumId w:val="98"/>
  </w:num>
  <w:num w:numId="32">
    <w:abstractNumId w:val="49"/>
  </w:num>
  <w:num w:numId="33">
    <w:abstractNumId w:val="38"/>
  </w:num>
  <w:num w:numId="34">
    <w:abstractNumId w:val="62"/>
  </w:num>
  <w:num w:numId="35">
    <w:abstractNumId w:val="32"/>
  </w:num>
  <w:num w:numId="36">
    <w:abstractNumId w:val="109"/>
  </w:num>
  <w:num w:numId="37">
    <w:abstractNumId w:val="63"/>
  </w:num>
  <w:num w:numId="38">
    <w:abstractNumId w:val="64"/>
  </w:num>
  <w:num w:numId="39">
    <w:abstractNumId w:val="65"/>
  </w:num>
  <w:num w:numId="40">
    <w:abstractNumId w:val="84"/>
  </w:num>
  <w:num w:numId="41">
    <w:abstractNumId w:val="85"/>
  </w:num>
  <w:num w:numId="42">
    <w:abstractNumId w:val="126"/>
  </w:num>
  <w:num w:numId="43">
    <w:abstractNumId w:val="47"/>
  </w:num>
  <w:num w:numId="44">
    <w:abstractNumId w:val="69"/>
  </w:num>
  <w:num w:numId="45">
    <w:abstractNumId w:val="70"/>
  </w:num>
  <w:num w:numId="46">
    <w:abstractNumId w:val="86"/>
  </w:num>
  <w:num w:numId="47">
    <w:abstractNumId w:val="97"/>
  </w:num>
  <w:num w:numId="48">
    <w:abstractNumId w:val="71"/>
  </w:num>
  <w:num w:numId="49">
    <w:abstractNumId w:val="87"/>
  </w:num>
  <w:num w:numId="50">
    <w:abstractNumId w:val="72"/>
  </w:num>
  <w:num w:numId="51">
    <w:abstractNumId w:val="67"/>
  </w:num>
  <w:num w:numId="52">
    <w:abstractNumId w:val="68"/>
  </w:num>
  <w:num w:numId="53">
    <w:abstractNumId w:val="27"/>
  </w:num>
  <w:num w:numId="54">
    <w:abstractNumId w:val="7"/>
  </w:num>
  <w:num w:numId="55">
    <w:abstractNumId w:val="4"/>
  </w:num>
  <w:num w:numId="56">
    <w:abstractNumId w:val="33"/>
  </w:num>
  <w:num w:numId="57">
    <w:abstractNumId w:val="90"/>
  </w:num>
  <w:num w:numId="58">
    <w:abstractNumId w:val="88"/>
  </w:num>
  <w:num w:numId="59">
    <w:abstractNumId w:val="91"/>
  </w:num>
  <w:num w:numId="60">
    <w:abstractNumId w:val="100"/>
  </w:num>
  <w:num w:numId="61">
    <w:abstractNumId w:val="73"/>
  </w:num>
  <w:num w:numId="62">
    <w:abstractNumId w:val="82"/>
  </w:num>
  <w:num w:numId="63">
    <w:abstractNumId w:val="8"/>
  </w:num>
  <w:num w:numId="64">
    <w:abstractNumId w:val="77"/>
  </w:num>
  <w:num w:numId="65">
    <w:abstractNumId w:val="92"/>
  </w:num>
  <w:num w:numId="66">
    <w:abstractNumId w:val="94"/>
  </w:num>
  <w:num w:numId="67">
    <w:abstractNumId w:val="78"/>
  </w:num>
  <w:num w:numId="68">
    <w:abstractNumId w:val="81"/>
  </w:num>
  <w:num w:numId="69">
    <w:abstractNumId w:val="95"/>
  </w:num>
  <w:num w:numId="70">
    <w:abstractNumId w:val="44"/>
  </w:num>
  <w:num w:numId="71">
    <w:abstractNumId w:val="79"/>
  </w:num>
  <w:num w:numId="72">
    <w:abstractNumId w:val="46"/>
  </w:num>
  <w:num w:numId="73">
    <w:abstractNumId w:val="20"/>
  </w:num>
  <w:num w:numId="74">
    <w:abstractNumId w:val="16"/>
  </w:num>
  <w:num w:numId="75">
    <w:abstractNumId w:val="15"/>
  </w:num>
  <w:num w:numId="76">
    <w:abstractNumId w:val="26"/>
  </w:num>
  <w:num w:numId="77">
    <w:abstractNumId w:val="55"/>
  </w:num>
  <w:num w:numId="78">
    <w:abstractNumId w:val="29"/>
  </w:num>
  <w:num w:numId="79">
    <w:abstractNumId w:val="124"/>
  </w:num>
  <w:num w:numId="80">
    <w:abstractNumId w:val="23"/>
  </w:num>
  <w:num w:numId="81">
    <w:abstractNumId w:val="25"/>
  </w:num>
  <w:num w:numId="82">
    <w:abstractNumId w:val="9"/>
  </w:num>
  <w:num w:numId="83">
    <w:abstractNumId w:val="35"/>
  </w:num>
  <w:num w:numId="84">
    <w:abstractNumId w:val="37"/>
  </w:num>
  <w:num w:numId="85">
    <w:abstractNumId w:val="21"/>
  </w:num>
  <w:num w:numId="86">
    <w:abstractNumId w:val="112"/>
  </w:num>
  <w:num w:numId="87">
    <w:abstractNumId w:val="43"/>
  </w:num>
  <w:num w:numId="88">
    <w:abstractNumId w:val="111"/>
  </w:num>
  <w:num w:numId="89">
    <w:abstractNumId w:val="125"/>
  </w:num>
  <w:num w:numId="90">
    <w:abstractNumId w:val="113"/>
  </w:num>
  <w:num w:numId="91">
    <w:abstractNumId w:val="117"/>
  </w:num>
  <w:num w:numId="92">
    <w:abstractNumId w:val="56"/>
  </w:num>
  <w:num w:numId="93">
    <w:abstractNumId w:val="104"/>
  </w:num>
  <w:num w:numId="94">
    <w:abstractNumId w:val="53"/>
  </w:num>
  <w:num w:numId="95">
    <w:abstractNumId w:val="57"/>
  </w:num>
  <w:num w:numId="96">
    <w:abstractNumId w:val="118"/>
  </w:num>
  <w:num w:numId="97">
    <w:abstractNumId w:val="31"/>
  </w:num>
  <w:num w:numId="98">
    <w:abstractNumId w:val="19"/>
  </w:num>
  <w:num w:numId="99">
    <w:abstractNumId w:val="54"/>
  </w:num>
  <w:num w:numId="100">
    <w:abstractNumId w:val="108"/>
  </w:num>
  <w:num w:numId="101">
    <w:abstractNumId w:val="103"/>
  </w:num>
  <w:num w:numId="102">
    <w:abstractNumId w:val="58"/>
  </w:num>
  <w:num w:numId="103">
    <w:abstractNumId w:val="60"/>
  </w:num>
  <w:num w:numId="104">
    <w:abstractNumId w:val="110"/>
  </w:num>
  <w:num w:numId="105">
    <w:abstractNumId w:val="121"/>
  </w:num>
  <w:num w:numId="106">
    <w:abstractNumId w:val="50"/>
  </w:num>
  <w:num w:numId="107">
    <w:abstractNumId w:val="1"/>
  </w:num>
  <w:num w:numId="108">
    <w:abstractNumId w:val="17"/>
  </w:num>
  <w:num w:numId="109">
    <w:abstractNumId w:val="61"/>
  </w:num>
  <w:num w:numId="110">
    <w:abstractNumId w:val="114"/>
  </w:num>
  <w:num w:numId="111">
    <w:abstractNumId w:val="48"/>
  </w:num>
  <w:num w:numId="112">
    <w:abstractNumId w:val="30"/>
  </w:num>
  <w:num w:numId="113">
    <w:abstractNumId w:val="14"/>
  </w:num>
  <w:num w:numId="114">
    <w:abstractNumId w:val="66"/>
  </w:num>
  <w:num w:numId="115">
    <w:abstractNumId w:val="89"/>
  </w:num>
  <w:num w:numId="116">
    <w:abstractNumId w:val="93"/>
  </w:num>
  <w:num w:numId="117">
    <w:abstractNumId w:val="51"/>
  </w:num>
  <w:num w:numId="118">
    <w:abstractNumId w:val="74"/>
  </w:num>
  <w:num w:numId="119">
    <w:abstractNumId w:val="75"/>
  </w:num>
  <w:num w:numId="120">
    <w:abstractNumId w:val="76"/>
  </w:num>
  <w:num w:numId="121">
    <w:abstractNumId w:val="83"/>
  </w:num>
  <w:num w:numId="122">
    <w:abstractNumId w:val="28"/>
  </w:num>
  <w:num w:numId="123">
    <w:abstractNumId w:val="101"/>
  </w:num>
  <w:num w:numId="124">
    <w:abstractNumId w:val="80"/>
  </w:num>
  <w:num w:numId="125">
    <w:abstractNumId w:val="22"/>
  </w:num>
  <w:num w:numId="126">
    <w:abstractNumId w:val="105"/>
  </w:num>
  <w:num w:numId="127">
    <w:abstractNumId w:val="96"/>
  </w:num>
  <w:numIdMacAtCleanup w:val="12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oNotDisplayPageBoundaries/>
  <w:bordersDoNotSurroundHeader/>
  <w:bordersDoNotSurroundFooter/>
  <w:proofState w:spelling="clean" w:grammar="clean"/>
  <w:doNotTrackMoves/>
  <w:defaultTabStop w:val="708"/>
  <w:hyphenationZone w:val="425"/>
  <w:drawingGridHorizontalSpacing w:val="0"/>
  <w:characterSpacingControl w:val="doNotCompress"/>
  <w:hdrShapeDefaults>
    <o:shapedefaults v:ext="edit" spidmax="5122" fillcolor="#9cbee0" strokecolor="#739cc3">
      <v:fill color="#9cbee0" color2="#bbd5f0" type="gradient">
        <o:fill v:ext="view" type="gradientUnscaled"/>
      </v:fill>
      <v:stroke color="#739cc3" weight="1.25pt" miterlimit="2"/>
    </o:shapedefaults>
  </w:hdrShapeDefaults>
  <w:footnotePr>
    <w:footnote w:id="-1"/>
    <w:footnote w:id="0"/>
    <w:footnote w:id="1"/>
  </w:footnotePr>
  <w:endnotePr>
    <w:endnote w:id="-1"/>
    <w:endnote w:id="0"/>
    <w:endnote w:id="1"/>
  </w:endnotePr>
  <w:compat>
    <w:spaceForUL/>
    <w:doNotLeaveBackslashAlone/>
    <w:ulTrailSpace/>
    <w:doNotExpandShiftReturn/>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9422A3"/>
    <w:rsid w:val="00001108"/>
    <w:rsid w:val="00001A17"/>
    <w:rsid w:val="0002078F"/>
    <w:rsid w:val="000343F1"/>
    <w:rsid w:val="0003790D"/>
    <w:rsid w:val="00037B70"/>
    <w:rsid w:val="000648A1"/>
    <w:rsid w:val="00065F46"/>
    <w:rsid w:val="000707B0"/>
    <w:rsid w:val="00087186"/>
    <w:rsid w:val="00092582"/>
    <w:rsid w:val="000D525A"/>
    <w:rsid w:val="000E70F7"/>
    <w:rsid w:val="000E76D7"/>
    <w:rsid w:val="0010450E"/>
    <w:rsid w:val="00127C8C"/>
    <w:rsid w:val="00142ABD"/>
    <w:rsid w:val="00145E1F"/>
    <w:rsid w:val="00155D3A"/>
    <w:rsid w:val="00162A56"/>
    <w:rsid w:val="0017339D"/>
    <w:rsid w:val="001822F5"/>
    <w:rsid w:val="0018430E"/>
    <w:rsid w:val="00191E06"/>
    <w:rsid w:val="00194E9D"/>
    <w:rsid w:val="001968F2"/>
    <w:rsid w:val="001C5939"/>
    <w:rsid w:val="001C741C"/>
    <w:rsid w:val="001D3C51"/>
    <w:rsid w:val="00236999"/>
    <w:rsid w:val="00241200"/>
    <w:rsid w:val="0025256E"/>
    <w:rsid w:val="0025396D"/>
    <w:rsid w:val="00265A61"/>
    <w:rsid w:val="00265F19"/>
    <w:rsid w:val="00270E59"/>
    <w:rsid w:val="00277C62"/>
    <w:rsid w:val="002A544A"/>
    <w:rsid w:val="002B3F03"/>
    <w:rsid w:val="002D056B"/>
    <w:rsid w:val="002F0F2B"/>
    <w:rsid w:val="0031510C"/>
    <w:rsid w:val="003219F9"/>
    <w:rsid w:val="00333E8C"/>
    <w:rsid w:val="003438B1"/>
    <w:rsid w:val="00361D53"/>
    <w:rsid w:val="00371B4C"/>
    <w:rsid w:val="003770D4"/>
    <w:rsid w:val="003814DD"/>
    <w:rsid w:val="00394C30"/>
    <w:rsid w:val="00397DA7"/>
    <w:rsid w:val="003A3D1C"/>
    <w:rsid w:val="003D64FC"/>
    <w:rsid w:val="003F41AA"/>
    <w:rsid w:val="00415CFD"/>
    <w:rsid w:val="004407B6"/>
    <w:rsid w:val="004560B6"/>
    <w:rsid w:val="00471B7D"/>
    <w:rsid w:val="00482B88"/>
    <w:rsid w:val="004850B8"/>
    <w:rsid w:val="004909A9"/>
    <w:rsid w:val="00497B15"/>
    <w:rsid w:val="004A0C3C"/>
    <w:rsid w:val="004B4CC5"/>
    <w:rsid w:val="004C65AF"/>
    <w:rsid w:val="004D268A"/>
    <w:rsid w:val="004D64FD"/>
    <w:rsid w:val="004D7E6F"/>
    <w:rsid w:val="004E3B12"/>
    <w:rsid w:val="004F31D3"/>
    <w:rsid w:val="004F608F"/>
    <w:rsid w:val="005069CA"/>
    <w:rsid w:val="00512AD9"/>
    <w:rsid w:val="00521FF2"/>
    <w:rsid w:val="00523E1A"/>
    <w:rsid w:val="00535F24"/>
    <w:rsid w:val="00545385"/>
    <w:rsid w:val="00550FA8"/>
    <w:rsid w:val="005523DA"/>
    <w:rsid w:val="0055353F"/>
    <w:rsid w:val="00562F14"/>
    <w:rsid w:val="00564C38"/>
    <w:rsid w:val="0057084B"/>
    <w:rsid w:val="00583A5E"/>
    <w:rsid w:val="005842EA"/>
    <w:rsid w:val="00591CE2"/>
    <w:rsid w:val="005965E7"/>
    <w:rsid w:val="005C4255"/>
    <w:rsid w:val="005D7E6D"/>
    <w:rsid w:val="006034ED"/>
    <w:rsid w:val="00606A66"/>
    <w:rsid w:val="006200B2"/>
    <w:rsid w:val="00625CD5"/>
    <w:rsid w:val="00634664"/>
    <w:rsid w:val="00640DDB"/>
    <w:rsid w:val="006471DD"/>
    <w:rsid w:val="00657E74"/>
    <w:rsid w:val="00657FD3"/>
    <w:rsid w:val="00667579"/>
    <w:rsid w:val="00667EE9"/>
    <w:rsid w:val="00670034"/>
    <w:rsid w:val="00670ECA"/>
    <w:rsid w:val="00673E9F"/>
    <w:rsid w:val="006870F4"/>
    <w:rsid w:val="006A22A4"/>
    <w:rsid w:val="006A70BA"/>
    <w:rsid w:val="006B37C1"/>
    <w:rsid w:val="006C1276"/>
    <w:rsid w:val="006C3CDD"/>
    <w:rsid w:val="006F3B12"/>
    <w:rsid w:val="007008AD"/>
    <w:rsid w:val="00723022"/>
    <w:rsid w:val="0072537D"/>
    <w:rsid w:val="0072695E"/>
    <w:rsid w:val="0073296A"/>
    <w:rsid w:val="007350D2"/>
    <w:rsid w:val="00737CBC"/>
    <w:rsid w:val="00741625"/>
    <w:rsid w:val="00744D4F"/>
    <w:rsid w:val="007705C2"/>
    <w:rsid w:val="00776BEA"/>
    <w:rsid w:val="0078185F"/>
    <w:rsid w:val="007862B1"/>
    <w:rsid w:val="007922B3"/>
    <w:rsid w:val="00792598"/>
    <w:rsid w:val="00794509"/>
    <w:rsid w:val="00795682"/>
    <w:rsid w:val="007A311A"/>
    <w:rsid w:val="007A33DF"/>
    <w:rsid w:val="007B1EF6"/>
    <w:rsid w:val="007B6C15"/>
    <w:rsid w:val="007C0A64"/>
    <w:rsid w:val="007D0AA5"/>
    <w:rsid w:val="007D73ED"/>
    <w:rsid w:val="007F05FA"/>
    <w:rsid w:val="00801202"/>
    <w:rsid w:val="00802D79"/>
    <w:rsid w:val="008031C2"/>
    <w:rsid w:val="0081542A"/>
    <w:rsid w:val="0082246E"/>
    <w:rsid w:val="00827AEF"/>
    <w:rsid w:val="008401CB"/>
    <w:rsid w:val="00846FEA"/>
    <w:rsid w:val="00852C36"/>
    <w:rsid w:val="00866DDF"/>
    <w:rsid w:val="008671C6"/>
    <w:rsid w:val="00867D8D"/>
    <w:rsid w:val="008872F6"/>
    <w:rsid w:val="00895B07"/>
    <w:rsid w:val="008B009B"/>
    <w:rsid w:val="008B3472"/>
    <w:rsid w:val="008D28F4"/>
    <w:rsid w:val="008E3E8A"/>
    <w:rsid w:val="009138E4"/>
    <w:rsid w:val="0093357E"/>
    <w:rsid w:val="009422A3"/>
    <w:rsid w:val="00961934"/>
    <w:rsid w:val="00962F3B"/>
    <w:rsid w:val="00975EB1"/>
    <w:rsid w:val="00977FF6"/>
    <w:rsid w:val="00993874"/>
    <w:rsid w:val="00997078"/>
    <w:rsid w:val="009A22E9"/>
    <w:rsid w:val="009B1314"/>
    <w:rsid w:val="009B7A41"/>
    <w:rsid w:val="009D100F"/>
    <w:rsid w:val="009E1879"/>
    <w:rsid w:val="009E4211"/>
    <w:rsid w:val="009E5753"/>
    <w:rsid w:val="009F5D3B"/>
    <w:rsid w:val="00A0359B"/>
    <w:rsid w:val="00A3778C"/>
    <w:rsid w:val="00A37C19"/>
    <w:rsid w:val="00A41C8D"/>
    <w:rsid w:val="00A45054"/>
    <w:rsid w:val="00A67477"/>
    <w:rsid w:val="00A818AC"/>
    <w:rsid w:val="00AD6195"/>
    <w:rsid w:val="00AE2EC6"/>
    <w:rsid w:val="00AE6D32"/>
    <w:rsid w:val="00AF3388"/>
    <w:rsid w:val="00AF7989"/>
    <w:rsid w:val="00B010BF"/>
    <w:rsid w:val="00B1002C"/>
    <w:rsid w:val="00B33908"/>
    <w:rsid w:val="00B41A6F"/>
    <w:rsid w:val="00B451D9"/>
    <w:rsid w:val="00B532C1"/>
    <w:rsid w:val="00B53DDE"/>
    <w:rsid w:val="00B87AB0"/>
    <w:rsid w:val="00B92007"/>
    <w:rsid w:val="00BB2E5D"/>
    <w:rsid w:val="00BD278E"/>
    <w:rsid w:val="00BD2F5C"/>
    <w:rsid w:val="00BD5AE6"/>
    <w:rsid w:val="00BD5D39"/>
    <w:rsid w:val="00BE06B1"/>
    <w:rsid w:val="00BF30FC"/>
    <w:rsid w:val="00BF36E3"/>
    <w:rsid w:val="00C24A91"/>
    <w:rsid w:val="00C30658"/>
    <w:rsid w:val="00C346E6"/>
    <w:rsid w:val="00C4693E"/>
    <w:rsid w:val="00C60A91"/>
    <w:rsid w:val="00C63C17"/>
    <w:rsid w:val="00C94CD8"/>
    <w:rsid w:val="00CB218D"/>
    <w:rsid w:val="00CC3DE5"/>
    <w:rsid w:val="00CC3FB4"/>
    <w:rsid w:val="00CD5CB2"/>
    <w:rsid w:val="00CE3796"/>
    <w:rsid w:val="00CF301F"/>
    <w:rsid w:val="00D002B1"/>
    <w:rsid w:val="00D01801"/>
    <w:rsid w:val="00D05190"/>
    <w:rsid w:val="00D076BB"/>
    <w:rsid w:val="00D33870"/>
    <w:rsid w:val="00D437F5"/>
    <w:rsid w:val="00D66912"/>
    <w:rsid w:val="00D67978"/>
    <w:rsid w:val="00D718E6"/>
    <w:rsid w:val="00D74392"/>
    <w:rsid w:val="00D96047"/>
    <w:rsid w:val="00DA28DB"/>
    <w:rsid w:val="00DA2AD4"/>
    <w:rsid w:val="00DE03E1"/>
    <w:rsid w:val="00DE1481"/>
    <w:rsid w:val="00DE61B7"/>
    <w:rsid w:val="00DF4BCA"/>
    <w:rsid w:val="00E17F4D"/>
    <w:rsid w:val="00E247D6"/>
    <w:rsid w:val="00E40014"/>
    <w:rsid w:val="00E45E69"/>
    <w:rsid w:val="00E477A8"/>
    <w:rsid w:val="00E62190"/>
    <w:rsid w:val="00E645E9"/>
    <w:rsid w:val="00E64F30"/>
    <w:rsid w:val="00E75459"/>
    <w:rsid w:val="00E82CAF"/>
    <w:rsid w:val="00E85426"/>
    <w:rsid w:val="00E916F7"/>
    <w:rsid w:val="00EA3B47"/>
    <w:rsid w:val="00EB496D"/>
    <w:rsid w:val="00EC2A99"/>
    <w:rsid w:val="00ED5092"/>
    <w:rsid w:val="00EE16F1"/>
    <w:rsid w:val="00EF1B37"/>
    <w:rsid w:val="00F02C9A"/>
    <w:rsid w:val="00F101C1"/>
    <w:rsid w:val="00F1165F"/>
    <w:rsid w:val="00F12024"/>
    <w:rsid w:val="00F122B5"/>
    <w:rsid w:val="00F125AD"/>
    <w:rsid w:val="00F13C5B"/>
    <w:rsid w:val="00F20187"/>
    <w:rsid w:val="00F203D5"/>
    <w:rsid w:val="00F2550D"/>
    <w:rsid w:val="00F552E5"/>
    <w:rsid w:val="00F61410"/>
    <w:rsid w:val="00F7678B"/>
    <w:rsid w:val="00F82776"/>
    <w:rsid w:val="00FA1DE7"/>
    <w:rsid w:val="00FB2BB0"/>
    <w:rsid w:val="00FB74E2"/>
    <w:rsid w:val="00FC186E"/>
    <w:rsid w:val="00FC477F"/>
    <w:rsid w:val="00FF0BB6"/>
  </w:rsids>
  <m:mathPr>
    <m:mathFont m:val="Cambria Math"/>
    <m:brkBin m:val="before"/>
    <m:brkBinSub m:val="--"/>
    <m:smallFrac m:val="off"/>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5122"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s-PE" w:eastAsia="es-PE"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semiHidden="1" w:unhideWhenUsed="1" w:qFormat="1"/>
    <w:lsdException w:name="Title" w:qFormat="1"/>
    <w:lsdException w:name="Default Paragraph Font" w:semiHidden="1" w:uiPriority="1" w:unhideWhenUsed="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Table Grid" w:semiHidden="1" w:uiPriority="99" w:unhideWhenUsed="1"/>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9422A3"/>
    <w:pPr>
      <w:spacing w:after="200" w:line="276" w:lineRule="auto"/>
    </w:pPr>
    <w:rPr>
      <w:rFonts w:ascii="Arial" w:hAnsi="Arial"/>
      <w:sz w:val="22"/>
      <w:lang w:eastAsia="zh-CN"/>
    </w:rPr>
  </w:style>
  <w:style w:type="paragraph" w:styleId="Heading1">
    <w:name w:val="heading 1"/>
    <w:basedOn w:val="Normal"/>
    <w:next w:val="Normal"/>
    <w:link w:val="Heading1Char"/>
    <w:qFormat/>
    <w:rsid w:val="009422A3"/>
    <w:pPr>
      <w:keepNext/>
      <w:numPr>
        <w:numId w:val="1"/>
      </w:numPr>
      <w:spacing w:before="20" w:after="20"/>
      <w:jc w:val="both"/>
      <w:outlineLvl w:val="0"/>
    </w:pPr>
    <w:rPr>
      <w:b/>
      <w:bCs/>
      <w:kern w:val="28"/>
      <w:sz w:val="36"/>
      <w:szCs w:val="36"/>
    </w:rPr>
  </w:style>
  <w:style w:type="paragraph" w:styleId="Heading2">
    <w:name w:val="heading 2"/>
    <w:basedOn w:val="Normal"/>
    <w:next w:val="Normal"/>
    <w:link w:val="Heading2Char"/>
    <w:qFormat/>
    <w:rsid w:val="009422A3"/>
    <w:pPr>
      <w:keepNext/>
      <w:numPr>
        <w:ilvl w:val="1"/>
        <w:numId w:val="1"/>
      </w:numPr>
      <w:spacing w:before="240" w:after="120"/>
      <w:ind w:left="1145" w:hanging="720"/>
      <w:jc w:val="both"/>
      <w:outlineLvl w:val="1"/>
    </w:pPr>
    <w:rPr>
      <w:b/>
      <w:bCs/>
      <w:i/>
      <w:iCs/>
      <w:kern w:val="21"/>
      <w:sz w:val="28"/>
      <w:szCs w:val="28"/>
    </w:rPr>
  </w:style>
  <w:style w:type="paragraph" w:styleId="Heading3">
    <w:name w:val="heading 3"/>
    <w:basedOn w:val="Normal"/>
    <w:link w:val="Heading3Char"/>
    <w:qFormat/>
    <w:rsid w:val="009422A3"/>
    <w:pPr>
      <w:keepLines/>
      <w:numPr>
        <w:ilvl w:val="2"/>
        <w:numId w:val="1"/>
      </w:numPr>
      <w:spacing w:before="120" w:after="120"/>
      <w:ind w:left="720"/>
      <w:jc w:val="both"/>
      <w:outlineLvl w:val="2"/>
    </w:pPr>
    <w:rPr>
      <w:b/>
      <w:bCs/>
      <w:szCs w:val="22"/>
    </w:rPr>
  </w:style>
  <w:style w:type="paragraph" w:styleId="Heading4">
    <w:name w:val="heading 4"/>
    <w:basedOn w:val="Normal"/>
    <w:next w:val="Normal"/>
    <w:link w:val="Heading4Char"/>
    <w:qFormat/>
    <w:rsid w:val="009422A3"/>
    <w:pPr>
      <w:keepNext/>
      <w:numPr>
        <w:ilvl w:val="3"/>
        <w:numId w:val="1"/>
      </w:numPr>
      <w:ind w:left="864" w:hanging="864"/>
      <w:outlineLvl w:val="3"/>
    </w:pPr>
    <w:rPr>
      <w:b/>
      <w:bCs/>
      <w:szCs w:val="22"/>
    </w:rPr>
  </w:style>
  <w:style w:type="paragraph" w:styleId="Heading5">
    <w:name w:val="heading 5"/>
    <w:basedOn w:val="Normal"/>
    <w:next w:val="Normal"/>
    <w:link w:val="Heading5Char"/>
    <w:qFormat/>
    <w:rsid w:val="009422A3"/>
    <w:pPr>
      <w:keepNext/>
      <w:numPr>
        <w:ilvl w:val="4"/>
        <w:numId w:val="1"/>
      </w:numPr>
      <w:ind w:left="1008" w:hanging="1008"/>
      <w:jc w:val="both"/>
      <w:outlineLvl w:val="4"/>
    </w:pPr>
    <w:rPr>
      <w:b/>
      <w:bCs/>
      <w:szCs w:val="22"/>
      <w:u w:val="single"/>
    </w:rPr>
  </w:style>
  <w:style w:type="paragraph" w:styleId="Heading6">
    <w:name w:val="heading 6"/>
    <w:basedOn w:val="Normal"/>
    <w:next w:val="Normal"/>
    <w:link w:val="Heading6Char"/>
    <w:qFormat/>
    <w:rsid w:val="009422A3"/>
    <w:pPr>
      <w:keepNext/>
      <w:numPr>
        <w:ilvl w:val="5"/>
        <w:numId w:val="1"/>
      </w:numPr>
      <w:ind w:left="1152" w:hanging="1152"/>
      <w:outlineLvl w:val="5"/>
    </w:pPr>
    <w:rPr>
      <w:b/>
      <w:bCs/>
      <w:i/>
      <w:iCs/>
      <w:szCs w:val="22"/>
      <w:u w:val="single"/>
    </w:rPr>
  </w:style>
  <w:style w:type="paragraph" w:styleId="Heading7">
    <w:name w:val="heading 7"/>
    <w:basedOn w:val="Normal"/>
    <w:next w:val="Normal"/>
    <w:link w:val="Heading7Char"/>
    <w:qFormat/>
    <w:rsid w:val="009422A3"/>
    <w:pPr>
      <w:keepNext/>
      <w:numPr>
        <w:ilvl w:val="6"/>
        <w:numId w:val="1"/>
      </w:numPr>
      <w:tabs>
        <w:tab w:val="left" w:pos="981"/>
        <w:tab w:val="left" w:pos="1701"/>
        <w:tab w:val="left" w:pos="2421"/>
        <w:tab w:val="left" w:pos="3141"/>
        <w:tab w:val="left" w:pos="3861"/>
        <w:tab w:val="left" w:pos="4581"/>
        <w:tab w:val="left" w:pos="5301"/>
        <w:tab w:val="left" w:pos="6021"/>
        <w:tab w:val="left" w:pos="6741"/>
        <w:tab w:val="left" w:pos="7461"/>
        <w:tab w:val="left" w:pos="8181"/>
        <w:tab w:val="left" w:pos="8901"/>
      </w:tabs>
      <w:ind w:left="1296" w:right="142" w:hanging="1296"/>
      <w:outlineLvl w:val="6"/>
    </w:pPr>
    <w:rPr>
      <w:rFonts w:ascii="Tms Rmn" w:hAnsi="Tms Rmn"/>
      <w:b/>
      <w:bCs/>
      <w:color w:val="800000"/>
      <w:szCs w:val="22"/>
      <w:u w:val="single"/>
    </w:rPr>
  </w:style>
  <w:style w:type="paragraph" w:styleId="Heading8">
    <w:name w:val="heading 8"/>
    <w:basedOn w:val="Normal"/>
    <w:next w:val="Normal"/>
    <w:link w:val="Heading8Char"/>
    <w:qFormat/>
    <w:rsid w:val="009422A3"/>
    <w:pPr>
      <w:numPr>
        <w:ilvl w:val="7"/>
        <w:numId w:val="1"/>
      </w:numPr>
      <w:overflowPunct w:val="0"/>
      <w:autoSpaceDE w:val="0"/>
      <w:autoSpaceDN w:val="0"/>
      <w:adjustRightInd w:val="0"/>
      <w:spacing w:before="240" w:after="60"/>
      <w:ind w:left="1440" w:hanging="1440"/>
      <w:jc w:val="both"/>
      <w:textAlignment w:val="baseline"/>
      <w:outlineLvl w:val="7"/>
    </w:pPr>
    <w:rPr>
      <w:i/>
      <w:iCs/>
      <w:color w:val="000000"/>
      <w:sz w:val="24"/>
      <w:szCs w:val="24"/>
      <w:lang w:eastAsia="en-US"/>
    </w:rPr>
  </w:style>
  <w:style w:type="paragraph" w:styleId="Heading9">
    <w:name w:val="heading 9"/>
    <w:basedOn w:val="Normal"/>
    <w:next w:val="Normal"/>
    <w:link w:val="Heading9Char"/>
    <w:qFormat/>
    <w:rsid w:val="009422A3"/>
    <w:pPr>
      <w:widowControl w:val="0"/>
      <w:numPr>
        <w:ilvl w:val="8"/>
        <w:numId w:val="1"/>
      </w:numPr>
      <w:spacing w:before="240" w:after="60"/>
      <w:ind w:left="1584" w:hanging="1584"/>
      <w:jc w:val="both"/>
      <w:outlineLvl w:val="8"/>
    </w:pPr>
    <w:rPr>
      <w:b/>
      <w:bCs/>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rsid w:val="009422A3"/>
    <w:rPr>
      <w:rFonts w:ascii="Tahoma" w:hAnsi="Tahoma"/>
      <w:sz w:val="16"/>
      <w:szCs w:val="16"/>
    </w:rPr>
  </w:style>
  <w:style w:type="paragraph" w:styleId="BodyText2">
    <w:name w:val="Body Text 2"/>
    <w:basedOn w:val="Normal"/>
    <w:link w:val="BodyText2Char"/>
    <w:rsid w:val="009422A3"/>
    <w:pPr>
      <w:spacing w:after="120" w:line="480" w:lineRule="auto"/>
    </w:pPr>
    <w:rPr>
      <w:szCs w:val="22"/>
    </w:rPr>
  </w:style>
  <w:style w:type="paragraph" w:styleId="CommentText">
    <w:name w:val="annotation text"/>
    <w:basedOn w:val="Normal"/>
    <w:link w:val="CommentTextChar"/>
    <w:rsid w:val="009422A3"/>
    <w:rPr>
      <w:sz w:val="20"/>
    </w:rPr>
  </w:style>
  <w:style w:type="paragraph" w:styleId="CommentSubject">
    <w:name w:val="annotation subject"/>
    <w:basedOn w:val="CommentText"/>
    <w:next w:val="CommentText"/>
    <w:link w:val="CommentSubjectChar"/>
    <w:rsid w:val="009422A3"/>
    <w:rPr>
      <w:b/>
      <w:bCs/>
    </w:rPr>
  </w:style>
  <w:style w:type="paragraph" w:styleId="Footer">
    <w:name w:val="footer"/>
    <w:basedOn w:val="Normal"/>
    <w:rsid w:val="009422A3"/>
    <w:pPr>
      <w:tabs>
        <w:tab w:val="center" w:pos="4252"/>
        <w:tab w:val="right" w:pos="8504"/>
      </w:tabs>
    </w:pPr>
  </w:style>
  <w:style w:type="paragraph" w:styleId="FootnoteText">
    <w:name w:val="footnote text"/>
    <w:basedOn w:val="Normal"/>
    <w:link w:val="FootnoteTextChar"/>
    <w:rsid w:val="009422A3"/>
    <w:rPr>
      <w:sz w:val="20"/>
    </w:rPr>
  </w:style>
  <w:style w:type="paragraph" w:styleId="Header">
    <w:name w:val="header"/>
    <w:basedOn w:val="Normal"/>
    <w:rsid w:val="009422A3"/>
    <w:pPr>
      <w:tabs>
        <w:tab w:val="center" w:pos="4320"/>
        <w:tab w:val="right" w:pos="8640"/>
      </w:tabs>
    </w:pPr>
  </w:style>
  <w:style w:type="paragraph" w:styleId="TOC1">
    <w:name w:val="toc 1"/>
    <w:basedOn w:val="Normal"/>
    <w:next w:val="Normal"/>
    <w:uiPriority w:val="39"/>
    <w:rsid w:val="009422A3"/>
    <w:rPr>
      <w:rFonts w:cs="Arial"/>
      <w:szCs w:val="22"/>
    </w:rPr>
  </w:style>
  <w:style w:type="paragraph" w:styleId="TOC2">
    <w:name w:val="toc 2"/>
    <w:basedOn w:val="Normal"/>
    <w:next w:val="Normal"/>
    <w:uiPriority w:val="39"/>
    <w:rsid w:val="009422A3"/>
    <w:pPr>
      <w:ind w:left="220"/>
    </w:pPr>
    <w:rPr>
      <w:rFonts w:cs="Arial"/>
      <w:szCs w:val="22"/>
    </w:rPr>
  </w:style>
  <w:style w:type="paragraph" w:styleId="TOC8">
    <w:name w:val="toc 8"/>
    <w:basedOn w:val="Normal"/>
    <w:next w:val="Normal"/>
    <w:rsid w:val="009422A3"/>
    <w:pPr>
      <w:spacing w:after="0" w:line="240" w:lineRule="auto"/>
      <w:ind w:left="1540"/>
    </w:pPr>
  </w:style>
  <w:style w:type="character" w:styleId="CommentReference">
    <w:name w:val="annotation reference"/>
    <w:rsid w:val="009422A3"/>
    <w:rPr>
      <w:sz w:val="16"/>
      <w:szCs w:val="16"/>
    </w:rPr>
  </w:style>
  <w:style w:type="character" w:styleId="FootnoteReference">
    <w:name w:val="footnote reference"/>
    <w:rsid w:val="009422A3"/>
    <w:rPr>
      <w:vertAlign w:val="superscript"/>
    </w:rPr>
  </w:style>
  <w:style w:type="character" w:styleId="Hyperlink">
    <w:name w:val="Hyperlink"/>
    <w:uiPriority w:val="99"/>
    <w:rsid w:val="009422A3"/>
    <w:rPr>
      <w:color w:val="0000FF"/>
      <w:u w:val="single"/>
    </w:rPr>
  </w:style>
  <w:style w:type="paragraph" w:customStyle="1" w:styleId="DefaultText">
    <w:name w:val="Default Text"/>
    <w:basedOn w:val="Normal"/>
    <w:rsid w:val="009422A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100"/>
      <w:ind w:left="720"/>
      <w:jc w:val="both"/>
    </w:pPr>
    <w:rPr>
      <w:snapToGrid w:val="0"/>
    </w:rPr>
  </w:style>
  <w:style w:type="paragraph" w:customStyle="1" w:styleId="Titulo1">
    <w:name w:val="Titulo 1"/>
    <w:basedOn w:val="Normal"/>
    <w:rsid w:val="009422A3"/>
    <w:pPr>
      <w:keepNext/>
      <w:pageBreakBefore/>
      <w:numPr>
        <w:numId w:val="2"/>
      </w:numPr>
      <w:pBdr>
        <w:top w:val="single" w:sz="24" w:space="7" w:color="000000"/>
      </w:pBdr>
      <w:overflowPunct w:val="0"/>
      <w:autoSpaceDE w:val="0"/>
      <w:autoSpaceDN w:val="0"/>
      <w:adjustRightInd w:val="0"/>
      <w:spacing w:before="320" w:after="160"/>
      <w:jc w:val="both"/>
      <w:textAlignment w:val="baseline"/>
      <w:outlineLvl w:val="0"/>
    </w:pPr>
    <w:rPr>
      <w:rFonts w:cs="Arial"/>
      <w:b/>
      <w:bCs/>
      <w:color w:val="000000"/>
      <w:sz w:val="32"/>
      <w:lang w:eastAsia="en-US"/>
    </w:rPr>
  </w:style>
  <w:style w:type="paragraph" w:customStyle="1" w:styleId="Titulo2">
    <w:name w:val="Titulo 2"/>
    <w:basedOn w:val="Normal"/>
    <w:link w:val="Titulo2Car"/>
    <w:rsid w:val="009422A3"/>
    <w:pPr>
      <w:keepNext/>
      <w:numPr>
        <w:ilvl w:val="1"/>
        <w:numId w:val="2"/>
      </w:numPr>
      <w:pBdr>
        <w:top w:val="single" w:sz="12" w:space="0" w:color="000000"/>
      </w:pBdr>
      <w:tabs>
        <w:tab w:val="left" w:pos="480"/>
      </w:tabs>
      <w:overflowPunct w:val="0"/>
      <w:autoSpaceDE w:val="0"/>
      <w:autoSpaceDN w:val="0"/>
      <w:adjustRightInd w:val="0"/>
      <w:spacing w:before="360" w:after="160"/>
      <w:jc w:val="both"/>
      <w:textAlignment w:val="baseline"/>
      <w:outlineLvl w:val="1"/>
    </w:pPr>
    <w:rPr>
      <w:b/>
      <w:color w:val="000000"/>
      <w:sz w:val="28"/>
      <w:lang w:eastAsia="en-US"/>
    </w:rPr>
  </w:style>
  <w:style w:type="paragraph" w:customStyle="1" w:styleId="Titulo3">
    <w:name w:val="Titulo 3"/>
    <w:basedOn w:val="Titulo2"/>
    <w:rsid w:val="009422A3"/>
    <w:pPr>
      <w:numPr>
        <w:numId w:val="0"/>
      </w:numPr>
      <w:pBdr>
        <w:top w:val="single" w:sz="8" w:space="7" w:color="000000"/>
      </w:pBdr>
      <w:spacing w:before="140" w:after="140"/>
      <w:outlineLvl w:val="2"/>
    </w:pPr>
    <w:rPr>
      <w:sz w:val="24"/>
      <w:szCs w:val="22"/>
    </w:rPr>
  </w:style>
  <w:style w:type="paragraph" w:customStyle="1" w:styleId="Panel">
    <w:name w:val="Panel"/>
    <w:basedOn w:val="Normal"/>
    <w:rsid w:val="009422A3"/>
    <w:pPr>
      <w:overflowPunct w:val="0"/>
      <w:autoSpaceDE w:val="0"/>
      <w:autoSpaceDN w:val="0"/>
      <w:adjustRightInd w:val="0"/>
      <w:spacing w:before="240" w:after="240"/>
      <w:jc w:val="center"/>
      <w:textAlignment w:val="baseline"/>
    </w:pPr>
    <w:rPr>
      <w:rFonts w:cs="Arial"/>
      <w:b/>
      <w:sz w:val="24"/>
      <w:szCs w:val="24"/>
      <w:lang w:eastAsia="ko-KR"/>
    </w:rPr>
  </w:style>
  <w:style w:type="paragraph" w:customStyle="1" w:styleId="Texto1">
    <w:name w:val="Texto 1"/>
    <w:basedOn w:val="Normal"/>
    <w:rsid w:val="009422A3"/>
    <w:pPr>
      <w:autoSpaceDE w:val="0"/>
      <w:autoSpaceDN w:val="0"/>
      <w:adjustRightInd w:val="0"/>
      <w:spacing w:before="100" w:after="100"/>
      <w:jc w:val="both"/>
    </w:pPr>
    <w:rPr>
      <w:rFonts w:eastAsia="SimSun"/>
      <w:sz w:val="20"/>
      <w:szCs w:val="21"/>
    </w:rPr>
  </w:style>
  <w:style w:type="paragraph" w:customStyle="1" w:styleId="Pie">
    <w:name w:val="Pie"/>
    <w:basedOn w:val="DefaultText"/>
    <w:rsid w:val="009422A3"/>
    <w:pPr>
      <w:pBdr>
        <w:top w:val="single" w:sz="4" w:space="7" w:color="000000"/>
      </w:pBd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enter" w:pos="4680"/>
        <w:tab w:val="right" w:pos="9360"/>
      </w:tabs>
      <w:overflowPunct w:val="0"/>
      <w:autoSpaceDE w:val="0"/>
      <w:autoSpaceDN w:val="0"/>
      <w:adjustRightInd w:val="0"/>
      <w:spacing w:after="0"/>
      <w:ind w:left="0"/>
      <w:textAlignment w:val="baseline"/>
    </w:pPr>
    <w:rPr>
      <w:color w:val="000000"/>
      <w:sz w:val="16"/>
      <w:lang w:eastAsia="en-US"/>
    </w:rPr>
  </w:style>
  <w:style w:type="paragraph" w:customStyle="1" w:styleId="ListParagraph1">
    <w:name w:val="List Paragraph1"/>
    <w:basedOn w:val="Normal"/>
    <w:qFormat/>
    <w:rsid w:val="009422A3"/>
    <w:pPr>
      <w:ind w:left="708"/>
    </w:pPr>
  </w:style>
  <w:style w:type="paragraph" w:customStyle="1" w:styleId="DefaultText1">
    <w:name w:val="Default Text:1"/>
    <w:basedOn w:val="Normal"/>
    <w:rsid w:val="009422A3"/>
    <w:pPr>
      <w:overflowPunct w:val="0"/>
      <w:autoSpaceDE w:val="0"/>
      <w:autoSpaceDN w:val="0"/>
      <w:adjustRightInd w:val="0"/>
      <w:spacing w:after="60"/>
      <w:textAlignment w:val="baseline"/>
    </w:pPr>
    <w:rPr>
      <w:rFonts w:cs="Arial"/>
      <w:color w:val="000000"/>
      <w:sz w:val="20"/>
      <w:lang w:eastAsia="en-US"/>
    </w:rPr>
  </w:style>
  <w:style w:type="paragraph" w:customStyle="1" w:styleId="DefaultText2">
    <w:name w:val="Default Text:2"/>
    <w:basedOn w:val="Normal"/>
    <w:rsid w:val="009422A3"/>
    <w:pPr>
      <w:overflowPunct w:val="0"/>
      <w:autoSpaceDE w:val="0"/>
      <w:autoSpaceDN w:val="0"/>
      <w:adjustRightInd w:val="0"/>
      <w:spacing w:after="60"/>
      <w:textAlignment w:val="baseline"/>
    </w:pPr>
    <w:rPr>
      <w:rFonts w:cs="Arial"/>
      <w:color w:val="000000"/>
      <w:sz w:val="24"/>
      <w:szCs w:val="24"/>
      <w:lang w:eastAsia="en-US"/>
    </w:rPr>
  </w:style>
  <w:style w:type="paragraph" w:customStyle="1" w:styleId="TableText">
    <w:name w:val="Table Text"/>
    <w:basedOn w:val="Normal"/>
    <w:rsid w:val="009422A3"/>
    <w:pPr>
      <w:overflowPunct w:val="0"/>
      <w:autoSpaceDE w:val="0"/>
      <w:autoSpaceDN w:val="0"/>
      <w:adjustRightInd w:val="0"/>
      <w:spacing w:after="60"/>
      <w:jc w:val="right"/>
      <w:textAlignment w:val="baseline"/>
    </w:pPr>
    <w:rPr>
      <w:rFonts w:cs="Arial"/>
      <w:color w:val="000000"/>
      <w:sz w:val="20"/>
      <w:lang w:eastAsia="en-US"/>
    </w:rPr>
  </w:style>
  <w:style w:type="paragraph" w:customStyle="1" w:styleId="CaratulaTablaDetalle">
    <w:name w:val="Caratula Tabla Detalle"/>
    <w:basedOn w:val="DefaultText"/>
    <w:rsid w:val="009422A3"/>
    <w:p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overflowPunct w:val="0"/>
      <w:autoSpaceDE w:val="0"/>
      <w:autoSpaceDN w:val="0"/>
      <w:adjustRightInd w:val="0"/>
      <w:spacing w:after="0"/>
      <w:ind w:left="0"/>
      <w:jc w:val="left"/>
      <w:textAlignment w:val="baseline"/>
    </w:pPr>
    <w:rPr>
      <w:rFonts w:cs="Arial"/>
      <w:color w:val="000000"/>
      <w:sz w:val="20"/>
      <w:lang w:eastAsia="en-US"/>
    </w:rPr>
  </w:style>
  <w:style w:type="paragraph" w:customStyle="1" w:styleId="CellText">
    <w:name w:val="Cell Text"/>
    <w:basedOn w:val="Normal"/>
    <w:rsid w:val="009422A3"/>
    <w:pPr>
      <w:overflowPunct w:val="0"/>
      <w:autoSpaceDE w:val="0"/>
      <w:autoSpaceDN w:val="0"/>
      <w:adjustRightInd w:val="0"/>
      <w:spacing w:before="60" w:after="60"/>
      <w:textAlignment w:val="baseline"/>
    </w:pPr>
    <w:rPr>
      <w:rFonts w:cs="Arial"/>
      <w:color w:val="000000"/>
      <w:sz w:val="20"/>
      <w:lang w:eastAsia="en-US"/>
    </w:rPr>
  </w:style>
  <w:style w:type="paragraph" w:customStyle="1" w:styleId="Texto2">
    <w:name w:val="Texto 2"/>
    <w:basedOn w:val="Normal"/>
    <w:rsid w:val="009422A3"/>
    <w:pPr>
      <w:autoSpaceDE w:val="0"/>
      <w:autoSpaceDN w:val="0"/>
      <w:adjustRightInd w:val="0"/>
      <w:spacing w:before="100" w:after="100"/>
      <w:ind w:left="323"/>
      <w:jc w:val="both"/>
    </w:pPr>
    <w:rPr>
      <w:rFonts w:eastAsia="SimSun" w:cs="Arial"/>
      <w:sz w:val="20"/>
    </w:rPr>
  </w:style>
  <w:style w:type="paragraph" w:customStyle="1" w:styleId="TituloTabla2">
    <w:name w:val="Titulo Tabla 2"/>
    <w:basedOn w:val="Normal"/>
    <w:rsid w:val="009422A3"/>
    <w:pPr>
      <w:overflowPunct w:val="0"/>
      <w:autoSpaceDE w:val="0"/>
      <w:autoSpaceDN w:val="0"/>
      <w:adjustRightInd w:val="0"/>
      <w:jc w:val="center"/>
      <w:textAlignment w:val="baseline"/>
    </w:pPr>
    <w:rPr>
      <w:rFonts w:cs="Arial"/>
      <w:b/>
      <w:bCs/>
      <w:szCs w:val="22"/>
      <w:lang w:eastAsia="ko-KR"/>
    </w:rPr>
  </w:style>
  <w:style w:type="paragraph" w:customStyle="1" w:styleId="TOCHeading1">
    <w:name w:val="TOC Heading1"/>
    <w:basedOn w:val="Heading1"/>
    <w:next w:val="Normal"/>
    <w:uiPriority w:val="39"/>
    <w:semiHidden/>
    <w:unhideWhenUsed/>
    <w:qFormat/>
    <w:rsid w:val="009422A3"/>
    <w:pPr>
      <w:keepLines/>
      <w:numPr>
        <w:numId w:val="0"/>
      </w:numPr>
      <w:spacing w:before="480" w:after="0"/>
      <w:jc w:val="left"/>
      <w:outlineLvl w:val="9"/>
    </w:pPr>
    <w:rPr>
      <w:rFonts w:ascii="Cambria" w:hAnsi="Cambria"/>
      <w:color w:val="365F91"/>
      <w:kern w:val="0"/>
      <w:sz w:val="28"/>
      <w:szCs w:val="28"/>
      <w:lang w:eastAsia="en-US"/>
    </w:rPr>
  </w:style>
  <w:style w:type="paragraph" w:customStyle="1" w:styleId="Table">
    <w:name w:val="Table"/>
    <w:basedOn w:val="Normal"/>
    <w:rsid w:val="009422A3"/>
    <w:rPr>
      <w:rFonts w:ascii="Segoe Light" w:hAnsi="Segoe Light"/>
      <w:lang w:eastAsia="en-US"/>
    </w:rPr>
  </w:style>
  <w:style w:type="paragraph" w:customStyle="1" w:styleId="ListParagraph11">
    <w:name w:val="List Paragraph11"/>
    <w:basedOn w:val="Normal"/>
    <w:qFormat/>
    <w:rsid w:val="009422A3"/>
    <w:pPr>
      <w:ind w:left="708"/>
    </w:pPr>
  </w:style>
  <w:style w:type="paragraph" w:customStyle="1" w:styleId="TOCHeading11">
    <w:name w:val="TOC Heading11"/>
    <w:basedOn w:val="Heading1"/>
    <w:next w:val="Normal"/>
    <w:uiPriority w:val="39"/>
    <w:semiHidden/>
    <w:unhideWhenUsed/>
    <w:qFormat/>
    <w:rsid w:val="009422A3"/>
    <w:pPr>
      <w:keepLines/>
      <w:numPr>
        <w:numId w:val="0"/>
      </w:numPr>
      <w:spacing w:before="480" w:after="0"/>
      <w:jc w:val="left"/>
      <w:outlineLvl w:val="9"/>
    </w:pPr>
    <w:rPr>
      <w:rFonts w:ascii="Cambria" w:hAnsi="Cambria"/>
      <w:color w:val="365F91"/>
      <w:kern w:val="0"/>
      <w:sz w:val="28"/>
      <w:szCs w:val="28"/>
      <w:lang w:eastAsia="en-US"/>
    </w:rPr>
  </w:style>
  <w:style w:type="paragraph" w:customStyle="1" w:styleId="subtituloCU">
    <w:name w:val="sub titulo CU"/>
    <w:basedOn w:val="Normal"/>
    <w:qFormat/>
    <w:rsid w:val="009422A3"/>
    <w:rPr>
      <w:b/>
      <w:sz w:val="28"/>
      <w:szCs w:val="28"/>
    </w:rPr>
  </w:style>
  <w:style w:type="paragraph" w:customStyle="1" w:styleId="ListParagraph2">
    <w:name w:val="List Paragraph2"/>
    <w:basedOn w:val="Normal"/>
    <w:uiPriority w:val="34"/>
    <w:qFormat/>
    <w:rsid w:val="009422A3"/>
    <w:pPr>
      <w:ind w:left="708"/>
    </w:pPr>
  </w:style>
  <w:style w:type="paragraph" w:customStyle="1" w:styleId="ListParagraph3">
    <w:name w:val="List Paragraph3"/>
    <w:basedOn w:val="Normal"/>
    <w:uiPriority w:val="34"/>
    <w:qFormat/>
    <w:rsid w:val="009422A3"/>
    <w:pPr>
      <w:spacing w:after="0" w:line="240" w:lineRule="auto"/>
      <w:ind w:left="708"/>
    </w:pPr>
  </w:style>
  <w:style w:type="paragraph" w:customStyle="1" w:styleId="Prrafodelista1">
    <w:name w:val="Párrafo de lista1"/>
    <w:basedOn w:val="Normal"/>
    <w:uiPriority w:val="34"/>
    <w:qFormat/>
    <w:rsid w:val="009422A3"/>
    <w:pPr>
      <w:ind w:left="720"/>
      <w:contextualSpacing/>
    </w:pPr>
  </w:style>
  <w:style w:type="paragraph" w:customStyle="1" w:styleId="Revision1">
    <w:name w:val="Revision1"/>
    <w:hidden/>
    <w:uiPriority w:val="99"/>
    <w:semiHidden/>
    <w:rsid w:val="009422A3"/>
    <w:pPr>
      <w:spacing w:after="200" w:line="276" w:lineRule="auto"/>
    </w:pPr>
    <w:rPr>
      <w:rFonts w:ascii="Arial" w:hAnsi="Arial"/>
      <w:sz w:val="22"/>
      <w:lang w:val="en-US" w:eastAsia="zh-CN"/>
    </w:rPr>
  </w:style>
  <w:style w:type="character" w:customStyle="1" w:styleId="BodyText2Char">
    <w:name w:val="Body Text 2 Char"/>
    <w:link w:val="BodyText2"/>
    <w:rsid w:val="009422A3"/>
    <w:rPr>
      <w:rFonts w:ascii="Arial" w:hAnsi="Arial" w:cs="Arial"/>
      <w:sz w:val="22"/>
      <w:szCs w:val="22"/>
    </w:rPr>
  </w:style>
  <w:style w:type="character" w:customStyle="1" w:styleId="Titulo2Car">
    <w:name w:val="Titulo 2 Car"/>
    <w:link w:val="Titulo2"/>
    <w:locked/>
    <w:rsid w:val="009422A3"/>
    <w:rPr>
      <w:rFonts w:ascii="Arial" w:hAnsi="Arial"/>
      <w:b/>
      <w:color w:val="000000"/>
      <w:sz w:val="28"/>
      <w:lang w:eastAsia="en-US"/>
    </w:rPr>
  </w:style>
  <w:style w:type="character" w:customStyle="1" w:styleId="Heading1Char">
    <w:name w:val="Heading 1 Char"/>
    <w:link w:val="Heading1"/>
    <w:rsid w:val="009422A3"/>
    <w:rPr>
      <w:rFonts w:ascii="Arial" w:hAnsi="Arial"/>
      <w:b/>
      <w:bCs/>
      <w:kern w:val="28"/>
      <w:sz w:val="36"/>
      <w:szCs w:val="36"/>
      <w:lang w:eastAsia="zh-CN"/>
    </w:rPr>
  </w:style>
  <w:style w:type="character" w:customStyle="1" w:styleId="Heading2Char">
    <w:name w:val="Heading 2 Char"/>
    <w:link w:val="Heading2"/>
    <w:rsid w:val="009422A3"/>
    <w:rPr>
      <w:rFonts w:ascii="Arial" w:hAnsi="Arial"/>
      <w:b/>
      <w:bCs/>
      <w:i/>
      <w:iCs/>
      <w:kern w:val="21"/>
      <w:sz w:val="28"/>
      <w:szCs w:val="28"/>
      <w:lang w:eastAsia="zh-CN"/>
    </w:rPr>
  </w:style>
  <w:style w:type="character" w:customStyle="1" w:styleId="Heading3Char">
    <w:name w:val="Heading 3 Char"/>
    <w:link w:val="Heading3"/>
    <w:rsid w:val="009422A3"/>
    <w:rPr>
      <w:rFonts w:ascii="Arial" w:hAnsi="Arial"/>
      <w:b/>
      <w:bCs/>
      <w:sz w:val="22"/>
      <w:szCs w:val="22"/>
      <w:lang w:eastAsia="zh-CN"/>
    </w:rPr>
  </w:style>
  <w:style w:type="character" w:customStyle="1" w:styleId="Heading4Char">
    <w:name w:val="Heading 4 Char"/>
    <w:link w:val="Heading4"/>
    <w:rsid w:val="009422A3"/>
    <w:rPr>
      <w:rFonts w:ascii="Arial" w:hAnsi="Arial"/>
      <w:b/>
      <w:bCs/>
      <w:sz w:val="22"/>
      <w:szCs w:val="22"/>
      <w:lang w:eastAsia="zh-CN"/>
    </w:rPr>
  </w:style>
  <w:style w:type="character" w:customStyle="1" w:styleId="Heading5Char">
    <w:name w:val="Heading 5 Char"/>
    <w:link w:val="Heading5"/>
    <w:rsid w:val="009422A3"/>
    <w:rPr>
      <w:rFonts w:ascii="Arial" w:hAnsi="Arial"/>
      <w:b/>
      <w:bCs/>
      <w:sz w:val="22"/>
      <w:szCs w:val="22"/>
      <w:u w:val="single"/>
      <w:lang w:eastAsia="zh-CN"/>
    </w:rPr>
  </w:style>
  <w:style w:type="character" w:customStyle="1" w:styleId="Heading6Char">
    <w:name w:val="Heading 6 Char"/>
    <w:link w:val="Heading6"/>
    <w:rsid w:val="009422A3"/>
    <w:rPr>
      <w:rFonts w:ascii="Arial" w:hAnsi="Arial"/>
      <w:b/>
      <w:bCs/>
      <w:i/>
      <w:iCs/>
      <w:sz w:val="22"/>
      <w:szCs w:val="22"/>
      <w:u w:val="single"/>
      <w:lang w:eastAsia="zh-CN"/>
    </w:rPr>
  </w:style>
  <w:style w:type="character" w:customStyle="1" w:styleId="Heading7Char">
    <w:name w:val="Heading 7 Char"/>
    <w:link w:val="Heading7"/>
    <w:rsid w:val="009422A3"/>
    <w:rPr>
      <w:rFonts w:ascii="Tms Rmn" w:hAnsi="Tms Rmn"/>
      <w:b/>
      <w:bCs/>
      <w:color w:val="800000"/>
      <w:sz w:val="22"/>
      <w:szCs w:val="22"/>
      <w:u w:val="single"/>
      <w:lang w:eastAsia="zh-CN"/>
    </w:rPr>
  </w:style>
  <w:style w:type="character" w:customStyle="1" w:styleId="Heading8Char">
    <w:name w:val="Heading 8 Char"/>
    <w:link w:val="Heading8"/>
    <w:rsid w:val="009422A3"/>
    <w:rPr>
      <w:rFonts w:ascii="Arial" w:hAnsi="Arial"/>
      <w:i/>
      <w:iCs/>
      <w:color w:val="000000"/>
      <w:sz w:val="24"/>
      <w:szCs w:val="24"/>
      <w:lang w:eastAsia="en-US"/>
    </w:rPr>
  </w:style>
  <w:style w:type="character" w:customStyle="1" w:styleId="Heading9Char">
    <w:name w:val="Heading 9 Char"/>
    <w:link w:val="Heading9"/>
    <w:rsid w:val="009422A3"/>
    <w:rPr>
      <w:rFonts w:ascii="Arial" w:hAnsi="Arial"/>
      <w:b/>
      <w:bCs/>
      <w:i/>
      <w:iCs/>
      <w:sz w:val="18"/>
      <w:szCs w:val="18"/>
      <w:lang w:eastAsia="zh-CN"/>
    </w:rPr>
  </w:style>
  <w:style w:type="character" w:customStyle="1" w:styleId="BalloonTextChar">
    <w:name w:val="Balloon Text Char"/>
    <w:link w:val="BalloonText"/>
    <w:rsid w:val="009422A3"/>
    <w:rPr>
      <w:rFonts w:ascii="Tahoma" w:hAnsi="Tahoma" w:cs="Tahoma"/>
      <w:sz w:val="16"/>
      <w:szCs w:val="16"/>
    </w:rPr>
  </w:style>
  <w:style w:type="character" w:customStyle="1" w:styleId="FootnoteTextChar">
    <w:name w:val="Footnote Text Char"/>
    <w:link w:val="FootnoteText"/>
    <w:rsid w:val="009422A3"/>
    <w:rPr>
      <w:rFonts w:ascii="Arial" w:hAnsi="Arial"/>
    </w:rPr>
  </w:style>
  <w:style w:type="character" w:customStyle="1" w:styleId="CommentTextChar">
    <w:name w:val="Comment Text Char"/>
    <w:link w:val="CommentText"/>
    <w:rsid w:val="009422A3"/>
    <w:rPr>
      <w:rFonts w:ascii="Arial" w:hAnsi="Arial"/>
    </w:rPr>
  </w:style>
  <w:style w:type="character" w:customStyle="1" w:styleId="CommentSubjectChar">
    <w:name w:val="Comment Subject Char"/>
    <w:link w:val="CommentSubject"/>
    <w:rsid w:val="009422A3"/>
    <w:rPr>
      <w:rFonts w:ascii="Arial" w:hAnsi="Arial"/>
      <w:b/>
      <w:bCs/>
    </w:rPr>
  </w:style>
  <w:style w:type="paragraph" w:styleId="Revision">
    <w:name w:val="Revision"/>
    <w:hidden/>
    <w:uiPriority w:val="99"/>
    <w:semiHidden/>
    <w:rsid w:val="00867D8D"/>
    <w:rPr>
      <w:rFonts w:ascii="Arial" w:hAnsi="Arial"/>
      <w:sz w:val="22"/>
      <w:lang w:val="en-US" w:eastAsia="zh-CN"/>
    </w:rPr>
  </w:style>
  <w:style w:type="paragraph" w:styleId="DocumentMap">
    <w:name w:val="Document Map"/>
    <w:basedOn w:val="Normal"/>
    <w:link w:val="DocumentMapChar"/>
    <w:rsid w:val="00977FF6"/>
    <w:rPr>
      <w:rFonts w:ascii="Tahoma" w:hAnsi="Tahoma" w:cs="Tahoma"/>
      <w:sz w:val="16"/>
      <w:szCs w:val="16"/>
    </w:rPr>
  </w:style>
  <w:style w:type="character" w:customStyle="1" w:styleId="DocumentMapChar">
    <w:name w:val="Document Map Char"/>
    <w:basedOn w:val="DefaultParagraphFont"/>
    <w:link w:val="DocumentMap"/>
    <w:rsid w:val="00977FF6"/>
    <w:rPr>
      <w:rFonts w:ascii="Tahoma" w:hAnsi="Tahoma" w:cs="Tahoma"/>
      <w:sz w:val="16"/>
      <w:szCs w:val="16"/>
      <w:lang w:val="es-P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PE" w:eastAsia="es-PE"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semiHidden="1" w:unhideWhenUsed="1" w:qFormat="1"/>
    <w:lsdException w:name="Title" w:qFormat="1"/>
    <w:lsdException w:name="Default Paragraph Font" w:semiHidden="1" w:uiPriority="1" w:unhideWhenUsed="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Table Grid" w:semiHidden="1" w:uiPriority="99" w:unhideWhenUsed="1"/>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9422A3"/>
    <w:pPr>
      <w:spacing w:after="200" w:line="276" w:lineRule="auto"/>
    </w:pPr>
    <w:rPr>
      <w:rFonts w:ascii="Arial" w:hAnsi="Arial"/>
      <w:sz w:val="22"/>
      <w:lang w:eastAsia="zh-CN"/>
    </w:rPr>
  </w:style>
  <w:style w:type="paragraph" w:styleId="Ttulo1">
    <w:name w:val="heading 1"/>
    <w:basedOn w:val="Normal"/>
    <w:next w:val="Normal"/>
    <w:link w:val="Ttulo1Car"/>
    <w:qFormat/>
    <w:rsid w:val="009422A3"/>
    <w:pPr>
      <w:keepNext/>
      <w:numPr>
        <w:numId w:val="1"/>
      </w:numPr>
      <w:spacing w:before="20" w:after="20"/>
      <w:jc w:val="both"/>
      <w:outlineLvl w:val="0"/>
    </w:pPr>
    <w:rPr>
      <w:b/>
      <w:bCs/>
      <w:kern w:val="28"/>
      <w:sz w:val="36"/>
      <w:szCs w:val="36"/>
    </w:rPr>
  </w:style>
  <w:style w:type="paragraph" w:styleId="Ttulo2">
    <w:name w:val="heading 2"/>
    <w:basedOn w:val="Normal"/>
    <w:next w:val="Normal"/>
    <w:link w:val="Ttulo2Car"/>
    <w:qFormat/>
    <w:rsid w:val="009422A3"/>
    <w:pPr>
      <w:keepNext/>
      <w:numPr>
        <w:ilvl w:val="1"/>
        <w:numId w:val="1"/>
      </w:numPr>
      <w:spacing w:before="240" w:after="120"/>
      <w:ind w:left="1145" w:hanging="720"/>
      <w:jc w:val="both"/>
      <w:outlineLvl w:val="1"/>
    </w:pPr>
    <w:rPr>
      <w:b/>
      <w:bCs/>
      <w:i/>
      <w:iCs/>
      <w:kern w:val="21"/>
      <w:sz w:val="28"/>
      <w:szCs w:val="28"/>
    </w:rPr>
  </w:style>
  <w:style w:type="paragraph" w:styleId="Ttulo3">
    <w:name w:val="heading 3"/>
    <w:basedOn w:val="Normal"/>
    <w:link w:val="Ttulo3Car"/>
    <w:qFormat/>
    <w:rsid w:val="009422A3"/>
    <w:pPr>
      <w:keepLines/>
      <w:numPr>
        <w:ilvl w:val="2"/>
        <w:numId w:val="1"/>
      </w:numPr>
      <w:spacing w:before="120" w:after="120"/>
      <w:ind w:left="720"/>
      <w:jc w:val="both"/>
      <w:outlineLvl w:val="2"/>
    </w:pPr>
    <w:rPr>
      <w:b/>
      <w:bCs/>
      <w:szCs w:val="22"/>
    </w:rPr>
  </w:style>
  <w:style w:type="paragraph" w:styleId="Ttulo4">
    <w:name w:val="heading 4"/>
    <w:basedOn w:val="Normal"/>
    <w:next w:val="Normal"/>
    <w:link w:val="Ttulo4Car"/>
    <w:qFormat/>
    <w:rsid w:val="009422A3"/>
    <w:pPr>
      <w:keepNext/>
      <w:numPr>
        <w:ilvl w:val="3"/>
        <w:numId w:val="1"/>
      </w:numPr>
      <w:ind w:left="864" w:hanging="864"/>
      <w:outlineLvl w:val="3"/>
    </w:pPr>
    <w:rPr>
      <w:b/>
      <w:bCs/>
      <w:szCs w:val="22"/>
    </w:rPr>
  </w:style>
  <w:style w:type="paragraph" w:styleId="Ttulo5">
    <w:name w:val="heading 5"/>
    <w:basedOn w:val="Normal"/>
    <w:next w:val="Normal"/>
    <w:link w:val="Ttulo5Car"/>
    <w:qFormat/>
    <w:rsid w:val="009422A3"/>
    <w:pPr>
      <w:keepNext/>
      <w:numPr>
        <w:ilvl w:val="4"/>
        <w:numId w:val="1"/>
      </w:numPr>
      <w:ind w:left="1008" w:hanging="1008"/>
      <w:jc w:val="both"/>
      <w:outlineLvl w:val="4"/>
    </w:pPr>
    <w:rPr>
      <w:b/>
      <w:bCs/>
      <w:szCs w:val="22"/>
      <w:u w:val="single"/>
    </w:rPr>
  </w:style>
  <w:style w:type="paragraph" w:styleId="Ttulo6">
    <w:name w:val="heading 6"/>
    <w:basedOn w:val="Normal"/>
    <w:next w:val="Normal"/>
    <w:link w:val="Ttulo6Car"/>
    <w:qFormat/>
    <w:rsid w:val="009422A3"/>
    <w:pPr>
      <w:keepNext/>
      <w:numPr>
        <w:ilvl w:val="5"/>
        <w:numId w:val="1"/>
      </w:numPr>
      <w:ind w:left="1152" w:hanging="1152"/>
      <w:outlineLvl w:val="5"/>
    </w:pPr>
    <w:rPr>
      <w:b/>
      <w:bCs/>
      <w:i/>
      <w:iCs/>
      <w:szCs w:val="22"/>
      <w:u w:val="single"/>
    </w:rPr>
  </w:style>
  <w:style w:type="paragraph" w:styleId="Ttulo7">
    <w:name w:val="heading 7"/>
    <w:basedOn w:val="Normal"/>
    <w:next w:val="Normal"/>
    <w:link w:val="Ttulo7Car"/>
    <w:qFormat/>
    <w:rsid w:val="009422A3"/>
    <w:pPr>
      <w:keepNext/>
      <w:numPr>
        <w:ilvl w:val="6"/>
        <w:numId w:val="1"/>
      </w:numPr>
      <w:tabs>
        <w:tab w:val="left" w:pos="981"/>
        <w:tab w:val="left" w:pos="1701"/>
        <w:tab w:val="left" w:pos="2421"/>
        <w:tab w:val="left" w:pos="3141"/>
        <w:tab w:val="left" w:pos="3861"/>
        <w:tab w:val="left" w:pos="4581"/>
        <w:tab w:val="left" w:pos="5301"/>
        <w:tab w:val="left" w:pos="6021"/>
        <w:tab w:val="left" w:pos="6741"/>
        <w:tab w:val="left" w:pos="7461"/>
        <w:tab w:val="left" w:pos="8181"/>
        <w:tab w:val="left" w:pos="8901"/>
      </w:tabs>
      <w:ind w:left="1296" w:right="142" w:hanging="1296"/>
      <w:outlineLvl w:val="6"/>
    </w:pPr>
    <w:rPr>
      <w:rFonts w:ascii="Tms Rmn" w:hAnsi="Tms Rmn"/>
      <w:b/>
      <w:bCs/>
      <w:color w:val="800000"/>
      <w:szCs w:val="22"/>
      <w:u w:val="single"/>
    </w:rPr>
  </w:style>
  <w:style w:type="paragraph" w:styleId="Ttulo8">
    <w:name w:val="heading 8"/>
    <w:basedOn w:val="Normal"/>
    <w:next w:val="Normal"/>
    <w:link w:val="Ttulo8Car"/>
    <w:qFormat/>
    <w:rsid w:val="009422A3"/>
    <w:pPr>
      <w:numPr>
        <w:ilvl w:val="7"/>
        <w:numId w:val="1"/>
      </w:numPr>
      <w:overflowPunct w:val="0"/>
      <w:autoSpaceDE w:val="0"/>
      <w:autoSpaceDN w:val="0"/>
      <w:adjustRightInd w:val="0"/>
      <w:spacing w:before="240" w:after="60"/>
      <w:ind w:left="1440" w:hanging="1440"/>
      <w:jc w:val="both"/>
      <w:textAlignment w:val="baseline"/>
      <w:outlineLvl w:val="7"/>
    </w:pPr>
    <w:rPr>
      <w:i/>
      <w:iCs/>
      <w:color w:val="000000"/>
      <w:sz w:val="24"/>
      <w:szCs w:val="24"/>
      <w:lang w:eastAsia="en-US"/>
    </w:rPr>
  </w:style>
  <w:style w:type="paragraph" w:styleId="Ttulo9">
    <w:name w:val="heading 9"/>
    <w:basedOn w:val="Normal"/>
    <w:next w:val="Normal"/>
    <w:link w:val="Ttulo9Car"/>
    <w:qFormat/>
    <w:rsid w:val="009422A3"/>
    <w:pPr>
      <w:widowControl w:val="0"/>
      <w:numPr>
        <w:ilvl w:val="8"/>
        <w:numId w:val="1"/>
      </w:numPr>
      <w:spacing w:before="240" w:after="60"/>
      <w:ind w:left="1584" w:hanging="1584"/>
      <w:jc w:val="both"/>
      <w:outlineLvl w:val="8"/>
    </w:pPr>
    <w:rPr>
      <w:b/>
      <w:bCs/>
      <w:i/>
      <w:iCs/>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rsid w:val="009422A3"/>
    <w:rPr>
      <w:rFonts w:ascii="Tahoma" w:hAnsi="Tahoma"/>
      <w:sz w:val="16"/>
      <w:szCs w:val="16"/>
    </w:rPr>
  </w:style>
  <w:style w:type="paragraph" w:styleId="Textoindependiente2">
    <w:name w:val="Body Text 2"/>
    <w:basedOn w:val="Normal"/>
    <w:link w:val="Textoindependiente2Car"/>
    <w:rsid w:val="009422A3"/>
    <w:pPr>
      <w:spacing w:after="120" w:line="480" w:lineRule="auto"/>
    </w:pPr>
    <w:rPr>
      <w:szCs w:val="22"/>
    </w:rPr>
  </w:style>
  <w:style w:type="paragraph" w:styleId="Textocomentario">
    <w:name w:val="annotation text"/>
    <w:basedOn w:val="Normal"/>
    <w:link w:val="TextocomentarioCar"/>
    <w:rsid w:val="009422A3"/>
    <w:rPr>
      <w:sz w:val="20"/>
    </w:rPr>
  </w:style>
  <w:style w:type="paragraph" w:styleId="Asuntodelcomentario">
    <w:name w:val="annotation subject"/>
    <w:basedOn w:val="Textocomentario"/>
    <w:next w:val="Textocomentario"/>
    <w:link w:val="AsuntodelcomentarioCar"/>
    <w:rsid w:val="009422A3"/>
    <w:rPr>
      <w:b/>
      <w:bCs/>
    </w:rPr>
  </w:style>
  <w:style w:type="paragraph" w:styleId="Piedepgina">
    <w:name w:val="footer"/>
    <w:basedOn w:val="Normal"/>
    <w:rsid w:val="009422A3"/>
    <w:pPr>
      <w:tabs>
        <w:tab w:val="center" w:pos="4252"/>
        <w:tab w:val="right" w:pos="8504"/>
      </w:tabs>
    </w:pPr>
  </w:style>
  <w:style w:type="paragraph" w:styleId="Textonotapie">
    <w:name w:val="footnote text"/>
    <w:basedOn w:val="Normal"/>
    <w:link w:val="TextonotapieCar"/>
    <w:rsid w:val="009422A3"/>
    <w:rPr>
      <w:sz w:val="20"/>
    </w:rPr>
  </w:style>
  <w:style w:type="paragraph" w:styleId="Encabezado">
    <w:name w:val="header"/>
    <w:basedOn w:val="Normal"/>
    <w:rsid w:val="009422A3"/>
    <w:pPr>
      <w:tabs>
        <w:tab w:val="center" w:pos="4320"/>
        <w:tab w:val="right" w:pos="8640"/>
      </w:tabs>
    </w:pPr>
  </w:style>
  <w:style w:type="paragraph" w:styleId="TDC1">
    <w:name w:val="toc 1"/>
    <w:basedOn w:val="Normal"/>
    <w:next w:val="Normal"/>
    <w:uiPriority w:val="39"/>
    <w:rsid w:val="009422A3"/>
    <w:rPr>
      <w:rFonts w:cs="Arial"/>
      <w:szCs w:val="22"/>
    </w:rPr>
  </w:style>
  <w:style w:type="paragraph" w:styleId="TDC2">
    <w:name w:val="toc 2"/>
    <w:basedOn w:val="Normal"/>
    <w:next w:val="Normal"/>
    <w:uiPriority w:val="39"/>
    <w:rsid w:val="009422A3"/>
    <w:pPr>
      <w:ind w:left="220"/>
    </w:pPr>
    <w:rPr>
      <w:rFonts w:cs="Arial"/>
      <w:szCs w:val="22"/>
    </w:rPr>
  </w:style>
  <w:style w:type="paragraph" w:styleId="TDC8">
    <w:name w:val="toc 8"/>
    <w:basedOn w:val="Normal"/>
    <w:next w:val="Normal"/>
    <w:rsid w:val="009422A3"/>
    <w:pPr>
      <w:spacing w:after="0" w:line="240" w:lineRule="auto"/>
      <w:ind w:left="1540"/>
    </w:pPr>
  </w:style>
  <w:style w:type="character" w:styleId="Refdecomentario">
    <w:name w:val="annotation reference"/>
    <w:rsid w:val="009422A3"/>
    <w:rPr>
      <w:sz w:val="16"/>
      <w:szCs w:val="16"/>
    </w:rPr>
  </w:style>
  <w:style w:type="character" w:styleId="Refdenotaalpie">
    <w:name w:val="footnote reference"/>
    <w:rsid w:val="009422A3"/>
    <w:rPr>
      <w:vertAlign w:val="superscript"/>
    </w:rPr>
  </w:style>
  <w:style w:type="character" w:styleId="Hipervnculo">
    <w:name w:val="Hyperlink"/>
    <w:uiPriority w:val="99"/>
    <w:rsid w:val="009422A3"/>
    <w:rPr>
      <w:color w:val="0000FF"/>
      <w:u w:val="single"/>
    </w:rPr>
  </w:style>
  <w:style w:type="paragraph" w:customStyle="1" w:styleId="DefaultText">
    <w:name w:val="Default Text"/>
    <w:basedOn w:val="Normal"/>
    <w:rsid w:val="009422A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100"/>
      <w:ind w:left="720"/>
      <w:jc w:val="both"/>
    </w:pPr>
    <w:rPr>
      <w:snapToGrid w:val="0"/>
    </w:rPr>
  </w:style>
  <w:style w:type="paragraph" w:customStyle="1" w:styleId="Titulo1">
    <w:name w:val="Titulo 1"/>
    <w:basedOn w:val="Normal"/>
    <w:rsid w:val="009422A3"/>
    <w:pPr>
      <w:keepNext/>
      <w:pageBreakBefore/>
      <w:numPr>
        <w:numId w:val="2"/>
      </w:numPr>
      <w:pBdr>
        <w:top w:val="single" w:sz="24" w:space="7" w:color="000000"/>
      </w:pBdr>
      <w:overflowPunct w:val="0"/>
      <w:autoSpaceDE w:val="0"/>
      <w:autoSpaceDN w:val="0"/>
      <w:adjustRightInd w:val="0"/>
      <w:spacing w:before="320" w:after="160"/>
      <w:jc w:val="both"/>
      <w:textAlignment w:val="baseline"/>
      <w:outlineLvl w:val="0"/>
    </w:pPr>
    <w:rPr>
      <w:rFonts w:cs="Arial"/>
      <w:b/>
      <w:bCs/>
      <w:color w:val="000000"/>
      <w:sz w:val="32"/>
      <w:lang w:eastAsia="en-US"/>
    </w:rPr>
  </w:style>
  <w:style w:type="paragraph" w:customStyle="1" w:styleId="Titulo2">
    <w:name w:val="Titulo 2"/>
    <w:basedOn w:val="Normal"/>
    <w:link w:val="Titulo2Car"/>
    <w:rsid w:val="009422A3"/>
    <w:pPr>
      <w:keepNext/>
      <w:numPr>
        <w:ilvl w:val="1"/>
        <w:numId w:val="2"/>
      </w:numPr>
      <w:pBdr>
        <w:top w:val="single" w:sz="12" w:space="0" w:color="000000"/>
      </w:pBdr>
      <w:tabs>
        <w:tab w:val="left" w:pos="480"/>
      </w:tabs>
      <w:overflowPunct w:val="0"/>
      <w:autoSpaceDE w:val="0"/>
      <w:autoSpaceDN w:val="0"/>
      <w:adjustRightInd w:val="0"/>
      <w:spacing w:before="360" w:after="160"/>
      <w:jc w:val="both"/>
      <w:textAlignment w:val="baseline"/>
      <w:outlineLvl w:val="1"/>
    </w:pPr>
    <w:rPr>
      <w:b/>
      <w:color w:val="000000"/>
      <w:sz w:val="28"/>
      <w:lang w:eastAsia="en-US"/>
    </w:rPr>
  </w:style>
  <w:style w:type="paragraph" w:customStyle="1" w:styleId="Titulo3">
    <w:name w:val="Titulo 3"/>
    <w:basedOn w:val="Titulo2"/>
    <w:rsid w:val="009422A3"/>
    <w:pPr>
      <w:numPr>
        <w:numId w:val="0"/>
      </w:numPr>
      <w:pBdr>
        <w:top w:val="single" w:sz="8" w:space="7" w:color="000000"/>
      </w:pBdr>
      <w:spacing w:before="140" w:after="140"/>
      <w:outlineLvl w:val="2"/>
    </w:pPr>
    <w:rPr>
      <w:sz w:val="24"/>
      <w:szCs w:val="22"/>
    </w:rPr>
  </w:style>
  <w:style w:type="paragraph" w:customStyle="1" w:styleId="Panel">
    <w:name w:val="Panel"/>
    <w:basedOn w:val="Normal"/>
    <w:rsid w:val="009422A3"/>
    <w:pPr>
      <w:overflowPunct w:val="0"/>
      <w:autoSpaceDE w:val="0"/>
      <w:autoSpaceDN w:val="0"/>
      <w:adjustRightInd w:val="0"/>
      <w:spacing w:before="240" w:after="240"/>
      <w:jc w:val="center"/>
      <w:textAlignment w:val="baseline"/>
    </w:pPr>
    <w:rPr>
      <w:rFonts w:cs="Arial"/>
      <w:b/>
      <w:sz w:val="24"/>
      <w:szCs w:val="24"/>
      <w:lang w:eastAsia="ko-KR"/>
    </w:rPr>
  </w:style>
  <w:style w:type="paragraph" w:customStyle="1" w:styleId="Texto1">
    <w:name w:val="Texto 1"/>
    <w:basedOn w:val="Normal"/>
    <w:rsid w:val="009422A3"/>
    <w:pPr>
      <w:autoSpaceDE w:val="0"/>
      <w:autoSpaceDN w:val="0"/>
      <w:adjustRightInd w:val="0"/>
      <w:spacing w:before="100" w:after="100"/>
      <w:jc w:val="both"/>
    </w:pPr>
    <w:rPr>
      <w:rFonts w:eastAsia="SimSun"/>
      <w:sz w:val="20"/>
      <w:szCs w:val="21"/>
    </w:rPr>
  </w:style>
  <w:style w:type="paragraph" w:customStyle="1" w:styleId="Pie">
    <w:name w:val="Pie"/>
    <w:basedOn w:val="DefaultText"/>
    <w:rsid w:val="009422A3"/>
    <w:pPr>
      <w:pBdr>
        <w:top w:val="single" w:sz="4" w:space="7" w:color="000000"/>
      </w:pBd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enter" w:pos="4680"/>
        <w:tab w:val="right" w:pos="9360"/>
      </w:tabs>
      <w:overflowPunct w:val="0"/>
      <w:autoSpaceDE w:val="0"/>
      <w:autoSpaceDN w:val="0"/>
      <w:adjustRightInd w:val="0"/>
      <w:spacing w:after="0"/>
      <w:ind w:left="0"/>
      <w:textAlignment w:val="baseline"/>
    </w:pPr>
    <w:rPr>
      <w:color w:val="000000"/>
      <w:sz w:val="16"/>
      <w:lang w:eastAsia="en-US"/>
    </w:rPr>
  </w:style>
  <w:style w:type="paragraph" w:customStyle="1" w:styleId="ListParagraph1">
    <w:name w:val="List Paragraph1"/>
    <w:basedOn w:val="Normal"/>
    <w:qFormat/>
    <w:rsid w:val="009422A3"/>
    <w:pPr>
      <w:ind w:left="708"/>
    </w:pPr>
  </w:style>
  <w:style w:type="paragraph" w:customStyle="1" w:styleId="DefaultText1">
    <w:name w:val="Default Text:1"/>
    <w:basedOn w:val="Normal"/>
    <w:rsid w:val="009422A3"/>
    <w:pPr>
      <w:overflowPunct w:val="0"/>
      <w:autoSpaceDE w:val="0"/>
      <w:autoSpaceDN w:val="0"/>
      <w:adjustRightInd w:val="0"/>
      <w:spacing w:after="60"/>
      <w:textAlignment w:val="baseline"/>
    </w:pPr>
    <w:rPr>
      <w:rFonts w:cs="Arial"/>
      <w:color w:val="000000"/>
      <w:sz w:val="20"/>
      <w:lang w:eastAsia="en-US"/>
    </w:rPr>
  </w:style>
  <w:style w:type="paragraph" w:customStyle="1" w:styleId="DefaultText2">
    <w:name w:val="Default Text:2"/>
    <w:basedOn w:val="Normal"/>
    <w:rsid w:val="009422A3"/>
    <w:pPr>
      <w:overflowPunct w:val="0"/>
      <w:autoSpaceDE w:val="0"/>
      <w:autoSpaceDN w:val="0"/>
      <w:adjustRightInd w:val="0"/>
      <w:spacing w:after="60"/>
      <w:textAlignment w:val="baseline"/>
    </w:pPr>
    <w:rPr>
      <w:rFonts w:cs="Arial"/>
      <w:color w:val="000000"/>
      <w:sz w:val="24"/>
      <w:szCs w:val="24"/>
      <w:lang w:eastAsia="en-US"/>
    </w:rPr>
  </w:style>
  <w:style w:type="paragraph" w:customStyle="1" w:styleId="TableText">
    <w:name w:val="Table Text"/>
    <w:basedOn w:val="Normal"/>
    <w:rsid w:val="009422A3"/>
    <w:pPr>
      <w:overflowPunct w:val="0"/>
      <w:autoSpaceDE w:val="0"/>
      <w:autoSpaceDN w:val="0"/>
      <w:adjustRightInd w:val="0"/>
      <w:spacing w:after="60"/>
      <w:jc w:val="right"/>
      <w:textAlignment w:val="baseline"/>
    </w:pPr>
    <w:rPr>
      <w:rFonts w:cs="Arial"/>
      <w:color w:val="000000"/>
      <w:sz w:val="20"/>
      <w:lang w:eastAsia="en-US"/>
    </w:rPr>
  </w:style>
  <w:style w:type="paragraph" w:customStyle="1" w:styleId="CaratulaTablaDetalle">
    <w:name w:val="Caratula Tabla Detalle"/>
    <w:basedOn w:val="DefaultText"/>
    <w:rsid w:val="009422A3"/>
    <w:p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overflowPunct w:val="0"/>
      <w:autoSpaceDE w:val="0"/>
      <w:autoSpaceDN w:val="0"/>
      <w:adjustRightInd w:val="0"/>
      <w:spacing w:after="0"/>
      <w:ind w:left="0"/>
      <w:jc w:val="left"/>
      <w:textAlignment w:val="baseline"/>
    </w:pPr>
    <w:rPr>
      <w:rFonts w:cs="Arial"/>
      <w:color w:val="000000"/>
      <w:sz w:val="20"/>
      <w:lang w:eastAsia="en-US"/>
    </w:rPr>
  </w:style>
  <w:style w:type="paragraph" w:customStyle="1" w:styleId="CellText">
    <w:name w:val="Cell Text"/>
    <w:basedOn w:val="Normal"/>
    <w:rsid w:val="009422A3"/>
    <w:pPr>
      <w:overflowPunct w:val="0"/>
      <w:autoSpaceDE w:val="0"/>
      <w:autoSpaceDN w:val="0"/>
      <w:adjustRightInd w:val="0"/>
      <w:spacing w:before="60" w:after="60"/>
      <w:textAlignment w:val="baseline"/>
    </w:pPr>
    <w:rPr>
      <w:rFonts w:cs="Arial"/>
      <w:color w:val="000000"/>
      <w:sz w:val="20"/>
      <w:lang w:eastAsia="en-US"/>
    </w:rPr>
  </w:style>
  <w:style w:type="paragraph" w:customStyle="1" w:styleId="Texto2">
    <w:name w:val="Texto 2"/>
    <w:basedOn w:val="Normal"/>
    <w:rsid w:val="009422A3"/>
    <w:pPr>
      <w:autoSpaceDE w:val="0"/>
      <w:autoSpaceDN w:val="0"/>
      <w:adjustRightInd w:val="0"/>
      <w:spacing w:before="100" w:after="100"/>
      <w:ind w:left="323"/>
      <w:jc w:val="both"/>
    </w:pPr>
    <w:rPr>
      <w:rFonts w:eastAsia="SimSun" w:cs="Arial"/>
      <w:sz w:val="20"/>
    </w:rPr>
  </w:style>
  <w:style w:type="paragraph" w:customStyle="1" w:styleId="TituloTabla2">
    <w:name w:val="Titulo Tabla 2"/>
    <w:basedOn w:val="Normal"/>
    <w:rsid w:val="009422A3"/>
    <w:pPr>
      <w:overflowPunct w:val="0"/>
      <w:autoSpaceDE w:val="0"/>
      <w:autoSpaceDN w:val="0"/>
      <w:adjustRightInd w:val="0"/>
      <w:jc w:val="center"/>
      <w:textAlignment w:val="baseline"/>
    </w:pPr>
    <w:rPr>
      <w:rFonts w:cs="Arial"/>
      <w:b/>
      <w:bCs/>
      <w:szCs w:val="22"/>
      <w:lang w:eastAsia="ko-KR"/>
    </w:rPr>
  </w:style>
  <w:style w:type="paragraph" w:customStyle="1" w:styleId="TOCHeading1">
    <w:name w:val="TOC Heading1"/>
    <w:basedOn w:val="Ttulo1"/>
    <w:next w:val="Normal"/>
    <w:uiPriority w:val="39"/>
    <w:semiHidden/>
    <w:unhideWhenUsed/>
    <w:qFormat/>
    <w:rsid w:val="009422A3"/>
    <w:pPr>
      <w:keepLines/>
      <w:numPr>
        <w:numId w:val="0"/>
      </w:numPr>
      <w:spacing w:before="480" w:after="0"/>
      <w:jc w:val="left"/>
      <w:outlineLvl w:val="9"/>
    </w:pPr>
    <w:rPr>
      <w:rFonts w:ascii="Cambria" w:hAnsi="Cambria"/>
      <w:color w:val="365F91"/>
      <w:kern w:val="0"/>
      <w:sz w:val="28"/>
      <w:szCs w:val="28"/>
      <w:lang w:eastAsia="en-US"/>
    </w:rPr>
  </w:style>
  <w:style w:type="paragraph" w:customStyle="1" w:styleId="Table">
    <w:name w:val="Table"/>
    <w:basedOn w:val="Normal"/>
    <w:rsid w:val="009422A3"/>
    <w:rPr>
      <w:rFonts w:ascii="Segoe Light" w:hAnsi="Segoe Light"/>
      <w:lang w:eastAsia="en-US"/>
    </w:rPr>
  </w:style>
  <w:style w:type="paragraph" w:customStyle="1" w:styleId="ListParagraph11">
    <w:name w:val="List Paragraph11"/>
    <w:basedOn w:val="Normal"/>
    <w:qFormat/>
    <w:rsid w:val="009422A3"/>
    <w:pPr>
      <w:ind w:left="708"/>
    </w:pPr>
  </w:style>
  <w:style w:type="paragraph" w:customStyle="1" w:styleId="TOCHeading11">
    <w:name w:val="TOC Heading11"/>
    <w:basedOn w:val="Ttulo1"/>
    <w:next w:val="Normal"/>
    <w:uiPriority w:val="39"/>
    <w:semiHidden/>
    <w:unhideWhenUsed/>
    <w:qFormat/>
    <w:rsid w:val="009422A3"/>
    <w:pPr>
      <w:keepLines/>
      <w:numPr>
        <w:numId w:val="0"/>
      </w:numPr>
      <w:spacing w:before="480" w:after="0"/>
      <w:jc w:val="left"/>
      <w:outlineLvl w:val="9"/>
    </w:pPr>
    <w:rPr>
      <w:rFonts w:ascii="Cambria" w:hAnsi="Cambria"/>
      <w:color w:val="365F91"/>
      <w:kern w:val="0"/>
      <w:sz w:val="28"/>
      <w:szCs w:val="28"/>
      <w:lang w:eastAsia="en-US"/>
    </w:rPr>
  </w:style>
  <w:style w:type="paragraph" w:customStyle="1" w:styleId="subtituloCU">
    <w:name w:val="sub titulo CU"/>
    <w:basedOn w:val="Normal"/>
    <w:qFormat/>
    <w:rsid w:val="009422A3"/>
    <w:rPr>
      <w:b/>
      <w:sz w:val="28"/>
      <w:szCs w:val="28"/>
    </w:rPr>
  </w:style>
  <w:style w:type="paragraph" w:customStyle="1" w:styleId="ListParagraph2">
    <w:name w:val="List Paragraph2"/>
    <w:basedOn w:val="Normal"/>
    <w:uiPriority w:val="34"/>
    <w:qFormat/>
    <w:rsid w:val="009422A3"/>
    <w:pPr>
      <w:ind w:left="708"/>
    </w:pPr>
  </w:style>
  <w:style w:type="paragraph" w:customStyle="1" w:styleId="ListParagraph3">
    <w:name w:val="List Paragraph3"/>
    <w:basedOn w:val="Normal"/>
    <w:uiPriority w:val="34"/>
    <w:qFormat/>
    <w:rsid w:val="009422A3"/>
    <w:pPr>
      <w:spacing w:after="0" w:line="240" w:lineRule="auto"/>
      <w:ind w:left="708"/>
    </w:pPr>
  </w:style>
  <w:style w:type="paragraph" w:customStyle="1" w:styleId="Prrafodelista1">
    <w:name w:val="Párrafo de lista1"/>
    <w:basedOn w:val="Normal"/>
    <w:uiPriority w:val="34"/>
    <w:qFormat/>
    <w:rsid w:val="009422A3"/>
    <w:pPr>
      <w:ind w:left="720"/>
      <w:contextualSpacing/>
    </w:pPr>
  </w:style>
  <w:style w:type="paragraph" w:customStyle="1" w:styleId="Revision1">
    <w:name w:val="Revision1"/>
    <w:hidden/>
    <w:uiPriority w:val="99"/>
    <w:semiHidden/>
    <w:rsid w:val="009422A3"/>
    <w:pPr>
      <w:spacing w:after="200" w:line="276" w:lineRule="auto"/>
    </w:pPr>
    <w:rPr>
      <w:rFonts w:ascii="Arial" w:hAnsi="Arial"/>
      <w:sz w:val="22"/>
      <w:lang w:val="en-US" w:eastAsia="zh-CN"/>
    </w:rPr>
  </w:style>
  <w:style w:type="character" w:customStyle="1" w:styleId="Textoindependiente2Car">
    <w:name w:val="Texto independiente 2 Car"/>
    <w:link w:val="Textoindependiente2"/>
    <w:rsid w:val="009422A3"/>
    <w:rPr>
      <w:rFonts w:ascii="Arial" w:hAnsi="Arial" w:cs="Arial"/>
      <w:sz w:val="22"/>
      <w:szCs w:val="22"/>
    </w:rPr>
  </w:style>
  <w:style w:type="character" w:customStyle="1" w:styleId="Titulo2Car">
    <w:name w:val="Titulo 2 Car"/>
    <w:link w:val="Titulo2"/>
    <w:locked/>
    <w:rsid w:val="009422A3"/>
    <w:rPr>
      <w:rFonts w:ascii="Arial" w:hAnsi="Arial"/>
      <w:b/>
      <w:color w:val="000000"/>
      <w:sz w:val="28"/>
      <w:lang w:eastAsia="en-US"/>
    </w:rPr>
  </w:style>
  <w:style w:type="character" w:customStyle="1" w:styleId="Ttulo1Car">
    <w:name w:val="Título 1 Car"/>
    <w:link w:val="Ttulo1"/>
    <w:rsid w:val="009422A3"/>
    <w:rPr>
      <w:rFonts w:ascii="Arial" w:hAnsi="Arial"/>
      <w:b/>
      <w:bCs/>
      <w:kern w:val="28"/>
      <w:sz w:val="36"/>
      <w:szCs w:val="36"/>
      <w:lang w:eastAsia="zh-CN"/>
    </w:rPr>
  </w:style>
  <w:style w:type="character" w:customStyle="1" w:styleId="Ttulo2Car">
    <w:name w:val="Título 2 Car"/>
    <w:link w:val="Ttulo2"/>
    <w:rsid w:val="009422A3"/>
    <w:rPr>
      <w:rFonts w:ascii="Arial" w:hAnsi="Arial"/>
      <w:b/>
      <w:bCs/>
      <w:i/>
      <w:iCs/>
      <w:kern w:val="21"/>
      <w:sz w:val="28"/>
      <w:szCs w:val="28"/>
      <w:lang w:eastAsia="zh-CN"/>
    </w:rPr>
  </w:style>
  <w:style w:type="character" w:customStyle="1" w:styleId="Ttulo3Car">
    <w:name w:val="Título 3 Car"/>
    <w:link w:val="Ttulo3"/>
    <w:rsid w:val="009422A3"/>
    <w:rPr>
      <w:rFonts w:ascii="Arial" w:hAnsi="Arial"/>
      <w:b/>
      <w:bCs/>
      <w:sz w:val="22"/>
      <w:szCs w:val="22"/>
      <w:lang w:eastAsia="zh-CN"/>
    </w:rPr>
  </w:style>
  <w:style w:type="character" w:customStyle="1" w:styleId="Ttulo4Car">
    <w:name w:val="Título 4 Car"/>
    <w:link w:val="Ttulo4"/>
    <w:rsid w:val="009422A3"/>
    <w:rPr>
      <w:rFonts w:ascii="Arial" w:hAnsi="Arial"/>
      <w:b/>
      <w:bCs/>
      <w:sz w:val="22"/>
      <w:szCs w:val="22"/>
      <w:lang w:eastAsia="zh-CN"/>
    </w:rPr>
  </w:style>
  <w:style w:type="character" w:customStyle="1" w:styleId="Ttulo5Car">
    <w:name w:val="Título 5 Car"/>
    <w:link w:val="Ttulo5"/>
    <w:rsid w:val="009422A3"/>
    <w:rPr>
      <w:rFonts w:ascii="Arial" w:hAnsi="Arial"/>
      <w:b/>
      <w:bCs/>
      <w:sz w:val="22"/>
      <w:szCs w:val="22"/>
      <w:u w:val="single"/>
      <w:lang w:eastAsia="zh-CN"/>
    </w:rPr>
  </w:style>
  <w:style w:type="character" w:customStyle="1" w:styleId="Ttulo6Car">
    <w:name w:val="Título 6 Car"/>
    <w:link w:val="Ttulo6"/>
    <w:rsid w:val="009422A3"/>
    <w:rPr>
      <w:rFonts w:ascii="Arial" w:hAnsi="Arial"/>
      <w:b/>
      <w:bCs/>
      <w:i/>
      <w:iCs/>
      <w:sz w:val="22"/>
      <w:szCs w:val="22"/>
      <w:u w:val="single"/>
      <w:lang w:eastAsia="zh-CN"/>
    </w:rPr>
  </w:style>
  <w:style w:type="character" w:customStyle="1" w:styleId="Ttulo7Car">
    <w:name w:val="Título 7 Car"/>
    <w:link w:val="Ttulo7"/>
    <w:rsid w:val="009422A3"/>
    <w:rPr>
      <w:rFonts w:ascii="Tms Rmn" w:hAnsi="Tms Rmn"/>
      <w:b/>
      <w:bCs/>
      <w:color w:val="800000"/>
      <w:sz w:val="22"/>
      <w:szCs w:val="22"/>
      <w:u w:val="single"/>
      <w:lang w:eastAsia="zh-CN"/>
    </w:rPr>
  </w:style>
  <w:style w:type="character" w:customStyle="1" w:styleId="Ttulo8Car">
    <w:name w:val="Título 8 Car"/>
    <w:link w:val="Ttulo8"/>
    <w:rsid w:val="009422A3"/>
    <w:rPr>
      <w:rFonts w:ascii="Arial" w:hAnsi="Arial"/>
      <w:i/>
      <w:iCs/>
      <w:color w:val="000000"/>
      <w:sz w:val="24"/>
      <w:szCs w:val="24"/>
      <w:lang w:eastAsia="en-US"/>
    </w:rPr>
  </w:style>
  <w:style w:type="character" w:customStyle="1" w:styleId="Ttulo9Car">
    <w:name w:val="Título 9 Car"/>
    <w:link w:val="Ttulo9"/>
    <w:rsid w:val="009422A3"/>
    <w:rPr>
      <w:rFonts w:ascii="Arial" w:hAnsi="Arial"/>
      <w:b/>
      <w:bCs/>
      <w:i/>
      <w:iCs/>
      <w:sz w:val="18"/>
      <w:szCs w:val="18"/>
      <w:lang w:eastAsia="zh-CN"/>
    </w:rPr>
  </w:style>
  <w:style w:type="character" w:customStyle="1" w:styleId="TextodegloboCar">
    <w:name w:val="Texto de globo Car"/>
    <w:link w:val="Textodeglobo"/>
    <w:rsid w:val="009422A3"/>
    <w:rPr>
      <w:rFonts w:ascii="Tahoma" w:hAnsi="Tahoma" w:cs="Tahoma"/>
      <w:sz w:val="16"/>
      <w:szCs w:val="16"/>
    </w:rPr>
  </w:style>
  <w:style w:type="character" w:customStyle="1" w:styleId="TextonotapieCar">
    <w:name w:val="Texto nota pie Car"/>
    <w:link w:val="Textonotapie"/>
    <w:rsid w:val="009422A3"/>
    <w:rPr>
      <w:rFonts w:ascii="Arial" w:hAnsi="Arial"/>
    </w:rPr>
  </w:style>
  <w:style w:type="character" w:customStyle="1" w:styleId="TextocomentarioCar">
    <w:name w:val="Texto comentario Car"/>
    <w:link w:val="Textocomentario"/>
    <w:rsid w:val="009422A3"/>
    <w:rPr>
      <w:rFonts w:ascii="Arial" w:hAnsi="Arial"/>
    </w:rPr>
  </w:style>
  <w:style w:type="character" w:customStyle="1" w:styleId="AsuntodelcomentarioCar">
    <w:name w:val="Asunto del comentario Car"/>
    <w:link w:val="Asuntodelcomentario"/>
    <w:rsid w:val="009422A3"/>
    <w:rPr>
      <w:rFonts w:ascii="Arial" w:hAnsi="Arial"/>
      <w:b/>
      <w:bCs/>
    </w:rPr>
  </w:style>
  <w:style w:type="paragraph" w:styleId="Revisin">
    <w:name w:val="Revision"/>
    <w:hidden/>
    <w:uiPriority w:val="99"/>
    <w:semiHidden/>
    <w:rsid w:val="00867D8D"/>
    <w:rPr>
      <w:rFonts w:ascii="Arial" w:hAnsi="Arial"/>
      <w:sz w:val="22"/>
      <w:lang w:val="en-US" w:eastAsia="zh-CN"/>
    </w:rPr>
  </w:style>
  <w:style w:type="paragraph" w:styleId="Mapadeldocumento">
    <w:name w:val="Document Map"/>
    <w:basedOn w:val="Normal"/>
    <w:link w:val="MapadeldocumentoCar"/>
    <w:rsid w:val="00977FF6"/>
    <w:rPr>
      <w:rFonts w:ascii="Tahoma" w:hAnsi="Tahoma" w:cs="Tahoma"/>
      <w:sz w:val="16"/>
      <w:szCs w:val="16"/>
    </w:rPr>
  </w:style>
  <w:style w:type="character" w:customStyle="1" w:styleId="MapadeldocumentoCar">
    <w:name w:val="Mapa del documento Car"/>
    <w:basedOn w:val="Fuentedeprrafopredeter"/>
    <w:link w:val="Mapadeldocumento"/>
    <w:rsid w:val="00977FF6"/>
    <w:rPr>
      <w:rFonts w:ascii="Tahoma" w:hAnsi="Tahoma" w:cs="Tahoma"/>
      <w:sz w:val="16"/>
      <w:szCs w:val="16"/>
      <w:lang w:val="es-PE"/>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oter" Target="footer2.xml"/><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eader" Target="header1.xml"/><Relationship Id="rId48" Type="http://schemas.openxmlformats.org/officeDocument/2006/relationships/header" Target="header4.xml"/><Relationship Id="rId8" Type="http://schemas.openxmlformats.org/officeDocument/2006/relationships/endnotes" Target="endnotes.xml"/><Relationship Id="rId51" Type="http://schemas.microsoft.com/office/2007/relationships/stylesWithEffects" Target="stylesWithEffects.xml"/></Relationships>
</file>

<file path=word/_rels/header1.xml.rels><?xml version="1.0" encoding="UTF-8" standalone="yes"?>
<Relationships xmlns="http://schemas.openxmlformats.org/package/2006/relationships"><Relationship Id="rId1" Type="http://schemas.openxmlformats.org/officeDocument/2006/relationships/image" Target="media/image35.png"/></Relationships>
</file>

<file path=word/_rels/header3.xml.rels><?xml version="1.0" encoding="UTF-8" standalone="yes"?>
<Relationships xmlns="http://schemas.openxmlformats.org/package/2006/relationships"><Relationship Id="rId1" Type="http://schemas.openxmlformats.org/officeDocument/2006/relationships/image" Target="media/image3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C16694D-0E0F-4A2B-8559-A11DFD99AF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TotalTime>
  <Pages>59</Pages>
  <Words>7765</Words>
  <Characters>42708</Characters>
  <Application>Microsoft Office Word</Application>
  <DocSecurity>0</DocSecurity>
  <Lines>355</Lines>
  <Paragraphs>100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Plantilla - Especificación de Caso de Uso del Sistema</vt:lpstr>
      <vt:lpstr>Plantilla - Especificación de Caso de Uso del Sistema</vt:lpstr>
    </vt:vector>
  </TitlesOfParts>
  <Company/>
  <LinksUpToDate>false</LinksUpToDate>
  <CharactersWithSpaces>50373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Plantilla - Especificación de Caso de Uso del Sistema</dc:title>
  <dc:subject>Formatos de apoyo a la metodología de desarrollo de aplicaciones</dc:subject>
  <dc:creator>Ricardo Vallejos Contreras</dc:creator>
  <cp:lastModifiedBy>Manuel Galagarza Garcia</cp:lastModifiedBy>
  <cp:revision>12</cp:revision>
  <cp:lastPrinted>2015-04-23T21:21:00Z</cp:lastPrinted>
  <dcterms:created xsi:type="dcterms:W3CDTF">2015-05-14T15:55:00Z</dcterms:created>
  <dcterms:modified xsi:type="dcterms:W3CDTF">2015-05-18T23:37:00Z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1033-9.1.0.4674</vt:lpwstr>
  </property>
</Properties>
</file>