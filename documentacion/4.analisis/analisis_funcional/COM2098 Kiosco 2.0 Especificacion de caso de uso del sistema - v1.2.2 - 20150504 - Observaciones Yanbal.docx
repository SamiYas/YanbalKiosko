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1D29" w:rsidRDefault="00A01D29">
      <w:pPr>
        <w:rPr>
          <w:szCs w:val="32"/>
        </w:rPr>
      </w:pPr>
      <w:bookmarkStart w:id="0" w:name="_Toc224439414"/>
    </w:p>
    <w:p w:rsidR="00A01D29" w:rsidRDefault="00A01D29">
      <w:pPr>
        <w:rPr>
          <w:szCs w:val="32"/>
        </w:rPr>
      </w:pPr>
    </w:p>
    <w:p w:rsidR="00A01D29" w:rsidRPr="00F23805" w:rsidRDefault="00D506F0">
      <w:pPr>
        <w:pStyle w:val="DefaultText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jc w:val="center"/>
        <w:rPr>
          <w:rFonts w:ascii="Arial Black" w:hAnsi="Arial Black" w:cs="Arial Black"/>
          <w:b/>
          <w:bCs/>
          <w:sz w:val="50"/>
          <w:szCs w:val="50"/>
        </w:rPr>
      </w:pPr>
      <w:r w:rsidRPr="00F23805">
        <w:rPr>
          <w:rFonts w:ascii="Arial Black" w:hAnsi="Arial Black" w:cs="Arial Black"/>
          <w:b/>
          <w:bCs/>
          <w:sz w:val="50"/>
          <w:szCs w:val="50"/>
        </w:rPr>
        <w:t>Especificación de Caso de Uso del Sistema</w:t>
      </w:r>
    </w:p>
    <w:p w:rsidR="00A01D29" w:rsidRPr="00F23805" w:rsidRDefault="00A01D29">
      <w:pPr>
        <w:pStyle w:val="DefaultText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jc w:val="center"/>
        <w:rPr>
          <w:color w:val="auto"/>
          <w:sz w:val="36"/>
          <w:szCs w:val="36"/>
        </w:rPr>
      </w:pPr>
    </w:p>
    <w:p w:rsidR="00A01D29" w:rsidRPr="00F23805" w:rsidRDefault="00A01D29">
      <w:pPr>
        <w:pStyle w:val="DefaultText1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</w:tabs>
        <w:jc w:val="center"/>
        <w:rPr>
          <w:color w:val="0000FF"/>
          <w:sz w:val="36"/>
          <w:szCs w:val="36"/>
        </w:rPr>
      </w:pPr>
    </w:p>
    <w:tbl>
      <w:tblPr>
        <w:tblW w:w="9074" w:type="dxa"/>
        <w:jc w:val="center"/>
        <w:tblInd w:w="-571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2695"/>
        <w:gridCol w:w="6379"/>
      </w:tblGrid>
      <w:tr w:rsidR="00A01D29" w:rsidRPr="00F23805">
        <w:trPr>
          <w:trHeight w:val="288"/>
          <w:jc w:val="center"/>
        </w:trPr>
        <w:tc>
          <w:tcPr>
            <w:tcW w:w="9074" w:type="dxa"/>
            <w:gridSpan w:val="2"/>
            <w:tcBorders>
              <w:left w:val="nil"/>
              <w:bottom w:val="single" w:sz="4" w:space="0" w:color="auto"/>
              <w:right w:val="nil"/>
            </w:tcBorders>
            <w:shd w:val="clear" w:color="000000" w:fill="FFFFFF"/>
          </w:tcPr>
          <w:p w:rsidR="00A01D29" w:rsidRPr="00F23805" w:rsidRDefault="00D506F0">
            <w:pPr>
              <w:pStyle w:val="TableText"/>
              <w:jc w:val="left"/>
              <w:rPr>
                <w:i/>
                <w:color w:val="auto"/>
                <w:sz w:val="22"/>
                <w:szCs w:val="22"/>
              </w:rPr>
            </w:pPr>
            <w:r w:rsidRPr="00F23805">
              <w:rPr>
                <w:rFonts w:ascii="Arial Black" w:hAnsi="Arial Black"/>
                <w:color w:val="auto"/>
                <w:sz w:val="22"/>
              </w:rPr>
              <w:t>Identificación del Caso de Uso del Sistema</w:t>
            </w:r>
          </w:p>
        </w:tc>
      </w:tr>
      <w:tr w:rsidR="00A01D29" w:rsidRPr="00F23805">
        <w:trPr>
          <w:trHeight w:val="288"/>
          <w:jc w:val="center"/>
        </w:trPr>
        <w:tc>
          <w:tcPr>
            <w:tcW w:w="2695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</w:tcPr>
          <w:p w:rsidR="00A01D29" w:rsidRPr="00F23805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nil"/>
              <w:right w:val="nil"/>
            </w:tcBorders>
            <w:shd w:val="clear" w:color="000000" w:fill="FFFFFF"/>
            <w:vAlign w:val="center"/>
          </w:tcPr>
          <w:p w:rsidR="00A01D29" w:rsidRPr="00F23805" w:rsidRDefault="00A01D29">
            <w:pPr>
              <w:pStyle w:val="TableText"/>
              <w:jc w:val="left"/>
              <w:rPr>
                <w:i/>
                <w:color w:val="0000FF"/>
                <w:sz w:val="22"/>
                <w:szCs w:val="22"/>
              </w:rPr>
            </w:pPr>
          </w:p>
        </w:tc>
      </w:tr>
      <w:tr w:rsidR="00A01D29">
        <w:trPr>
          <w:trHeight w:val="288"/>
          <w:jc w:val="center"/>
        </w:trPr>
        <w:tc>
          <w:tcPr>
            <w:tcW w:w="2695" w:type="dxa"/>
            <w:tcBorders>
              <w:left w:val="nil"/>
              <w:right w:val="nil"/>
            </w:tcBorders>
            <w:shd w:val="clear" w:color="000000" w:fill="FFFFFF"/>
          </w:tcPr>
          <w:p w:rsidR="00A01D29" w:rsidRDefault="00D506F0">
            <w:pPr>
              <w:pStyle w:val="TableText"/>
              <w:jc w:val="left"/>
            </w:pPr>
            <w:r>
              <w:rPr>
                <w:rFonts w:ascii="Arial Black" w:hAnsi="Arial Black"/>
              </w:rPr>
              <w:t xml:space="preserve">Sistema: </w:t>
            </w:r>
          </w:p>
        </w:tc>
        <w:tc>
          <w:tcPr>
            <w:tcW w:w="6379" w:type="dxa"/>
            <w:tcBorders>
              <w:left w:val="nil"/>
              <w:right w:val="nil"/>
            </w:tcBorders>
            <w:shd w:val="clear" w:color="000000" w:fill="FFFFFF"/>
          </w:tcPr>
          <w:tbl>
            <w:tblPr>
              <w:tblW w:w="684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92"/>
              <w:gridCol w:w="1418"/>
              <w:gridCol w:w="425"/>
              <w:gridCol w:w="939"/>
              <w:gridCol w:w="380"/>
              <w:gridCol w:w="1233"/>
              <w:gridCol w:w="425"/>
              <w:gridCol w:w="1559"/>
              <w:gridCol w:w="72"/>
            </w:tblGrid>
            <w:tr w:rsidR="00A01D29">
              <w:trPr>
                <w:trHeight w:val="329"/>
              </w:trPr>
              <w:tc>
                <w:tcPr>
                  <w:tcW w:w="392" w:type="dxa"/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1418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Summit V</w:t>
                  </w:r>
                </w:p>
              </w:tc>
              <w:tc>
                <w:tcPr>
                  <w:tcW w:w="425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939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SAP</w:t>
                  </w:r>
                </w:p>
              </w:tc>
              <w:tc>
                <w:tcPr>
                  <w:tcW w:w="380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233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MAPICS</w:t>
                  </w: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31" w:type="dxa"/>
                  <w:gridSpan w:val="2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Extranet</w:t>
                  </w:r>
                </w:p>
              </w:tc>
            </w:tr>
            <w:tr w:rsidR="00A01D29">
              <w:trPr>
                <w:trHeight w:val="329"/>
              </w:trPr>
              <w:tc>
                <w:tcPr>
                  <w:tcW w:w="392" w:type="dxa"/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418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proofErr w:type="spellStart"/>
                  <w:r>
                    <w:rPr>
                      <w:sz w:val="16"/>
                    </w:rPr>
                    <w:t>Datamart</w:t>
                  </w:r>
                  <w:proofErr w:type="spellEnd"/>
                </w:p>
              </w:tc>
              <w:tc>
                <w:tcPr>
                  <w:tcW w:w="425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939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PAR</w:t>
                  </w:r>
                </w:p>
              </w:tc>
              <w:tc>
                <w:tcPr>
                  <w:tcW w:w="380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233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ARIAL</w:t>
                  </w:r>
                </w:p>
              </w:tc>
              <w:tc>
                <w:tcPr>
                  <w:tcW w:w="2056" w:type="dxa"/>
                  <w:gridSpan w:val="3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</w:tr>
            <w:tr w:rsidR="00A01D29">
              <w:trPr>
                <w:gridAfter w:val="1"/>
                <w:wAfter w:w="72" w:type="dxa"/>
                <w:trHeight w:val="329"/>
              </w:trPr>
              <w:tc>
                <w:tcPr>
                  <w:tcW w:w="392" w:type="dxa"/>
                  <w:vAlign w:val="center"/>
                </w:tcPr>
                <w:p w:rsidR="00A01D29" w:rsidRDefault="00D506F0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1418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Otros</w:t>
                  </w:r>
                </w:p>
              </w:tc>
              <w:tc>
                <w:tcPr>
                  <w:tcW w:w="4961" w:type="dxa"/>
                  <w:gridSpan w:val="6"/>
                  <w:tcBorders>
                    <w:top w:val="nil"/>
                    <w:left w:val="nil"/>
                    <w:bottom w:val="single" w:sz="4" w:space="0" w:color="EEECE1"/>
                    <w:right w:val="nil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</w:tr>
          </w:tbl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</w:tc>
      </w:tr>
      <w:tr w:rsidR="00A01D29">
        <w:trPr>
          <w:trHeight w:val="288"/>
          <w:jc w:val="center"/>
        </w:trPr>
        <w:tc>
          <w:tcPr>
            <w:tcW w:w="2695" w:type="dxa"/>
            <w:tcBorders>
              <w:left w:val="nil"/>
              <w:bottom w:val="nil"/>
            </w:tcBorders>
            <w:shd w:val="clear" w:color="000000" w:fill="FFFFFF"/>
          </w:tcPr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</w:tc>
        <w:tc>
          <w:tcPr>
            <w:tcW w:w="6379" w:type="dxa"/>
            <w:shd w:val="clear" w:color="000000" w:fill="FFFFFF"/>
          </w:tcPr>
          <w:p w:rsidR="00A01D29" w:rsidRDefault="00A01D29">
            <w:pPr>
              <w:pStyle w:val="TableText"/>
              <w:jc w:val="left"/>
              <w:rPr>
                <w:color w:val="auto"/>
                <w:szCs w:val="22"/>
              </w:rPr>
            </w:pPr>
          </w:p>
        </w:tc>
      </w:tr>
      <w:tr w:rsidR="00A01D29">
        <w:trPr>
          <w:trHeight w:val="288"/>
          <w:jc w:val="center"/>
        </w:trPr>
        <w:tc>
          <w:tcPr>
            <w:tcW w:w="2695" w:type="dxa"/>
            <w:tcBorders>
              <w:left w:val="nil"/>
              <w:bottom w:val="nil"/>
            </w:tcBorders>
            <w:shd w:val="clear" w:color="000000" w:fill="FFFFFF"/>
          </w:tcPr>
          <w:p w:rsidR="00A01D29" w:rsidRDefault="00D506F0">
            <w:pPr>
              <w:pStyle w:val="TableText"/>
              <w:jc w:val="left"/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Código - Descripción:</w:t>
            </w:r>
          </w:p>
        </w:tc>
        <w:tc>
          <w:tcPr>
            <w:tcW w:w="6379" w:type="dxa"/>
            <w:tcBorders>
              <w:bottom w:val="single" w:sz="4" w:space="0" w:color="EEECE1"/>
            </w:tcBorders>
            <w:shd w:val="clear" w:color="000000" w:fill="FFFFFF"/>
          </w:tcPr>
          <w:p w:rsidR="00A01D29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SOLUCION KIOSKO - VERSION 2 (MOVIL / WEB)</w:t>
            </w:r>
          </w:p>
        </w:tc>
      </w:tr>
      <w:tr w:rsidR="00A01D29" w:rsidRPr="00F23805">
        <w:trPr>
          <w:trHeight w:val="288"/>
          <w:jc w:val="center"/>
        </w:trPr>
        <w:tc>
          <w:tcPr>
            <w:tcW w:w="2695" w:type="dxa"/>
            <w:tcBorders>
              <w:left w:val="nil"/>
              <w:bottom w:val="nil"/>
              <w:right w:val="nil"/>
            </w:tcBorders>
            <w:shd w:val="clear" w:color="000000" w:fill="FFFFFF"/>
          </w:tcPr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  <w:p w:rsidR="00A01D29" w:rsidRDefault="00D506F0">
            <w:pPr>
              <w:pStyle w:val="TableText"/>
              <w:jc w:val="left"/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Alcance:</w:t>
            </w:r>
          </w:p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</w:tc>
        <w:tc>
          <w:tcPr>
            <w:tcW w:w="6379" w:type="dxa"/>
            <w:tcBorders>
              <w:top w:val="single" w:sz="4" w:space="0" w:color="EEECE1"/>
              <w:left w:val="nil"/>
              <w:right w:val="nil"/>
            </w:tcBorders>
            <w:shd w:val="clear" w:color="000000" w:fill="FFFFFF"/>
          </w:tcPr>
          <w:p w:rsidR="00A01D29" w:rsidRDefault="00A01D29">
            <w:pPr>
              <w:pStyle w:val="TableText"/>
              <w:jc w:val="left"/>
              <w:rPr>
                <w:b/>
                <w:color w:val="auto"/>
                <w:sz w:val="22"/>
                <w:szCs w:val="22"/>
              </w:rPr>
            </w:pPr>
          </w:p>
          <w:p w:rsidR="00A01D29" w:rsidRDefault="00A01D29">
            <w:pPr>
              <w:pStyle w:val="TableText"/>
              <w:jc w:val="left"/>
              <w:rPr>
                <w:b/>
                <w:color w:val="auto"/>
                <w:sz w:val="22"/>
                <w:szCs w:val="22"/>
              </w:rPr>
            </w:pPr>
          </w:p>
          <w:tbl>
            <w:tblPr>
              <w:tblW w:w="684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92"/>
              <w:gridCol w:w="1418"/>
              <w:gridCol w:w="425"/>
              <w:gridCol w:w="939"/>
              <w:gridCol w:w="380"/>
              <w:gridCol w:w="1233"/>
              <w:gridCol w:w="425"/>
              <w:gridCol w:w="1631"/>
            </w:tblGrid>
            <w:tr w:rsidR="00A01D29">
              <w:trPr>
                <w:trHeight w:val="329"/>
              </w:trPr>
              <w:tc>
                <w:tcPr>
                  <w:tcW w:w="392" w:type="dxa"/>
                  <w:tcBorders>
                    <w:bottom w:val="single" w:sz="4" w:space="0" w:color="auto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1418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Local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939" w:type="dxa"/>
                  <w:tcBorders>
                    <w:top w:val="nil"/>
                    <w:left w:val="nil"/>
                    <w:bottom w:val="nil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  <w:tc>
                <w:tcPr>
                  <w:tcW w:w="380" w:type="dxa"/>
                  <w:tcBorders>
                    <w:bottom w:val="single" w:sz="4" w:space="0" w:color="auto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1233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>
                    <w:rPr>
                      <w:sz w:val="16"/>
                    </w:rPr>
                    <w:t>Corporativo</w:t>
                  </w:r>
                </w:p>
              </w:tc>
              <w:tc>
                <w:tcPr>
                  <w:tcW w:w="425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31" w:type="dxa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01D29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</w:tr>
            <w:tr w:rsidR="00A01D29" w:rsidRPr="00F23805">
              <w:trPr>
                <w:trHeight w:val="329"/>
              </w:trPr>
              <w:tc>
                <w:tcPr>
                  <w:tcW w:w="6843" w:type="dxa"/>
                  <w:gridSpan w:val="8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 xml:space="preserve">De ser local, especificar el(los) país(es) involucrado(s): </w:t>
                  </w:r>
                </w:p>
                <w:p w:rsidR="00A01D29" w:rsidRPr="00F23805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  <w:p w:rsidR="00A01D29" w:rsidRPr="00F23805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  <w:p w:rsidR="00A01D29" w:rsidRPr="00F23805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</w:tr>
          </w:tbl>
          <w:p w:rsidR="00A01D29" w:rsidRPr="00F23805" w:rsidRDefault="00A01D29">
            <w:pPr>
              <w:pStyle w:val="TableText"/>
              <w:jc w:val="left"/>
              <w:rPr>
                <w:b/>
                <w:color w:val="auto"/>
                <w:sz w:val="22"/>
                <w:szCs w:val="22"/>
              </w:rPr>
            </w:pPr>
          </w:p>
        </w:tc>
      </w:tr>
      <w:tr w:rsidR="00A01D29" w:rsidRPr="00F23805">
        <w:trPr>
          <w:trHeight w:val="288"/>
          <w:jc w:val="center"/>
        </w:trPr>
        <w:tc>
          <w:tcPr>
            <w:tcW w:w="2695" w:type="dxa"/>
            <w:tcBorders>
              <w:left w:val="nil"/>
              <w:bottom w:val="nil"/>
              <w:right w:val="nil"/>
            </w:tcBorders>
            <w:shd w:val="clear" w:color="000000" w:fill="FFFFFF"/>
          </w:tcPr>
          <w:p w:rsidR="00A01D29" w:rsidRDefault="00D506F0">
            <w:pPr>
              <w:pStyle w:val="TableText"/>
              <w:jc w:val="left"/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Complejidad</w:t>
            </w:r>
            <w:r>
              <w:rPr>
                <w:rStyle w:val="Refdenotaalpie"/>
                <w:rFonts w:ascii="Arial Black" w:hAnsi="Arial Black"/>
              </w:rPr>
              <w:footnoteReference w:id="1"/>
            </w:r>
            <w:r>
              <w:rPr>
                <w:rFonts w:ascii="Arial Black" w:hAnsi="Arial Black"/>
              </w:rPr>
              <w:t>:</w:t>
            </w:r>
          </w:p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  <w:p w:rsidR="00A01D29" w:rsidRDefault="00A01D29">
            <w:pPr>
              <w:pStyle w:val="TableText"/>
              <w:jc w:val="left"/>
              <w:rPr>
                <w:rFonts w:ascii="Arial Black" w:hAnsi="Arial Black"/>
              </w:rPr>
            </w:pPr>
          </w:p>
          <w:p w:rsidR="00A01D29" w:rsidRDefault="00D506F0">
            <w:pPr>
              <w:pStyle w:val="TableText"/>
              <w:jc w:val="left"/>
              <w:rPr>
                <w:rFonts w:ascii="Arial Black" w:hAnsi="Arial Black"/>
              </w:rPr>
            </w:pPr>
            <w:r>
              <w:rPr>
                <w:rFonts w:ascii="Arial Black" w:hAnsi="Arial Black"/>
              </w:rPr>
              <w:t>Palabras claves:</w:t>
            </w:r>
          </w:p>
        </w:tc>
        <w:tc>
          <w:tcPr>
            <w:tcW w:w="6379" w:type="dxa"/>
            <w:tcBorders>
              <w:left w:val="nil"/>
              <w:bottom w:val="single" w:sz="4" w:space="0" w:color="EEECE1"/>
              <w:right w:val="nil"/>
            </w:tcBorders>
            <w:shd w:val="clear" w:color="000000" w:fill="FFFFFF"/>
          </w:tcPr>
          <w:tbl>
            <w:tblPr>
              <w:tblW w:w="684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92"/>
              <w:gridCol w:w="1418"/>
              <w:gridCol w:w="425"/>
              <w:gridCol w:w="939"/>
              <w:gridCol w:w="380"/>
              <w:gridCol w:w="1233"/>
              <w:gridCol w:w="425"/>
              <w:gridCol w:w="1631"/>
            </w:tblGrid>
            <w:tr w:rsidR="00A01D29" w:rsidRPr="00F23805">
              <w:trPr>
                <w:trHeight w:val="329"/>
              </w:trPr>
              <w:tc>
                <w:tcPr>
                  <w:tcW w:w="392" w:type="dxa"/>
                  <w:vAlign w:val="center"/>
                </w:tcPr>
                <w:p w:rsidR="00A01D29" w:rsidRPr="00F23805" w:rsidRDefault="00A01D29">
                  <w:pPr>
                    <w:pStyle w:val="TableText"/>
                    <w:jc w:val="center"/>
                    <w:rPr>
                      <w:sz w:val="22"/>
                    </w:rPr>
                  </w:pPr>
                </w:p>
              </w:tc>
              <w:tc>
                <w:tcPr>
                  <w:tcW w:w="1418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>[1] Muy baja</w:t>
                  </w:r>
                </w:p>
              </w:tc>
              <w:tc>
                <w:tcPr>
                  <w:tcW w:w="425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939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>[2] Baja</w:t>
                  </w:r>
                </w:p>
              </w:tc>
              <w:tc>
                <w:tcPr>
                  <w:tcW w:w="380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  <w:r w:rsidRPr="00F23805">
                    <w:rPr>
                      <w:sz w:val="22"/>
                      <w:szCs w:val="22"/>
                    </w:rPr>
                    <w:t>X</w:t>
                  </w:r>
                </w:p>
              </w:tc>
              <w:tc>
                <w:tcPr>
                  <w:tcW w:w="1233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>[3] Media</w:t>
                  </w:r>
                </w:p>
              </w:tc>
              <w:tc>
                <w:tcPr>
                  <w:tcW w:w="425" w:type="dxa"/>
                  <w:tcBorders>
                    <w:bottom w:val="single" w:sz="4" w:space="0" w:color="auto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631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>[4] Alta</w:t>
                  </w:r>
                </w:p>
              </w:tc>
            </w:tr>
            <w:tr w:rsidR="00A01D29" w:rsidRPr="00F23805">
              <w:trPr>
                <w:trHeight w:val="329"/>
              </w:trPr>
              <w:tc>
                <w:tcPr>
                  <w:tcW w:w="392" w:type="dxa"/>
                  <w:vAlign w:val="center"/>
                </w:tcPr>
                <w:p w:rsidR="00A01D29" w:rsidRPr="00F23805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418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>[5] Compleja</w:t>
                  </w:r>
                </w:p>
              </w:tc>
              <w:tc>
                <w:tcPr>
                  <w:tcW w:w="425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939" w:type="dxa"/>
                  <w:tcBorders>
                    <w:top w:val="nil"/>
                    <w:bottom w:val="nil"/>
                  </w:tcBorders>
                  <w:vAlign w:val="center"/>
                </w:tcPr>
                <w:p w:rsidR="00A01D29" w:rsidRPr="00F23805" w:rsidRDefault="00D506F0">
                  <w:pPr>
                    <w:pStyle w:val="TableText"/>
                    <w:jc w:val="left"/>
                    <w:rPr>
                      <w:sz w:val="16"/>
                    </w:rPr>
                  </w:pPr>
                  <w:r w:rsidRPr="00F23805">
                    <w:rPr>
                      <w:sz w:val="16"/>
                    </w:rPr>
                    <w:t>[6] Muy compleja</w:t>
                  </w:r>
                </w:p>
              </w:tc>
              <w:tc>
                <w:tcPr>
                  <w:tcW w:w="380" w:type="dxa"/>
                  <w:tcBorders>
                    <w:bottom w:val="single" w:sz="4" w:space="0" w:color="000000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center"/>
                    <w:rPr>
                      <w:sz w:val="22"/>
                      <w:szCs w:val="22"/>
                    </w:rPr>
                  </w:pPr>
                </w:p>
              </w:tc>
              <w:tc>
                <w:tcPr>
                  <w:tcW w:w="1233" w:type="dxa"/>
                  <w:tcBorders>
                    <w:top w:val="nil"/>
                    <w:bottom w:val="nil"/>
                    <w:right w:val="nil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  <w:tc>
                <w:tcPr>
                  <w:tcW w:w="2056" w:type="dxa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vAlign w:val="center"/>
                </w:tcPr>
                <w:p w:rsidR="00A01D29" w:rsidRPr="00F23805" w:rsidRDefault="00A01D29">
                  <w:pPr>
                    <w:pStyle w:val="TableText"/>
                    <w:jc w:val="left"/>
                    <w:rPr>
                      <w:sz w:val="16"/>
                    </w:rPr>
                  </w:pPr>
                </w:p>
              </w:tc>
            </w:tr>
          </w:tbl>
          <w:p w:rsidR="00A01D29" w:rsidRPr="00F23805" w:rsidRDefault="00A01D29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</w:p>
          <w:p w:rsidR="00A01D29" w:rsidRPr="00F23805" w:rsidRDefault="00A01D29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</w:p>
          <w:p w:rsidR="00A01D29" w:rsidRPr="00F23805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 w:rsidRPr="00F23805">
              <w:rPr>
                <w:color w:val="auto"/>
                <w:sz w:val="22"/>
                <w:szCs w:val="22"/>
              </w:rPr>
              <w:t>Colecciones, contenido</w:t>
            </w:r>
          </w:p>
        </w:tc>
      </w:tr>
      <w:tr w:rsidR="00A01D29" w:rsidRPr="00F23805">
        <w:trPr>
          <w:trHeight w:val="288"/>
          <w:jc w:val="center"/>
        </w:trPr>
        <w:tc>
          <w:tcPr>
            <w:tcW w:w="9074" w:type="dxa"/>
            <w:gridSpan w:val="2"/>
            <w:tcBorders>
              <w:left w:val="nil"/>
              <w:right w:val="nil"/>
            </w:tcBorders>
            <w:shd w:val="clear" w:color="000000" w:fill="FFFFFF"/>
          </w:tcPr>
          <w:p w:rsidR="00A01D29" w:rsidRPr="00F23805" w:rsidRDefault="00A01D29"/>
        </w:tc>
      </w:tr>
      <w:tr w:rsidR="00A01D29" w:rsidRPr="00F23805">
        <w:trPr>
          <w:trHeight w:val="288"/>
          <w:jc w:val="center"/>
        </w:trPr>
        <w:tc>
          <w:tcPr>
            <w:tcW w:w="9074" w:type="dxa"/>
            <w:gridSpan w:val="2"/>
            <w:tcBorders>
              <w:left w:val="nil"/>
              <w:right w:val="nil"/>
            </w:tcBorders>
            <w:shd w:val="clear" w:color="000000" w:fill="FFFFFF"/>
          </w:tcPr>
          <w:p w:rsidR="00A01D29" w:rsidRPr="00F23805" w:rsidRDefault="00A01D29"/>
        </w:tc>
      </w:tr>
      <w:tr w:rsidR="00A01D29" w:rsidRPr="00F23805">
        <w:trPr>
          <w:trHeight w:val="288"/>
          <w:jc w:val="center"/>
        </w:trPr>
        <w:tc>
          <w:tcPr>
            <w:tcW w:w="2695" w:type="dxa"/>
            <w:tcBorders>
              <w:left w:val="nil"/>
              <w:right w:val="nil"/>
            </w:tcBorders>
            <w:shd w:val="clear" w:color="000000" w:fill="FFFFFF"/>
          </w:tcPr>
          <w:p w:rsidR="00A01D29" w:rsidRPr="00F23805" w:rsidRDefault="00A01D29"/>
        </w:tc>
        <w:tc>
          <w:tcPr>
            <w:tcW w:w="6379" w:type="dxa"/>
            <w:tcBorders>
              <w:left w:val="nil"/>
              <w:right w:val="nil"/>
            </w:tcBorders>
            <w:shd w:val="clear" w:color="000000" w:fill="FFFFFF"/>
          </w:tcPr>
          <w:p w:rsidR="00A01D29" w:rsidRPr="00F23805" w:rsidRDefault="00A01D29"/>
        </w:tc>
      </w:tr>
    </w:tbl>
    <w:p w:rsidR="00A01D29" w:rsidRDefault="00D506F0">
      <w:pPr>
        <w:pStyle w:val="Titulo1"/>
      </w:pPr>
      <w:bookmarkStart w:id="1" w:name="_Toc418153760"/>
      <w:r>
        <w:lastRenderedPageBreak/>
        <w:t>Tabla de Contenidos</w:t>
      </w:r>
      <w:bookmarkEnd w:id="1"/>
    </w:p>
    <w:p w:rsidR="00B45897" w:rsidRPr="0034197D" w:rsidRDefault="00C97F53">
      <w:pPr>
        <w:pStyle w:val="TDC1"/>
        <w:tabs>
          <w:tab w:val="left" w:pos="44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r>
        <w:fldChar w:fldCharType="begin"/>
      </w:r>
      <w:r w:rsidR="00D506F0">
        <w:instrText xml:space="preserve"> TOC \o "1-3" \h \z \u </w:instrText>
      </w:r>
      <w:r>
        <w:fldChar w:fldCharType="separate"/>
      </w:r>
      <w:hyperlink w:anchor="_Toc418153760" w:history="1">
        <w:r w:rsidR="00B45897" w:rsidRPr="00C41A00">
          <w:rPr>
            <w:rStyle w:val="Hipervnculo"/>
            <w:noProof/>
          </w:rPr>
          <w:t>1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Tabla de Contenidos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_Toc418153760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2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1"/>
        <w:tabs>
          <w:tab w:val="left" w:pos="44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61" w:history="1">
        <w:r w:rsidR="00B45897" w:rsidRPr="00C41A00">
          <w:rPr>
            <w:rStyle w:val="Hipervnculo"/>
            <w:noProof/>
          </w:rPr>
          <w:t>2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Control del documento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_Toc418153761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3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62" w:history="1">
        <w:r w:rsidR="00B45897" w:rsidRPr="00C41A00">
          <w:rPr>
            <w:rStyle w:val="Hipervnculo"/>
            <w:bCs/>
            <w:noProof/>
          </w:rPr>
          <w:t>2.1  Versiones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_Toc418153762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3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63" w:history="1">
        <w:r w:rsidR="00B45897" w:rsidRPr="00C41A00">
          <w:rPr>
            <w:rStyle w:val="Hipervnculo"/>
            <w:bCs/>
            <w:noProof/>
          </w:rPr>
          <w:t>2.2 Aprobaciones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_Toc418153763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3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1"/>
        <w:tabs>
          <w:tab w:val="left" w:pos="44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64" w:history="1">
        <w:r w:rsidR="00B45897" w:rsidRPr="00C41A00">
          <w:rPr>
            <w:rStyle w:val="Hipervnculo"/>
            <w:noProof/>
          </w:rPr>
          <w:t>3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Glosario de términos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_Toc418153764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4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1"/>
        <w:tabs>
          <w:tab w:val="left" w:pos="44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65" w:history="1">
        <w:r w:rsidR="00B45897" w:rsidRPr="00C41A00">
          <w:rPr>
            <w:rStyle w:val="Hipervnculo"/>
            <w:noProof/>
          </w:rPr>
          <w:t>4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Especificación de Casos de Uso del Sistema (CUS)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_Toc418153765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5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88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66" w:history="1">
        <w:r w:rsidR="00B45897" w:rsidRPr="00C41A00">
          <w:rPr>
            <w:rStyle w:val="Hipervnculo"/>
            <w:noProof/>
          </w:rPr>
          <w:t>4.1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Kiosko Móvil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_Toc418153766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5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67" w:history="1">
        <w:r w:rsidR="00B45897" w:rsidRPr="00C41A00">
          <w:rPr>
            <w:rStyle w:val="Hipervnculo"/>
            <w:noProof/>
          </w:rPr>
          <w:t>4.1.1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CUM-001 Autenticar usuario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_Toc418153767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5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68" w:history="1">
        <w:r w:rsidR="00B45897" w:rsidRPr="00C41A00">
          <w:rPr>
            <w:rStyle w:val="Hipervnculo"/>
            <w:noProof/>
          </w:rPr>
          <w:t>4.1.2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CUM-002 Sincronizar datos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_Toc418153768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8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69" w:history="1">
        <w:r w:rsidR="00B45897" w:rsidRPr="00C41A00">
          <w:rPr>
            <w:rStyle w:val="Hipervnculo"/>
            <w:noProof/>
          </w:rPr>
          <w:t>4.1.3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CUM-003 Visualizar archivos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_Toc418153769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10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70" w:history="1">
        <w:r w:rsidR="00B45897" w:rsidRPr="00C41A00">
          <w:rPr>
            <w:rStyle w:val="Hipervnculo"/>
            <w:noProof/>
          </w:rPr>
          <w:t>4.1.4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CUM-004 Descargar archivos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_Toc418153770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15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71" w:history="1">
        <w:r w:rsidR="00B45897" w:rsidRPr="00C41A00">
          <w:rPr>
            <w:rStyle w:val="Hipervnculo"/>
            <w:noProof/>
          </w:rPr>
          <w:t>4.1.5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CUM-005 Eliminar archivos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_Toc418153771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17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72" w:history="1">
        <w:r w:rsidR="00B45897" w:rsidRPr="00C41A00">
          <w:rPr>
            <w:rStyle w:val="Hipervnculo"/>
            <w:noProof/>
          </w:rPr>
          <w:t>4.1.6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CUM-006 Mostrar notificación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_Toc418153772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19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73" w:history="1">
        <w:r w:rsidR="00B45897" w:rsidRPr="00C41A00">
          <w:rPr>
            <w:rStyle w:val="Hipervnculo"/>
            <w:noProof/>
          </w:rPr>
          <w:t>4.1.7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CUM-007 Enviar métricas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_Toc418153773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22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74" w:history="1">
        <w:r w:rsidR="00B45897" w:rsidRPr="00C41A00">
          <w:rPr>
            <w:rStyle w:val="Hipervnculo"/>
            <w:noProof/>
          </w:rPr>
          <w:t>4.1.8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CUM-008 Permitir uso de red móvil en descargas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_Toc418153774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24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88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75" w:history="1">
        <w:r w:rsidR="00B45897" w:rsidRPr="00C41A00">
          <w:rPr>
            <w:rStyle w:val="Hipervnculo"/>
            <w:noProof/>
          </w:rPr>
          <w:t>4.2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Administrador Web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_Toc418153775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26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76" w:history="1">
        <w:r w:rsidR="00B45897" w:rsidRPr="00C41A00">
          <w:rPr>
            <w:rStyle w:val="Hipervnculo"/>
            <w:noProof/>
          </w:rPr>
          <w:t>4.2.1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CUW-001 Iniciar sesión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_Toc418153776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26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77" w:history="1">
        <w:r w:rsidR="00B45897" w:rsidRPr="00C41A00">
          <w:rPr>
            <w:rStyle w:val="Hipervnculo"/>
            <w:noProof/>
          </w:rPr>
          <w:t>4.2.2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CUW-002 Configurar tamaño de Carga y Descarga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_Toc418153777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29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78" w:history="1">
        <w:r w:rsidR="00B45897" w:rsidRPr="00C41A00">
          <w:rPr>
            <w:rStyle w:val="Hipervnculo"/>
            <w:noProof/>
          </w:rPr>
          <w:t>4.2.3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CUW-003 Gestionar Colecciones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_Toc418153778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32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79" w:history="1">
        <w:r w:rsidR="00B45897" w:rsidRPr="00C41A00">
          <w:rPr>
            <w:rStyle w:val="Hipervnculo"/>
            <w:noProof/>
          </w:rPr>
          <w:t>4.2.4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CUW-004 Gestionar Archivos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_Toc418153779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38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80" w:history="1">
        <w:r w:rsidR="00B45897" w:rsidRPr="00C41A00">
          <w:rPr>
            <w:rStyle w:val="Hipervnculo"/>
            <w:noProof/>
          </w:rPr>
          <w:t>4.2.5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CUW-005 Publicar Archivos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_Toc418153780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43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81" w:history="1">
        <w:r w:rsidR="00B45897" w:rsidRPr="00C41A00">
          <w:rPr>
            <w:rStyle w:val="Hipervnculo"/>
            <w:noProof/>
          </w:rPr>
          <w:t>4.2.6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CUW-006 Mover Archivos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_Toc418153781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46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2"/>
        <w:tabs>
          <w:tab w:val="left" w:pos="110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82" w:history="1">
        <w:r w:rsidR="00B45897" w:rsidRPr="00C41A00">
          <w:rPr>
            <w:rStyle w:val="Hipervnculo"/>
            <w:noProof/>
          </w:rPr>
          <w:t>4.2.7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CUW-007 Enviar Notificaciones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_Toc418153782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48</w:t>
        </w:r>
        <w:r w:rsidR="00B45897">
          <w:rPr>
            <w:noProof/>
            <w:webHidden/>
          </w:rPr>
          <w:fldChar w:fldCharType="end"/>
        </w:r>
      </w:hyperlink>
    </w:p>
    <w:p w:rsidR="00B45897" w:rsidRPr="0034197D" w:rsidRDefault="007204A4">
      <w:pPr>
        <w:pStyle w:val="TDC1"/>
        <w:tabs>
          <w:tab w:val="left" w:pos="440"/>
          <w:tab w:val="right" w:leader="dot" w:pos="9344"/>
        </w:tabs>
        <w:rPr>
          <w:rFonts w:ascii="Calibri" w:hAnsi="Calibri" w:cs="Times New Roman"/>
          <w:noProof/>
          <w:lang w:eastAsia="es-PE"/>
        </w:rPr>
      </w:pPr>
      <w:hyperlink w:anchor="_Toc418153784" w:history="1">
        <w:r w:rsidR="00B45897" w:rsidRPr="00C41A00">
          <w:rPr>
            <w:rStyle w:val="Hipervnculo"/>
            <w:noProof/>
          </w:rPr>
          <w:t>4</w:t>
        </w:r>
        <w:r w:rsidR="00B45897" w:rsidRPr="0034197D">
          <w:rPr>
            <w:rFonts w:ascii="Calibri" w:hAnsi="Calibri" w:cs="Times New Roman"/>
            <w:noProof/>
            <w:lang w:eastAsia="es-PE"/>
          </w:rPr>
          <w:tab/>
        </w:r>
        <w:r w:rsidR="00B45897" w:rsidRPr="00C41A00">
          <w:rPr>
            <w:rStyle w:val="Hipervnculo"/>
            <w:noProof/>
          </w:rPr>
          <w:t>Constancia de aprobaciones al documento</w:t>
        </w:r>
        <w:r w:rsidR="00B45897">
          <w:rPr>
            <w:noProof/>
            <w:webHidden/>
          </w:rPr>
          <w:tab/>
        </w:r>
        <w:r w:rsidR="00B45897">
          <w:rPr>
            <w:noProof/>
            <w:webHidden/>
          </w:rPr>
          <w:fldChar w:fldCharType="begin"/>
        </w:r>
        <w:r w:rsidR="00B45897">
          <w:rPr>
            <w:noProof/>
            <w:webHidden/>
          </w:rPr>
          <w:instrText xml:space="preserve"> PAGEREF _Toc418153784 \h </w:instrText>
        </w:r>
        <w:r w:rsidR="00B45897">
          <w:rPr>
            <w:noProof/>
            <w:webHidden/>
          </w:rPr>
        </w:r>
        <w:r w:rsidR="00B45897">
          <w:rPr>
            <w:noProof/>
            <w:webHidden/>
          </w:rPr>
          <w:fldChar w:fldCharType="separate"/>
        </w:r>
        <w:r w:rsidR="00B45897">
          <w:rPr>
            <w:noProof/>
            <w:webHidden/>
          </w:rPr>
          <w:t>50</w:t>
        </w:r>
        <w:r w:rsidR="00B45897">
          <w:rPr>
            <w:noProof/>
            <w:webHidden/>
          </w:rPr>
          <w:fldChar w:fldCharType="end"/>
        </w:r>
      </w:hyperlink>
    </w:p>
    <w:p w:rsidR="00A01D29" w:rsidRDefault="00C97F53">
      <w:r>
        <w:fldChar w:fldCharType="end"/>
      </w:r>
      <w:bookmarkStart w:id="2" w:name="_Toc224357705"/>
    </w:p>
    <w:p w:rsidR="00A01D29" w:rsidRDefault="00D506F0">
      <w:pPr>
        <w:pStyle w:val="Titulo1"/>
      </w:pPr>
      <w:bookmarkStart w:id="3" w:name="_Toc418153761"/>
      <w:r>
        <w:lastRenderedPageBreak/>
        <w:t>Control del documento</w:t>
      </w:r>
      <w:bookmarkEnd w:id="2"/>
      <w:bookmarkEnd w:id="3"/>
    </w:p>
    <w:p w:rsidR="00A01D29" w:rsidRDefault="00D506F0">
      <w:pPr>
        <w:pStyle w:val="Titulo2"/>
        <w:numPr>
          <w:ilvl w:val="1"/>
          <w:numId w:val="0"/>
        </w:numPr>
        <w:tabs>
          <w:tab w:val="left" w:pos="993"/>
        </w:tabs>
        <w:ind w:left="426"/>
        <w:rPr>
          <w:bCs/>
          <w:szCs w:val="28"/>
        </w:rPr>
      </w:pPr>
      <w:bookmarkStart w:id="4" w:name="_Toc237342467"/>
      <w:bookmarkStart w:id="5" w:name="_Toc418153762"/>
      <w:r>
        <w:rPr>
          <w:bCs/>
          <w:szCs w:val="28"/>
        </w:rPr>
        <w:t xml:space="preserve">2.1  </w:t>
      </w:r>
      <w:bookmarkEnd w:id="4"/>
      <w:r>
        <w:rPr>
          <w:bCs/>
          <w:szCs w:val="28"/>
        </w:rPr>
        <w:t>Versiones</w:t>
      </w:r>
      <w:bookmarkEnd w:id="5"/>
    </w:p>
    <w:tbl>
      <w:tblPr>
        <w:tblW w:w="8789" w:type="dxa"/>
        <w:tblInd w:w="6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345"/>
        <w:gridCol w:w="1349"/>
        <w:gridCol w:w="1984"/>
        <w:gridCol w:w="1843"/>
        <w:gridCol w:w="2268"/>
      </w:tblGrid>
      <w:tr w:rsidR="00A01D29">
        <w:trPr>
          <w:trHeight w:val="325"/>
          <w:tblHeader/>
        </w:trPr>
        <w:tc>
          <w:tcPr>
            <w:tcW w:w="1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Número de versión</w:t>
            </w:r>
            <w:r>
              <w:rPr>
                <w:rStyle w:val="Refdenotaalpie"/>
                <w:sz w:val="22"/>
                <w:szCs w:val="22"/>
              </w:rPr>
              <w:footnoteReference w:id="2"/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Table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Fecha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Autor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Identificador del requerimiento</w:t>
            </w:r>
            <w:r>
              <w:rPr>
                <w:rStyle w:val="Refdenotaalpie"/>
                <w:sz w:val="22"/>
                <w:szCs w:val="22"/>
              </w:rPr>
              <w:footnoteReference w:id="3"/>
            </w:r>
          </w:p>
        </w:tc>
        <w:tc>
          <w:tcPr>
            <w:tcW w:w="22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Resumen de cambios</w:t>
            </w:r>
          </w:p>
        </w:tc>
      </w:tr>
      <w:tr w:rsidR="00A01D29" w:rsidRPr="00F23805">
        <w:trPr>
          <w:trHeight w:val="325"/>
        </w:trPr>
        <w:tc>
          <w:tcPr>
            <w:tcW w:w="1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BA43EE">
            <w:pPr>
              <w:pStyle w:val="DefaultText1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1.2</w:t>
            </w:r>
            <w:r w:rsidR="00D506F0">
              <w:rPr>
                <w:color w:val="auto"/>
                <w:sz w:val="22"/>
                <w:szCs w:val="22"/>
              </w:rPr>
              <w:t>.0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22/04/2015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Rey Castañeda / Lennin Dávila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A01D29" w:rsidRDefault="00D506F0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N/A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Pr="00F23805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 w:rsidRPr="00F23805">
              <w:rPr>
                <w:color w:val="auto"/>
                <w:sz w:val="22"/>
                <w:szCs w:val="22"/>
              </w:rPr>
              <w:t>1ra versión de requerimientos Kiosko V2</w:t>
            </w:r>
          </w:p>
        </w:tc>
      </w:tr>
      <w:tr w:rsidR="00A01D29" w:rsidRPr="00F23805">
        <w:trPr>
          <w:trHeight w:val="325"/>
        </w:trPr>
        <w:tc>
          <w:tcPr>
            <w:tcW w:w="1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BA43EE">
            <w:pPr>
              <w:pStyle w:val="DefaultText1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1.2</w:t>
            </w:r>
            <w:r w:rsidR="00D506F0">
              <w:rPr>
                <w:color w:val="auto"/>
                <w:sz w:val="22"/>
                <w:szCs w:val="22"/>
              </w:rPr>
              <w:t>.1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 w:rsidP="00886154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27/0</w:t>
            </w:r>
            <w:r w:rsidR="00886154">
              <w:rPr>
                <w:color w:val="auto"/>
                <w:sz w:val="22"/>
                <w:szCs w:val="22"/>
              </w:rPr>
              <w:t>4</w:t>
            </w:r>
            <w:r>
              <w:rPr>
                <w:color w:val="auto"/>
                <w:sz w:val="22"/>
                <w:szCs w:val="22"/>
              </w:rPr>
              <w:t>/2015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Rey Castañeda / Lennin Dávila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A01D29" w:rsidRPr="00F23805" w:rsidRDefault="00D506F0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  <w:r w:rsidRPr="00F23805">
              <w:rPr>
                <w:color w:val="auto"/>
                <w:sz w:val="22"/>
                <w:szCs w:val="22"/>
              </w:rPr>
              <w:t>Correcciones indicadas por Giuseppe Albatrino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Pr="00F23805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 w:rsidRPr="00F23805">
              <w:rPr>
                <w:color w:val="auto"/>
                <w:sz w:val="22"/>
                <w:szCs w:val="22"/>
              </w:rPr>
              <w:t>Se agregó sección glosario de términos.</w:t>
            </w:r>
          </w:p>
          <w:p w:rsidR="00A01D29" w:rsidRPr="00F23805" w:rsidRDefault="00D506F0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 w:rsidRPr="00F23805">
              <w:rPr>
                <w:color w:val="auto"/>
                <w:sz w:val="22"/>
                <w:szCs w:val="22"/>
              </w:rPr>
              <w:t>Todas las secciones con observaciones.</w:t>
            </w:r>
          </w:p>
        </w:tc>
      </w:tr>
      <w:tr w:rsidR="00886154" w:rsidRPr="00F23805">
        <w:trPr>
          <w:trHeight w:val="325"/>
        </w:trPr>
        <w:tc>
          <w:tcPr>
            <w:tcW w:w="13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886154" w:rsidRDefault="00BA43EE">
            <w:pPr>
              <w:pStyle w:val="DefaultText1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1.2</w:t>
            </w:r>
            <w:r w:rsidR="00886154">
              <w:rPr>
                <w:color w:val="auto"/>
                <w:sz w:val="22"/>
                <w:szCs w:val="22"/>
              </w:rPr>
              <w:t>.2</w:t>
            </w:r>
          </w:p>
        </w:tc>
        <w:tc>
          <w:tcPr>
            <w:tcW w:w="134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886154" w:rsidRDefault="0072631F" w:rsidP="00886154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29</w:t>
            </w:r>
            <w:r w:rsidR="00886154">
              <w:rPr>
                <w:color w:val="auto"/>
                <w:sz w:val="22"/>
                <w:szCs w:val="22"/>
              </w:rPr>
              <w:t>/04/2015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886154" w:rsidRDefault="00886154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Rey Castañeda / Lennin Dávila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886154" w:rsidRPr="00F23805" w:rsidRDefault="00886154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Se agregó más detalle a la especificación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886154" w:rsidRPr="00F23805" w:rsidRDefault="00886154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Modificación de todas las especificaciones de CU para incluir más detalle.</w:t>
            </w:r>
          </w:p>
        </w:tc>
      </w:tr>
    </w:tbl>
    <w:p w:rsidR="00A01D29" w:rsidRDefault="00D506F0">
      <w:pPr>
        <w:pStyle w:val="Titulo2"/>
        <w:numPr>
          <w:ilvl w:val="1"/>
          <w:numId w:val="0"/>
        </w:numPr>
        <w:tabs>
          <w:tab w:val="left" w:pos="993"/>
        </w:tabs>
        <w:ind w:left="426"/>
        <w:rPr>
          <w:bCs/>
          <w:szCs w:val="28"/>
        </w:rPr>
      </w:pPr>
      <w:bookmarkStart w:id="6" w:name="_Toc237342469"/>
      <w:bookmarkStart w:id="7" w:name="_Toc418153763"/>
      <w:r>
        <w:rPr>
          <w:bCs/>
          <w:szCs w:val="28"/>
        </w:rPr>
        <w:t>2.2 Aprobaciones</w:t>
      </w:r>
      <w:r>
        <w:rPr>
          <w:rStyle w:val="Refdenotaalpie"/>
          <w:bCs/>
          <w:szCs w:val="28"/>
        </w:rPr>
        <w:footnoteReference w:id="4"/>
      </w:r>
      <w:bookmarkEnd w:id="6"/>
      <w:bookmarkEnd w:id="7"/>
    </w:p>
    <w:tbl>
      <w:tblPr>
        <w:tblW w:w="8789" w:type="dxa"/>
        <w:tblInd w:w="6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6095"/>
      </w:tblGrid>
      <w:tr w:rsidR="00A01D29">
        <w:trPr>
          <w:trHeight w:val="277"/>
          <w:tblHeader/>
        </w:trPr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Nombre</w:t>
            </w:r>
          </w:p>
        </w:tc>
        <w:tc>
          <w:tcPr>
            <w:tcW w:w="6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Título / rol</w:t>
            </w:r>
          </w:p>
        </w:tc>
      </w:tr>
      <w:tr w:rsidR="00A01D29">
        <w:trPr>
          <w:trHeight w:val="277"/>
        </w:trPr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DefaultText1"/>
              <w:rPr>
                <w:color w:val="auto"/>
                <w:sz w:val="22"/>
                <w:szCs w:val="22"/>
              </w:rPr>
            </w:pPr>
            <w:r>
              <w:rPr>
                <w:color w:val="auto"/>
                <w:sz w:val="22"/>
                <w:szCs w:val="22"/>
              </w:rPr>
              <w:t>TBD</w:t>
            </w:r>
          </w:p>
        </w:tc>
        <w:tc>
          <w:tcPr>
            <w:tcW w:w="6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DefaultText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Usuario(s) responsable(s)</w:t>
            </w:r>
          </w:p>
        </w:tc>
      </w:tr>
      <w:tr w:rsidR="00A01D29">
        <w:trPr>
          <w:trHeight w:val="277"/>
        </w:trPr>
        <w:tc>
          <w:tcPr>
            <w:tcW w:w="26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r>
              <w:t>Giuseppe Albatrino</w:t>
            </w:r>
          </w:p>
        </w:tc>
        <w:tc>
          <w:tcPr>
            <w:tcW w:w="60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DefaultText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Analista del Negocio asignado</w:t>
            </w:r>
          </w:p>
        </w:tc>
      </w:tr>
    </w:tbl>
    <w:p w:rsidR="00A01D29" w:rsidRDefault="00A01D29">
      <w:pPr>
        <w:ind w:left="567"/>
        <w:rPr>
          <w:szCs w:val="22"/>
          <w:lang w:eastAsia="en-US"/>
        </w:rPr>
      </w:pPr>
    </w:p>
    <w:p w:rsidR="00A01D29" w:rsidRDefault="00A01D29"/>
    <w:p w:rsidR="00A01D29" w:rsidRDefault="00D506F0">
      <w:pPr>
        <w:pStyle w:val="Titulo1"/>
      </w:pPr>
      <w:bookmarkStart w:id="8" w:name="_Toc418153764"/>
      <w:r>
        <w:lastRenderedPageBreak/>
        <w:t>Glosario de términos</w:t>
      </w:r>
      <w:bookmarkEnd w:id="8"/>
    </w:p>
    <w:p w:rsidR="00A01D29" w:rsidRDefault="00A01D29"/>
    <w:tbl>
      <w:tblPr>
        <w:tblW w:w="8789" w:type="dxa"/>
        <w:tblInd w:w="6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86"/>
        <w:gridCol w:w="6203"/>
      </w:tblGrid>
      <w:tr w:rsidR="00A01D29">
        <w:trPr>
          <w:trHeight w:val="277"/>
          <w:tblHeader/>
        </w:trPr>
        <w:tc>
          <w:tcPr>
            <w:tcW w:w="2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Termino Usado</w:t>
            </w:r>
          </w:p>
        </w:tc>
        <w:tc>
          <w:tcPr>
            <w:tcW w:w="6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Equivalencia</w:t>
            </w:r>
          </w:p>
        </w:tc>
      </w:tr>
      <w:tr w:rsidR="00A01D29">
        <w:trPr>
          <w:trHeight w:val="277"/>
        </w:trPr>
        <w:tc>
          <w:tcPr>
            <w:tcW w:w="2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Log</w:t>
            </w:r>
          </w:p>
        </w:tc>
        <w:tc>
          <w:tcPr>
            <w:tcW w:w="6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Bitácora</w:t>
            </w:r>
          </w:p>
        </w:tc>
      </w:tr>
      <w:tr w:rsidR="00A01D29" w:rsidRPr="00F23805">
        <w:trPr>
          <w:trHeight w:val="277"/>
        </w:trPr>
        <w:tc>
          <w:tcPr>
            <w:tcW w:w="2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Colección</w:t>
            </w:r>
          </w:p>
        </w:tc>
        <w:tc>
          <w:tcPr>
            <w:tcW w:w="6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Pr="00F23805" w:rsidRDefault="00D506F0">
            <w:r w:rsidRPr="00F23805">
              <w:t xml:space="preserve">Folder, Carpeta, Agrupación. Una colección contiene </w:t>
            </w:r>
            <w:ins w:id="9" w:author="Albatrino Aza, Giuseppe Martin" w:date="2015-05-04T11:09:00Z">
              <w:r w:rsidR="00A67D8B">
                <w:t xml:space="preserve">o </w:t>
              </w:r>
            </w:ins>
            <w:r w:rsidRPr="00F23805">
              <w:t>puede contener varias colecciones y/o archivos.</w:t>
            </w:r>
            <w:ins w:id="10" w:author="Albatrino Aza, Giuseppe Martin" w:date="2015-05-04T11:12:00Z">
              <w:r w:rsidR="00A67D8B">
                <w:t xml:space="preserve"> Es el conjunto formado por archivos y otras colecciones.</w:t>
              </w:r>
            </w:ins>
          </w:p>
        </w:tc>
      </w:tr>
      <w:tr w:rsidR="00A01D29">
        <w:trPr>
          <w:trHeight w:val="277"/>
        </w:trPr>
        <w:tc>
          <w:tcPr>
            <w:tcW w:w="2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Archivo</w:t>
            </w:r>
          </w:p>
        </w:tc>
        <w:tc>
          <w:tcPr>
            <w:tcW w:w="6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 w:rsidP="00A67D8B">
            <w:r>
              <w:t>Elemento</w:t>
            </w:r>
            <w:ins w:id="11" w:author="Albatrino Aza, Giuseppe Martin" w:date="2015-05-04T11:13:00Z">
              <w:r w:rsidR="00A67D8B">
                <w:t xml:space="preserve"> o</w:t>
              </w:r>
            </w:ins>
            <w:del w:id="12" w:author="Albatrino Aza, Giuseppe Martin" w:date="2015-05-04T11:13:00Z">
              <w:r w:rsidDel="00A67D8B">
                <w:delText>,</w:delText>
              </w:r>
            </w:del>
            <w:r>
              <w:t xml:space="preserve"> documento</w:t>
            </w:r>
            <w:del w:id="13" w:author="Albatrino Aza, Giuseppe Martin" w:date="2015-05-04T11:13:00Z">
              <w:r w:rsidDel="00A67D8B">
                <w:delText>, catalogo</w:delText>
              </w:r>
            </w:del>
            <w:ins w:id="14" w:author="Albatrino Aza, Giuseppe Martin" w:date="2015-05-04T11:13:00Z">
              <w:r w:rsidR="00A67D8B">
                <w:t xml:space="preserve">. Puede ser un video, un documento </w:t>
              </w:r>
              <w:proofErr w:type="spellStart"/>
              <w:r w:rsidR="00A67D8B">
                <w:t>pdf</w:t>
              </w:r>
              <w:proofErr w:type="spellEnd"/>
              <w:r w:rsidR="00A67D8B">
                <w:t>, una imagen o un audio.</w:t>
              </w:r>
            </w:ins>
          </w:p>
        </w:tc>
      </w:tr>
      <w:tr w:rsidR="00A01D29">
        <w:trPr>
          <w:trHeight w:val="277"/>
        </w:trPr>
        <w:tc>
          <w:tcPr>
            <w:tcW w:w="2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Contenido</w:t>
            </w:r>
          </w:p>
        </w:tc>
        <w:tc>
          <w:tcPr>
            <w:tcW w:w="6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Colecciones y archivos</w:t>
            </w:r>
          </w:p>
        </w:tc>
      </w:tr>
      <w:tr w:rsidR="00A01D29">
        <w:trPr>
          <w:trHeight w:val="277"/>
        </w:trPr>
        <w:tc>
          <w:tcPr>
            <w:tcW w:w="25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Rol</w:t>
            </w:r>
          </w:p>
        </w:tc>
        <w:tc>
          <w:tcPr>
            <w:tcW w:w="62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</w:tcPr>
          <w:p w:rsidR="00A01D29" w:rsidRDefault="00D506F0">
            <w:r>
              <w:t>Perfil</w:t>
            </w:r>
          </w:p>
        </w:tc>
      </w:tr>
    </w:tbl>
    <w:p w:rsidR="00A01D29" w:rsidRDefault="00A01D29"/>
    <w:p w:rsidR="00A01D29" w:rsidRDefault="00D506F0">
      <w:pPr>
        <w:rPr>
          <w:szCs w:val="22"/>
          <w:lang w:eastAsia="en-US"/>
        </w:rPr>
      </w:pPr>
      <w:r>
        <w:br/>
      </w:r>
      <w:r>
        <w:br/>
      </w:r>
    </w:p>
    <w:p w:rsidR="00A01D29" w:rsidRPr="00F23805" w:rsidRDefault="00D506F0">
      <w:pPr>
        <w:pStyle w:val="Titulo1"/>
      </w:pPr>
      <w:bookmarkStart w:id="15" w:name="_Toc418153765"/>
      <w:bookmarkEnd w:id="0"/>
      <w:r w:rsidRPr="00F23805">
        <w:lastRenderedPageBreak/>
        <w:t>Especificación de Casos de Uso del Sistema (CUS)</w:t>
      </w:r>
      <w:bookmarkEnd w:id="15"/>
    </w:p>
    <w:p w:rsidR="00DB022E" w:rsidRDefault="00DB022E" w:rsidP="00DB022E">
      <w:pPr>
        <w:pStyle w:val="Titulo2"/>
        <w:pBdr>
          <w:top w:val="none" w:sz="0" w:space="0" w:color="auto"/>
        </w:pBdr>
        <w:tabs>
          <w:tab w:val="clear" w:pos="3839"/>
        </w:tabs>
        <w:ind w:left="1260" w:hanging="1260"/>
      </w:pPr>
      <w:bookmarkStart w:id="16" w:name="_Toc418153766"/>
      <w:r>
        <w:t>Kiosko Móvil</w:t>
      </w:r>
      <w:bookmarkEnd w:id="16"/>
    </w:p>
    <w:p w:rsidR="00A01D29" w:rsidRDefault="00D506F0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bookmarkStart w:id="17" w:name="_Toc418153767"/>
      <w:r>
        <w:t>CUM-001 Autenticar usuario</w:t>
      </w:r>
      <w:bookmarkEnd w:id="17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Autenticar usuario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 móvil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01D29" w:rsidRPr="00F23805" w:rsidRDefault="00D506F0">
            <w:pPr>
              <w:rPr>
                <w:sz w:val="20"/>
                <w:szCs w:val="22"/>
                <w:lang w:eastAsia="en-US"/>
              </w:rPr>
            </w:pPr>
            <w:r w:rsidRPr="00F23805">
              <w:rPr>
                <w:sz w:val="20"/>
              </w:rPr>
              <w:t>Se realiza la comprobación de credenciales del usuario y se le asigna un rol.</w:t>
            </w:r>
            <w:r w:rsidR="00FF3F4C">
              <w:rPr>
                <w:sz w:val="20"/>
              </w:rPr>
              <w:t xml:space="preserve"> Esto ocurre la primera vez qu</w:t>
            </w:r>
            <w:r w:rsidR="00AF5CB2">
              <w:rPr>
                <w:sz w:val="20"/>
              </w:rPr>
              <w:t>e</w:t>
            </w:r>
            <w:r w:rsidR="00FF3F4C">
              <w:rPr>
                <w:sz w:val="20"/>
              </w:rPr>
              <w:t xml:space="preserve"> el usuario se </w:t>
            </w:r>
            <w:proofErr w:type="spellStart"/>
            <w:r w:rsidR="00AF5CB2">
              <w:rPr>
                <w:sz w:val="20"/>
              </w:rPr>
              <w:t>loguea</w:t>
            </w:r>
            <w:proofErr w:type="spellEnd"/>
            <w:r w:rsidR="00AF5CB2"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F3F4C" w:rsidRDefault="00D506F0" w:rsidP="00FF3F4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El dispositivo móvil tiene conexión a internet</w:t>
            </w:r>
            <w:r w:rsidR="00FF3F4C">
              <w:rPr>
                <w:sz w:val="20"/>
              </w:rPr>
              <w:t xml:space="preserve"> la primera vez que se </w:t>
            </w:r>
            <w:proofErr w:type="spellStart"/>
            <w:r w:rsidR="00FF3F4C">
              <w:rPr>
                <w:sz w:val="20"/>
              </w:rPr>
              <w:t>loguea</w:t>
            </w:r>
            <w:proofErr w:type="spellEnd"/>
            <w:r w:rsidR="00FF3F4C"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 w:rsidP="00D506F0">
            <w:pPr>
              <w:pStyle w:val="ListParagraph1"/>
              <w:numPr>
                <w:ilvl w:val="0"/>
                <w:numId w:val="4"/>
              </w:numPr>
              <w:ind w:left="371"/>
              <w:rPr>
                <w:sz w:val="20"/>
              </w:rPr>
            </w:pPr>
            <w:r w:rsidRPr="00F23805">
              <w:rPr>
                <w:sz w:val="20"/>
              </w:rPr>
              <w:t>El usuario abre el aplicativo.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4"/>
              </w:numPr>
              <w:ind w:left="371"/>
              <w:rPr>
                <w:sz w:val="20"/>
              </w:rPr>
            </w:pPr>
            <w:r w:rsidRPr="00F23805">
              <w:rPr>
                <w:sz w:val="20"/>
              </w:rPr>
              <w:t>El sistema presenta la pantalla de inicio de sesión con los campos Usuario, Contraseña y País.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4"/>
              </w:numPr>
              <w:ind w:left="371"/>
              <w:rPr>
                <w:sz w:val="20"/>
              </w:rPr>
            </w:pPr>
            <w:r w:rsidRPr="00F23805">
              <w:rPr>
                <w:sz w:val="20"/>
              </w:rPr>
              <w:t xml:space="preserve">El usuario ingresa su usuario y contraseña, elige el país y </w:t>
            </w:r>
            <w:r w:rsidR="00DB022E">
              <w:rPr>
                <w:sz w:val="20"/>
              </w:rPr>
              <w:t>selecciona la opción</w:t>
            </w:r>
            <w:r w:rsidRPr="00F23805">
              <w:rPr>
                <w:sz w:val="20"/>
              </w:rPr>
              <w:t xml:space="preserve"> ingresar.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4"/>
              </w:numPr>
              <w:ind w:left="371"/>
              <w:rPr>
                <w:sz w:val="20"/>
              </w:rPr>
            </w:pPr>
            <w:r w:rsidRPr="00F23805">
              <w:rPr>
                <w:sz w:val="20"/>
              </w:rPr>
              <w:t>El sistema procede con la autenticación del usuario.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4"/>
              </w:numPr>
              <w:ind w:left="371"/>
              <w:rPr>
                <w:sz w:val="20"/>
              </w:rPr>
            </w:pPr>
            <w:r w:rsidRPr="00F23805">
              <w:rPr>
                <w:sz w:val="20"/>
              </w:rPr>
              <w:t>El sistema muestra la pantalla principal.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jc w:val="both"/>
              <w:rPr>
                <w:ins w:id="18" w:author="Albatrino Aza, Giuseppe Martin" w:date="2015-05-04T16:31:00Z"/>
                <w:sz w:val="20"/>
              </w:rPr>
            </w:pPr>
            <w:del w:id="19" w:author="Albatrino Aza, Giuseppe Martin" w:date="2015-05-04T16:31:00Z">
              <w:r w:rsidDel="00D96ECF">
                <w:rPr>
                  <w:sz w:val="20"/>
                </w:rPr>
                <w:delText>No aplica</w:delText>
              </w:r>
            </w:del>
            <w:ins w:id="20" w:author="Albatrino Aza, Giuseppe Martin" w:date="2015-05-04T16:31:00Z">
              <w:r w:rsidR="00D96ECF">
                <w:rPr>
                  <w:sz w:val="20"/>
                </w:rPr>
                <w:t>Se trata de un usuario Staff:</w:t>
              </w:r>
            </w:ins>
          </w:p>
          <w:p w:rsidR="00D96ECF" w:rsidRDefault="00D96ECF">
            <w:pPr>
              <w:numPr>
                <w:ilvl w:val="0"/>
                <w:numId w:val="104"/>
              </w:numPr>
              <w:jc w:val="both"/>
              <w:rPr>
                <w:sz w:val="20"/>
              </w:rPr>
              <w:pPrChange w:id="21" w:author="Albatrino Aza, Giuseppe Martin" w:date="2015-05-04T16:31:00Z">
                <w:pPr>
                  <w:jc w:val="both"/>
                </w:pPr>
              </w:pPrChange>
            </w:pPr>
            <w:ins w:id="22" w:author="Albatrino Aza, Giuseppe Martin" w:date="2015-05-04T16:31:00Z">
              <w:r>
                <w:rPr>
                  <w:sz w:val="20"/>
                </w:rPr>
                <w:t>El sistema v</w:t>
              </w:r>
            </w:ins>
            <w:ins w:id="23" w:author="Albatrino Aza, Giuseppe Martin" w:date="2015-05-04T16:32:00Z">
              <w:r>
                <w:rPr>
                  <w:sz w:val="20"/>
                </w:rPr>
                <w:t>á</w:t>
              </w:r>
            </w:ins>
            <w:ins w:id="24" w:author="Albatrino Aza, Giuseppe Martin" w:date="2015-05-04T16:31:00Z">
              <w:r>
                <w:rPr>
                  <w:sz w:val="20"/>
                </w:rPr>
                <w:t>lida</w:t>
              </w:r>
            </w:ins>
            <w:ins w:id="25" w:author="Albatrino Aza, Giuseppe Martin" w:date="2015-05-04T16:32:00Z">
              <w:r>
                <w:rPr>
                  <w:sz w:val="20"/>
                </w:rPr>
                <w:t xml:space="preserve"> contra la base de datos de staff</w:t>
              </w:r>
            </w:ins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>
            <w:pPr>
              <w:jc w:val="both"/>
              <w:rPr>
                <w:sz w:val="20"/>
              </w:rPr>
            </w:pPr>
            <w:r w:rsidRPr="00AF5CB2">
              <w:rPr>
                <w:b/>
                <w:sz w:val="20"/>
              </w:rPr>
              <w:t>Flujo alterno 1:</w:t>
            </w:r>
            <w:r w:rsidRPr="00F23805">
              <w:rPr>
                <w:sz w:val="20"/>
              </w:rPr>
              <w:t xml:space="preserve"> Paso 2 del Flujo básico </w:t>
            </w:r>
            <w:r w:rsidR="008A71C7" w:rsidRPr="00F23805">
              <w:rPr>
                <w:sz w:val="20"/>
              </w:rPr>
              <w:t>(“Ingrese usuario, contraseña y país”)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5"/>
              </w:numPr>
              <w:ind w:left="371"/>
              <w:jc w:val="both"/>
            </w:pPr>
            <w:r w:rsidRPr="00F23805">
              <w:rPr>
                <w:sz w:val="20"/>
              </w:rPr>
              <w:t>El usuario ingresa usuario, contraseña o país incorrectos.</w:t>
            </w:r>
          </w:p>
          <w:p w:rsidR="00A01D29" w:rsidRPr="00F23805" w:rsidRDefault="00D506F0" w:rsidP="00D506F0">
            <w:pPr>
              <w:pStyle w:val="ListParagraph11"/>
              <w:numPr>
                <w:ilvl w:val="0"/>
                <w:numId w:val="5"/>
              </w:numPr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procede con la autenticación del usuario.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5"/>
              </w:numPr>
              <w:ind w:left="371"/>
              <w:jc w:val="both"/>
            </w:pPr>
            <w:r w:rsidRPr="00F23805">
              <w:rPr>
                <w:sz w:val="20"/>
              </w:rPr>
              <w:t>El sistema muestra un mensaje de usuario, contraseña o país incorrectos.</w:t>
            </w:r>
          </w:p>
          <w:p w:rsidR="00A01D29" w:rsidRPr="00F23805" w:rsidRDefault="00D506F0">
            <w:pPr>
              <w:jc w:val="both"/>
              <w:rPr>
                <w:sz w:val="20"/>
              </w:rPr>
            </w:pPr>
            <w:r w:rsidRPr="00AF5CB2">
              <w:rPr>
                <w:b/>
                <w:sz w:val="20"/>
              </w:rPr>
              <w:t>Flujo alterno 2:</w:t>
            </w:r>
            <w:r w:rsidRPr="00F23805">
              <w:rPr>
                <w:sz w:val="20"/>
              </w:rPr>
              <w:t xml:space="preserve"> Paso 2 del Flujo básico (“Ingrese usuario, contraseña y país”).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6"/>
              </w:numPr>
              <w:jc w:val="both"/>
            </w:pPr>
            <w:r w:rsidRPr="00F23805">
              <w:rPr>
                <w:sz w:val="20"/>
              </w:rPr>
              <w:t>El usuario no ingresa datos de usuario, contraseña o país.</w:t>
            </w:r>
          </w:p>
          <w:p w:rsidR="00A01D29" w:rsidRPr="00F23805" w:rsidRDefault="00D506F0" w:rsidP="00D506F0">
            <w:pPr>
              <w:pStyle w:val="ListParagraph11"/>
              <w:numPr>
                <w:ilvl w:val="0"/>
                <w:numId w:val="6"/>
              </w:numPr>
              <w:jc w:val="both"/>
            </w:pPr>
            <w:r w:rsidRPr="00F23805">
              <w:rPr>
                <w:sz w:val="20"/>
              </w:rPr>
              <w:t>El sistema procede con la autenticación del usuario.</w:t>
            </w:r>
          </w:p>
          <w:p w:rsidR="00A01D29" w:rsidRPr="00F23805" w:rsidRDefault="00D506F0" w:rsidP="00AF5CB2">
            <w:pPr>
              <w:pStyle w:val="ListParagraph1"/>
              <w:numPr>
                <w:ilvl w:val="0"/>
                <w:numId w:val="6"/>
              </w:numPr>
              <w:jc w:val="both"/>
            </w:pPr>
            <w:r w:rsidRPr="00F23805">
              <w:rPr>
                <w:sz w:val="20"/>
              </w:rPr>
              <w:lastRenderedPageBreak/>
              <w:t xml:space="preserve">El sistema muestra </w:t>
            </w:r>
            <w:proofErr w:type="spellStart"/>
            <w:r w:rsidR="008A71C7">
              <w:rPr>
                <w:sz w:val="20"/>
              </w:rPr>
              <w:t>un</w:t>
            </w:r>
            <w:r w:rsidRPr="00F23805">
              <w:rPr>
                <w:sz w:val="20"/>
              </w:rPr>
              <w:t>mensaje</w:t>
            </w:r>
            <w:proofErr w:type="spellEnd"/>
            <w:r w:rsidRPr="00F23805">
              <w:rPr>
                <w:sz w:val="20"/>
              </w:rPr>
              <w:t xml:space="preserve"> </w:t>
            </w:r>
            <w:r w:rsidR="00AF5CB2">
              <w:rPr>
                <w:sz w:val="20"/>
              </w:rPr>
              <w:t>solicitando al usuario el  ingreso de usuario, contraseña y país</w:t>
            </w:r>
            <w:r w:rsidRPr="00F23805">
              <w:rPr>
                <w:sz w:val="20"/>
              </w:rPr>
              <w:t>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proofErr w:type="spellStart"/>
            <w:r>
              <w:lastRenderedPageBreak/>
              <w:t>Postcondiciones</w:t>
            </w:r>
            <w:proofErr w:type="spellEnd"/>
          </w:p>
        </w:tc>
      </w:tr>
      <w:tr w:rsidR="00A01D29" w:rsidRPr="00F23805">
        <w:trPr>
          <w:trHeight w:val="135"/>
          <w:jc w:val="center"/>
        </w:trPr>
        <w:tc>
          <w:tcPr>
            <w:tcW w:w="9412" w:type="dxa"/>
            <w:gridSpan w:val="2"/>
          </w:tcPr>
          <w:p w:rsidR="00D707F7" w:rsidRPr="00AF5CB2" w:rsidRDefault="00D506F0" w:rsidP="00601299">
            <w:pPr>
              <w:pStyle w:val="ListParagraph1"/>
              <w:numPr>
                <w:ilvl w:val="0"/>
                <w:numId w:val="49"/>
              </w:numPr>
              <w:jc w:val="both"/>
              <w:rPr>
                <w:sz w:val="20"/>
              </w:rPr>
            </w:pPr>
            <w:r w:rsidRPr="00AF5CB2">
              <w:rPr>
                <w:sz w:val="20"/>
              </w:rPr>
              <w:t>El usuario ha ingresado al sistema con sus credenciales.</w:t>
            </w:r>
            <w:r w:rsidR="00FF3F4C" w:rsidRPr="00AF5CB2">
              <w:rPr>
                <w:sz w:val="20"/>
              </w:rPr>
              <w:t xml:space="preserve"> Las siguientes veces el aplicativo no solicitará las credenciales</w:t>
            </w:r>
            <w:r w:rsidR="00AF5CB2">
              <w:rPr>
                <w:sz w:val="20"/>
              </w:rPr>
              <w:t>.</w:t>
            </w:r>
          </w:p>
          <w:p w:rsidR="00D707F7" w:rsidRDefault="008A71C7" w:rsidP="00601299">
            <w:pPr>
              <w:pStyle w:val="ListParagraph1"/>
              <w:numPr>
                <w:ilvl w:val="0"/>
                <w:numId w:val="4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ha cargado los datos de usuario (incluido </w:t>
            </w:r>
            <w:r w:rsidR="00AF5CB2">
              <w:rPr>
                <w:sz w:val="20"/>
              </w:rPr>
              <w:t>rol</w:t>
            </w:r>
            <w:r>
              <w:rPr>
                <w:sz w:val="20"/>
              </w:rPr>
              <w:t xml:space="preserve">). </w:t>
            </w:r>
            <w:r w:rsidR="00AF5CB2">
              <w:rPr>
                <w:sz w:val="20"/>
              </w:rPr>
              <w:t>El contenido al cual puede acceder el usuario</w:t>
            </w:r>
            <w:r>
              <w:rPr>
                <w:sz w:val="20"/>
              </w:rPr>
              <w:t xml:space="preserve"> deberá actualizarse cada vez que se realice una sincronización en el aplicativo.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t>Puntos de extensión (extend) o de inclusión (include)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Pr="00AF5CB2" w:rsidRDefault="00BB152B" w:rsidP="00AF5CB2">
            <w:pPr>
              <w:jc w:val="both"/>
            </w:pPr>
            <w:r w:rsidRPr="00AF5CB2">
              <w:rPr>
                <w:sz w:val="20"/>
              </w:rPr>
              <w:t>CUM-008 Enviar métri</w:t>
            </w:r>
            <w:r w:rsidR="00D506F0" w:rsidRPr="00AF5CB2">
              <w:rPr>
                <w:sz w:val="20"/>
              </w:rPr>
              <w:t>cas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Observaciones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076A99" w:rsidRPr="00076A99" w:rsidRDefault="00076A99" w:rsidP="00601299">
            <w:pPr>
              <w:numPr>
                <w:ilvl w:val="0"/>
                <w:numId w:val="52"/>
              </w:numPr>
              <w:contextualSpacing/>
              <w:jc w:val="both"/>
              <w:rPr>
                <w:rFonts w:cs="Arial"/>
                <w:color w:val="000000"/>
                <w:sz w:val="20"/>
                <w:lang w:eastAsia="es-PE"/>
              </w:rPr>
            </w:pPr>
            <w:r w:rsidRPr="00076A99">
              <w:rPr>
                <w:sz w:val="20"/>
              </w:rPr>
              <w:t>Dependiendo del Rol del Usuario, este visualizará contenido de su interés. Los roles de usuario deben ser:</w:t>
            </w:r>
          </w:p>
          <w:p w:rsidR="00A67D8B" w:rsidRDefault="00076A99" w:rsidP="00601299">
            <w:pPr>
              <w:numPr>
                <w:ilvl w:val="0"/>
                <w:numId w:val="53"/>
              </w:numPr>
              <w:contextualSpacing/>
              <w:jc w:val="both"/>
              <w:rPr>
                <w:ins w:id="26" w:author="Albatrino Aza, Giuseppe Martin" w:date="2015-05-04T11:15:00Z"/>
                <w:rFonts w:cs="Arial"/>
                <w:color w:val="000000"/>
                <w:sz w:val="20"/>
                <w:lang w:eastAsia="es-PE"/>
              </w:rPr>
            </w:pPr>
            <w:r w:rsidRPr="00076A99">
              <w:rPr>
                <w:rFonts w:cs="Arial"/>
                <w:color w:val="000000"/>
                <w:sz w:val="20"/>
                <w:lang w:eastAsia="es-PE"/>
              </w:rPr>
              <w:t>FFVV</w:t>
            </w:r>
            <w:ins w:id="27" w:author="Albatrino Aza, Giuseppe Martin" w:date="2015-05-04T11:15:00Z">
              <w:r w:rsidR="00A67D8B">
                <w:rPr>
                  <w:rFonts w:cs="Arial"/>
                  <w:color w:val="000000"/>
                  <w:sz w:val="20"/>
                  <w:lang w:eastAsia="es-PE"/>
                </w:rPr>
                <w:t xml:space="preserve"> </w:t>
              </w:r>
            </w:ins>
            <w:del w:id="28" w:author="Albatrino Aza, Giuseppe Martin" w:date="2015-05-04T11:15:00Z">
              <w:r w:rsidRPr="00076A99" w:rsidDel="00A67D8B">
                <w:rPr>
                  <w:rFonts w:cs="Arial"/>
                  <w:color w:val="000000"/>
                  <w:sz w:val="20"/>
                  <w:lang w:eastAsia="es-PE"/>
                </w:rPr>
                <w:delText xml:space="preserve">: </w:delText>
              </w:r>
            </w:del>
            <w:r w:rsidRPr="00076A99">
              <w:rPr>
                <w:rFonts w:cs="Arial"/>
                <w:color w:val="000000"/>
                <w:sz w:val="20"/>
                <w:lang w:eastAsia="es-PE"/>
              </w:rPr>
              <w:t xml:space="preserve">Consultora, </w:t>
            </w:r>
          </w:p>
          <w:p w:rsidR="00A67D8B" w:rsidRDefault="00A67D8B" w:rsidP="00601299">
            <w:pPr>
              <w:numPr>
                <w:ilvl w:val="0"/>
                <w:numId w:val="53"/>
              </w:numPr>
              <w:contextualSpacing/>
              <w:jc w:val="both"/>
              <w:rPr>
                <w:ins w:id="29" w:author="Albatrino Aza, Giuseppe Martin" w:date="2015-05-04T11:15:00Z"/>
                <w:rFonts w:cs="Arial"/>
                <w:color w:val="000000"/>
                <w:sz w:val="20"/>
                <w:lang w:eastAsia="es-PE"/>
              </w:rPr>
            </w:pPr>
            <w:ins w:id="30" w:author="Albatrino Aza, Giuseppe Martin" w:date="2015-05-04T11:15:00Z">
              <w:r>
                <w:rPr>
                  <w:rFonts w:cs="Arial"/>
                  <w:color w:val="000000"/>
                  <w:sz w:val="20"/>
                  <w:lang w:eastAsia="es-PE"/>
                </w:rPr>
                <w:t>FFVV - A</w:t>
              </w:r>
            </w:ins>
            <w:del w:id="31" w:author="Albatrino Aza, Giuseppe Martin" w:date="2015-05-04T11:15:00Z">
              <w:r w:rsidR="00076A99" w:rsidRPr="00076A99" w:rsidDel="00A67D8B">
                <w:rPr>
                  <w:rFonts w:cs="Arial"/>
                  <w:color w:val="000000"/>
                  <w:sz w:val="20"/>
                  <w:lang w:eastAsia="es-PE"/>
                </w:rPr>
                <w:delText>a</w:delText>
              </w:r>
            </w:del>
            <w:r w:rsidR="00076A99" w:rsidRPr="00076A99">
              <w:rPr>
                <w:rFonts w:cs="Arial"/>
                <w:color w:val="000000"/>
                <w:sz w:val="20"/>
                <w:lang w:eastAsia="es-PE"/>
              </w:rPr>
              <w:t xml:space="preserve">spirante, </w:t>
            </w:r>
          </w:p>
          <w:p w:rsidR="00A67D8B" w:rsidRDefault="00A67D8B" w:rsidP="00601299">
            <w:pPr>
              <w:numPr>
                <w:ilvl w:val="0"/>
                <w:numId w:val="53"/>
              </w:numPr>
              <w:contextualSpacing/>
              <w:jc w:val="both"/>
              <w:rPr>
                <w:ins w:id="32" w:author="Albatrino Aza, Giuseppe Martin" w:date="2015-05-04T11:15:00Z"/>
                <w:rFonts w:cs="Arial"/>
                <w:color w:val="000000"/>
                <w:sz w:val="20"/>
                <w:lang w:eastAsia="es-PE"/>
              </w:rPr>
            </w:pPr>
            <w:ins w:id="33" w:author="Albatrino Aza, Giuseppe Martin" w:date="2015-05-04T11:15:00Z">
              <w:r>
                <w:rPr>
                  <w:rFonts w:cs="Arial"/>
                  <w:color w:val="000000"/>
                  <w:sz w:val="20"/>
                  <w:lang w:eastAsia="es-PE"/>
                </w:rPr>
                <w:t>FFVV - E</w:t>
              </w:r>
            </w:ins>
            <w:del w:id="34" w:author="Albatrino Aza, Giuseppe Martin" w:date="2015-05-04T11:15:00Z">
              <w:r w:rsidR="00076A99" w:rsidRPr="00076A99" w:rsidDel="00A67D8B">
                <w:rPr>
                  <w:rFonts w:cs="Arial"/>
                  <w:color w:val="000000"/>
                  <w:sz w:val="20"/>
                  <w:lang w:eastAsia="es-PE"/>
                </w:rPr>
                <w:delText>e</w:delText>
              </w:r>
            </w:del>
            <w:r w:rsidR="00076A99" w:rsidRPr="00076A99">
              <w:rPr>
                <w:rFonts w:cs="Arial"/>
                <w:color w:val="000000"/>
                <w:sz w:val="20"/>
                <w:lang w:eastAsia="es-PE"/>
              </w:rPr>
              <w:t xml:space="preserve">strella, </w:t>
            </w:r>
          </w:p>
          <w:p w:rsidR="00076A99" w:rsidRPr="00076A99" w:rsidRDefault="00A67D8B" w:rsidP="00601299">
            <w:pPr>
              <w:numPr>
                <w:ilvl w:val="0"/>
                <w:numId w:val="53"/>
              </w:numPr>
              <w:contextualSpacing/>
              <w:jc w:val="both"/>
              <w:rPr>
                <w:rFonts w:cs="Arial"/>
                <w:color w:val="000000"/>
                <w:sz w:val="20"/>
                <w:lang w:eastAsia="es-PE"/>
              </w:rPr>
            </w:pPr>
            <w:ins w:id="35" w:author="Albatrino Aza, Giuseppe Martin" w:date="2015-05-04T11:15:00Z">
              <w:r>
                <w:rPr>
                  <w:rFonts w:cs="Arial"/>
                  <w:color w:val="000000"/>
                  <w:sz w:val="20"/>
                  <w:lang w:eastAsia="es-PE"/>
                </w:rPr>
                <w:t>FFVV - D</w:t>
              </w:r>
            </w:ins>
            <w:del w:id="36" w:author="Albatrino Aza, Giuseppe Martin" w:date="2015-05-04T11:15:00Z">
              <w:r w:rsidR="00076A99" w:rsidRPr="00076A99" w:rsidDel="00A67D8B">
                <w:rPr>
                  <w:rFonts w:cs="Arial"/>
                  <w:color w:val="000000"/>
                  <w:sz w:val="20"/>
                  <w:lang w:eastAsia="es-PE"/>
                </w:rPr>
                <w:delText>d</w:delText>
              </w:r>
            </w:del>
            <w:r w:rsidR="00076A99" w:rsidRPr="00076A99">
              <w:rPr>
                <w:rFonts w:cs="Arial"/>
                <w:color w:val="000000"/>
                <w:sz w:val="20"/>
                <w:lang w:eastAsia="es-PE"/>
              </w:rPr>
              <w:t xml:space="preserve">irectora. Estos vienen de la extranet. </w:t>
            </w:r>
          </w:p>
          <w:p w:rsidR="00076A99" w:rsidRDefault="00076A99" w:rsidP="00601299">
            <w:pPr>
              <w:numPr>
                <w:ilvl w:val="0"/>
                <w:numId w:val="53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STAFF</w:t>
            </w:r>
            <w:r>
              <w:rPr>
                <w:sz w:val="20"/>
              </w:rPr>
              <w:t>:</w:t>
            </w:r>
            <w:r w:rsidRPr="00F23805">
              <w:rPr>
                <w:sz w:val="20"/>
              </w:rPr>
              <w:t xml:space="preserve"> </w:t>
            </w:r>
            <w:r>
              <w:rPr>
                <w:sz w:val="20"/>
              </w:rPr>
              <w:t>S</w:t>
            </w:r>
            <w:r w:rsidRPr="00163716">
              <w:rPr>
                <w:rFonts w:cs="Arial"/>
                <w:color w:val="000000"/>
                <w:sz w:val="20"/>
                <w:lang w:eastAsia="es-PE"/>
              </w:rPr>
              <w:t xml:space="preserve">i al ingresar al aplicativo móvil, se identifica que es un usuario que está en el Active </w:t>
            </w:r>
            <w:proofErr w:type="spellStart"/>
            <w:r w:rsidRPr="00163716">
              <w:rPr>
                <w:rFonts w:cs="Arial"/>
                <w:color w:val="000000"/>
                <w:sz w:val="20"/>
                <w:lang w:eastAsia="es-PE"/>
              </w:rPr>
              <w:t>Directory</w:t>
            </w:r>
            <w:proofErr w:type="spellEnd"/>
            <w:r w:rsidRPr="00163716">
              <w:rPr>
                <w:rFonts w:cs="Arial"/>
                <w:color w:val="000000"/>
                <w:sz w:val="20"/>
                <w:lang w:eastAsia="es-PE"/>
              </w:rPr>
              <w:t xml:space="preserve"> de </w:t>
            </w:r>
            <w:proofErr w:type="spellStart"/>
            <w:r w:rsidRPr="00163716">
              <w:rPr>
                <w:rFonts w:cs="Arial"/>
                <w:color w:val="000000"/>
                <w:sz w:val="20"/>
                <w:lang w:eastAsia="es-PE"/>
              </w:rPr>
              <w:t>Yanbal</w:t>
            </w:r>
            <w:proofErr w:type="spellEnd"/>
            <w:r>
              <w:rPr>
                <w:rFonts w:cs="Arial"/>
                <w:color w:val="000000"/>
                <w:sz w:val="20"/>
                <w:lang w:eastAsia="es-PE"/>
              </w:rPr>
              <w:t>.</w:t>
            </w:r>
          </w:p>
          <w:p w:rsidR="00076A99" w:rsidRDefault="00076A99" w:rsidP="00D80DFC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servicio que se usará</w:t>
            </w:r>
            <w:r w:rsidR="00D506F0" w:rsidRPr="00F23805">
              <w:rPr>
                <w:sz w:val="20"/>
              </w:rPr>
              <w:t xml:space="preserve"> p</w:t>
            </w:r>
            <w:r>
              <w:rPr>
                <w:sz w:val="20"/>
              </w:rPr>
              <w:t>ara autenticar usuario realizará</w:t>
            </w:r>
            <w:r w:rsidR="00D506F0" w:rsidRPr="00F23805">
              <w:rPr>
                <w:sz w:val="20"/>
              </w:rPr>
              <w:t xml:space="preserve"> internamente la separación </w:t>
            </w:r>
            <w:r>
              <w:rPr>
                <w:sz w:val="20"/>
              </w:rPr>
              <w:t xml:space="preserve">de </w:t>
            </w:r>
            <w:r w:rsidRPr="00F23805">
              <w:rPr>
                <w:sz w:val="20"/>
              </w:rPr>
              <w:t xml:space="preserve">STAFF </w:t>
            </w:r>
            <w:r>
              <w:rPr>
                <w:sz w:val="20"/>
              </w:rPr>
              <w:t xml:space="preserve">y FFVV. </w:t>
            </w:r>
            <w:r w:rsidR="00D80DFC">
              <w:rPr>
                <w:sz w:val="20"/>
              </w:rPr>
              <w:t>N</w:t>
            </w:r>
            <w:r>
              <w:rPr>
                <w:sz w:val="20"/>
              </w:rPr>
              <w:t xml:space="preserve">o es necesario indicar el tipo de rol en el </w:t>
            </w:r>
            <w:proofErr w:type="spellStart"/>
            <w:r>
              <w:rPr>
                <w:sz w:val="20"/>
              </w:rPr>
              <w:t>login</w:t>
            </w:r>
            <w:proofErr w:type="spellEnd"/>
            <w:r w:rsidR="00D506F0" w:rsidRPr="00F23805">
              <w:rPr>
                <w:sz w:val="20"/>
              </w:rPr>
              <w:t>.</w:t>
            </w:r>
          </w:p>
          <w:p w:rsidR="001D0AD5" w:rsidRPr="00076A99" w:rsidRDefault="001D0AD5" w:rsidP="00C61A75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r w:rsidRPr="00163716">
              <w:rPr>
                <w:rFonts w:cs="Arial"/>
                <w:color w:val="000000"/>
                <w:sz w:val="20"/>
                <w:lang w:eastAsia="es-PE"/>
              </w:rPr>
              <w:t xml:space="preserve">No se está considerando la opción de </w:t>
            </w:r>
            <w:proofErr w:type="spellStart"/>
            <w:r w:rsidRPr="00163716">
              <w:rPr>
                <w:rFonts w:cs="Arial"/>
                <w:color w:val="000000"/>
                <w:sz w:val="20"/>
                <w:lang w:eastAsia="es-PE"/>
              </w:rPr>
              <w:t>logout</w:t>
            </w:r>
            <w:proofErr w:type="spellEnd"/>
            <w:r w:rsidR="00737EEE">
              <w:rPr>
                <w:rFonts w:cs="Arial"/>
                <w:color w:val="000000"/>
                <w:sz w:val="20"/>
                <w:lang w:eastAsia="es-PE"/>
              </w:rPr>
              <w:t xml:space="preserve">, ni tiempo de expiración. Sin embargo, </w:t>
            </w:r>
            <w:r w:rsidR="00C61A75">
              <w:rPr>
                <w:rFonts w:cs="Arial"/>
                <w:color w:val="000000"/>
                <w:sz w:val="20"/>
                <w:lang w:eastAsia="es-PE"/>
              </w:rPr>
              <w:t>si el usuario accediera a la configuración del sistema y borrara la cache y datos del aplicativo, entonces las credenciales se perderían y se pediría nuevamente el inicio de sesión.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Pantallas asociadas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PM-001</w:t>
            </w:r>
          </w:p>
        </w:tc>
      </w:tr>
    </w:tbl>
    <w:p w:rsidR="00A01D29" w:rsidRDefault="00A01D29">
      <w:pPr>
        <w:jc w:val="center"/>
        <w:rPr>
          <w:ins w:id="37" w:author="Albatrino Aza, Giuseppe Martin" w:date="2015-05-04T16:22:00Z"/>
        </w:rPr>
      </w:pPr>
    </w:p>
    <w:p w:rsidR="00040B09" w:rsidRDefault="00040B09">
      <w:pPr>
        <w:jc w:val="center"/>
        <w:rPr>
          <w:ins w:id="38" w:author="Albatrino Aza, Giuseppe Martin" w:date="2015-05-04T16:22:00Z"/>
        </w:rPr>
      </w:pPr>
    </w:p>
    <w:p w:rsidR="00040B09" w:rsidRDefault="001C36F4">
      <w:pPr>
        <w:pPrChange w:id="39" w:author="Albatrino Aza, Giuseppe Martin" w:date="2015-05-04T16:22:00Z">
          <w:pPr>
            <w:jc w:val="center"/>
          </w:pPr>
        </w:pPrChange>
      </w:pPr>
      <w:ins w:id="40" w:author="Albatrino Aza, Giuseppe Martin" w:date="2015-05-04T16:33:00Z">
        <w:r>
          <w:t>“</w:t>
        </w:r>
      </w:ins>
      <w:ins w:id="41" w:author="Albatrino Aza, Giuseppe Martin" w:date="2015-05-04T16:22:00Z">
        <w:r w:rsidR="00040B09">
          <w:t xml:space="preserve">Falta un Casos de uso de Log </w:t>
        </w:r>
        <w:proofErr w:type="spellStart"/>
        <w:r w:rsidR="00040B09">
          <w:t>out</w:t>
        </w:r>
      </w:ins>
      <w:proofErr w:type="spellEnd"/>
      <w:ins w:id="42" w:author="Albatrino Aza, Giuseppe Martin" w:date="2015-05-04T16:33:00Z">
        <w:r>
          <w:t>”</w:t>
        </w:r>
      </w:ins>
    </w:p>
    <w:p w:rsidR="00A01D29" w:rsidRDefault="007204A4">
      <w:pPr>
        <w:jc w:val="center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5pt;height:427.5pt">
            <v:imagedata r:id="rId10" o:title="" croptop="17474f" cropbottom="12179f" cropleft="10882f" cropright="44590f"/>
          </v:shape>
        </w:pict>
      </w:r>
    </w:p>
    <w:p w:rsidR="00A01D29" w:rsidRDefault="00D506F0">
      <w:pPr>
        <w:jc w:val="center"/>
      </w:pPr>
      <w:r>
        <w:t>Wireframe PM-001</w:t>
      </w:r>
    </w:p>
    <w:p w:rsidR="00A01D29" w:rsidRDefault="006B570D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43" w:name="_Toc418153768"/>
      <w:r w:rsidR="00D506F0">
        <w:lastRenderedPageBreak/>
        <w:t>CUM-002 Sincronizar datos</w:t>
      </w:r>
      <w:bookmarkEnd w:id="43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Sincronizar datos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 móvil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D859B9" w:rsidRDefault="00D506F0">
            <w:pPr>
              <w:jc w:val="both"/>
              <w:rPr>
                <w:rFonts w:cs="Arial"/>
                <w:sz w:val="20"/>
              </w:rPr>
            </w:pPr>
            <w:r w:rsidRPr="00F23805">
              <w:rPr>
                <w:rFonts w:cs="Arial"/>
                <w:sz w:val="20"/>
              </w:rPr>
              <w:t xml:space="preserve">Se envían y reciben los diferentes datos a utilizar. </w:t>
            </w:r>
            <w:r w:rsidR="00D859B9">
              <w:rPr>
                <w:rFonts w:cs="Arial"/>
                <w:sz w:val="20"/>
              </w:rPr>
              <w:t>Esto ocurre cuando:</w:t>
            </w:r>
          </w:p>
          <w:p w:rsidR="00D707F7" w:rsidRDefault="00D506F0" w:rsidP="00601299">
            <w:pPr>
              <w:numPr>
                <w:ilvl w:val="0"/>
                <w:numId w:val="50"/>
              </w:numPr>
              <w:jc w:val="both"/>
              <w:rPr>
                <w:sz w:val="20"/>
                <w:szCs w:val="22"/>
                <w:lang w:eastAsia="en-US"/>
              </w:rPr>
            </w:pPr>
            <w:r w:rsidRPr="00F23805">
              <w:rPr>
                <w:rFonts w:cs="Arial"/>
                <w:sz w:val="20"/>
              </w:rPr>
              <w:t>El usuario demanda una sincronización de datos dentro del aplicativo</w:t>
            </w:r>
            <w:r w:rsidR="00EA0A1F">
              <w:rPr>
                <w:rFonts w:cs="Arial"/>
                <w:sz w:val="20"/>
              </w:rPr>
              <w:t>,</w:t>
            </w:r>
            <w:r w:rsidRPr="00F23805">
              <w:rPr>
                <w:rFonts w:cs="Arial"/>
                <w:sz w:val="20"/>
              </w:rPr>
              <w:t xml:space="preserve"> o </w:t>
            </w:r>
          </w:p>
          <w:p w:rsidR="00D707F7" w:rsidRDefault="00D859B9" w:rsidP="00601299">
            <w:pPr>
              <w:numPr>
                <w:ilvl w:val="0"/>
                <w:numId w:val="50"/>
              </w:num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C</w:t>
            </w:r>
            <w:r w:rsidR="00D506F0" w:rsidRPr="00F23805">
              <w:rPr>
                <w:rFonts w:cs="Arial"/>
                <w:sz w:val="20"/>
              </w:rPr>
              <w:t xml:space="preserve">uando </w:t>
            </w:r>
            <w:r w:rsidR="00BB152B" w:rsidRPr="0065303B">
              <w:rPr>
                <w:rFonts w:cs="Arial"/>
                <w:sz w:val="20"/>
              </w:rPr>
              <w:t>inicia</w:t>
            </w:r>
            <w:r w:rsidR="00D506F0" w:rsidRPr="00F23805">
              <w:rPr>
                <w:rFonts w:cs="Arial"/>
                <w:sz w:val="20"/>
              </w:rPr>
              <w:t xml:space="preserve"> el aplicativo</w:t>
            </w:r>
            <w:r w:rsidR="00BA6787">
              <w:rPr>
                <w:rFonts w:cs="Arial"/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pStyle w:val="ListParagraph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  <w:p w:rsidR="00D859B9" w:rsidRPr="00F23805" w:rsidRDefault="00D859B9" w:rsidP="00D506F0">
            <w:pPr>
              <w:pStyle w:val="ListParagraph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El sistema debe estar en línea</w:t>
            </w:r>
            <w:r w:rsidR="00236ECC"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D707F7" w:rsidRPr="00236ECC" w:rsidRDefault="007C26F3" w:rsidP="00236ECC">
            <w:pPr>
              <w:pStyle w:val="ListParagraph1"/>
              <w:ind w:left="0"/>
              <w:rPr>
                <w:b/>
                <w:sz w:val="20"/>
              </w:rPr>
            </w:pPr>
            <w:r w:rsidRPr="00236ECC">
              <w:rPr>
                <w:b/>
                <w:sz w:val="20"/>
              </w:rPr>
              <w:t>Caso primera vez que ingresa al aplicativo</w:t>
            </w:r>
            <w:r w:rsidR="00236ECC" w:rsidRPr="00236ECC">
              <w:rPr>
                <w:b/>
                <w:sz w:val="20"/>
              </w:rPr>
              <w:t>:</w:t>
            </w:r>
          </w:p>
          <w:p w:rsidR="00A01D29" w:rsidRDefault="00D506F0" w:rsidP="00D506F0">
            <w:pPr>
              <w:pStyle w:val="ListParagraph1"/>
              <w:numPr>
                <w:ilvl w:val="0"/>
                <w:numId w:val="10"/>
              </w:numPr>
              <w:ind w:left="371"/>
              <w:rPr>
                <w:sz w:val="20"/>
              </w:rPr>
            </w:pPr>
            <w:r w:rsidRPr="00F23805">
              <w:rPr>
                <w:sz w:val="20"/>
              </w:rPr>
              <w:t>Inmediatamente después que el usuario se autenticó con éxito en la aplicación, el sistema realiza la sincronización de los datos desde y hacia el servidor.</w:t>
            </w:r>
          </w:p>
          <w:p w:rsidR="007C26F3" w:rsidRPr="00236ECC" w:rsidRDefault="007C26F3" w:rsidP="00236ECC">
            <w:pPr>
              <w:pStyle w:val="ListParagraph1"/>
              <w:ind w:left="11"/>
              <w:rPr>
                <w:b/>
                <w:sz w:val="20"/>
              </w:rPr>
            </w:pPr>
            <w:r w:rsidRPr="00236ECC">
              <w:rPr>
                <w:b/>
                <w:sz w:val="20"/>
              </w:rPr>
              <w:t xml:space="preserve">Caso </w:t>
            </w:r>
            <w:r w:rsidR="00BA6787">
              <w:rPr>
                <w:b/>
                <w:sz w:val="20"/>
              </w:rPr>
              <w:t>subsiguientes</w:t>
            </w:r>
            <w:r w:rsidRPr="00236ECC">
              <w:rPr>
                <w:b/>
                <w:sz w:val="20"/>
              </w:rPr>
              <w:t xml:space="preserve"> ve</w:t>
            </w:r>
            <w:r w:rsidR="00BA6787">
              <w:rPr>
                <w:b/>
                <w:sz w:val="20"/>
              </w:rPr>
              <w:t>ces</w:t>
            </w:r>
            <w:r w:rsidRPr="00236ECC">
              <w:rPr>
                <w:b/>
                <w:sz w:val="20"/>
              </w:rPr>
              <w:t xml:space="preserve"> que ingresa al aplicativo </w:t>
            </w:r>
            <w:r w:rsidR="00236ECC" w:rsidRPr="00236ECC">
              <w:rPr>
                <w:b/>
                <w:sz w:val="20"/>
              </w:rPr>
              <w:t>iniciándolo:</w:t>
            </w:r>
          </w:p>
          <w:p w:rsidR="00D707F7" w:rsidRDefault="007C26F3" w:rsidP="00601299">
            <w:pPr>
              <w:pStyle w:val="ListParagraph1"/>
              <w:numPr>
                <w:ilvl w:val="0"/>
                <w:numId w:val="51"/>
              </w:numPr>
              <w:rPr>
                <w:sz w:val="20"/>
              </w:rPr>
            </w:pPr>
            <w:r>
              <w:rPr>
                <w:sz w:val="20"/>
              </w:rPr>
              <w:t>Si</w:t>
            </w:r>
            <w:r w:rsidR="00236ECC">
              <w:rPr>
                <w:sz w:val="20"/>
              </w:rPr>
              <w:t xml:space="preserve"> el sistema</w:t>
            </w:r>
            <w:r>
              <w:rPr>
                <w:sz w:val="20"/>
              </w:rPr>
              <w:t xml:space="preserve"> está en línea</w:t>
            </w:r>
            <w:r w:rsidR="00236ECC">
              <w:rPr>
                <w:sz w:val="20"/>
              </w:rPr>
              <w:t xml:space="preserve">, </w:t>
            </w:r>
            <w:r>
              <w:rPr>
                <w:sz w:val="20"/>
              </w:rPr>
              <w:t>sincroniza.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pStyle w:val="ListParagraph1"/>
              <w:ind w:left="0"/>
              <w:jc w:val="both"/>
              <w:rPr>
                <w:sz w:val="20"/>
              </w:rPr>
            </w:pPr>
            <w:r>
              <w:rPr>
                <w:sz w:val="20"/>
              </w:rPr>
              <w:t>No aplica.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 w:rsidRPr="00F23805" w:rsidTr="00B126E5">
        <w:trPr>
          <w:trHeight w:val="2332"/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jc w:val="both"/>
              <w:rPr>
                <w:sz w:val="20"/>
              </w:rPr>
            </w:pPr>
            <w:r>
              <w:rPr>
                <w:sz w:val="20"/>
              </w:rPr>
              <w:t xml:space="preserve">Flujo alterno 1: </w:t>
            </w:r>
            <w:r w:rsidR="007C26F3">
              <w:rPr>
                <w:sz w:val="20"/>
              </w:rPr>
              <w:t>“</w:t>
            </w:r>
            <w:r>
              <w:rPr>
                <w:sz w:val="20"/>
              </w:rPr>
              <w:t>Sincronización manual</w:t>
            </w:r>
            <w:r w:rsidR="007C26F3">
              <w:rPr>
                <w:sz w:val="20"/>
              </w:rPr>
              <w:t>”</w:t>
            </w:r>
          </w:p>
          <w:p w:rsidR="00A01D29" w:rsidRPr="00F23805" w:rsidDel="001C36F4" w:rsidRDefault="00D506F0" w:rsidP="00D506F0">
            <w:pPr>
              <w:pStyle w:val="ListParagraph1"/>
              <w:numPr>
                <w:ilvl w:val="0"/>
                <w:numId w:val="11"/>
              </w:numPr>
              <w:ind w:left="371"/>
              <w:jc w:val="both"/>
              <w:rPr>
                <w:del w:id="44" w:author="Albatrino Aza, Giuseppe Martin" w:date="2015-05-04T16:33:00Z"/>
                <w:sz w:val="20"/>
              </w:rPr>
            </w:pPr>
            <w:del w:id="45" w:author="Albatrino Aza, Giuseppe Martin" w:date="2015-05-04T16:33:00Z">
              <w:r w:rsidRPr="00F23805" w:rsidDel="001C36F4">
                <w:rPr>
                  <w:sz w:val="20"/>
                </w:rPr>
                <w:delText>El usuario ingresa a la página de configuración.</w:delText>
              </w:r>
            </w:del>
          </w:p>
          <w:p w:rsidR="00A01D29" w:rsidRPr="00F23805" w:rsidDel="001C36F4" w:rsidRDefault="00D506F0" w:rsidP="00D506F0">
            <w:pPr>
              <w:pStyle w:val="ListParagraph1"/>
              <w:numPr>
                <w:ilvl w:val="0"/>
                <w:numId w:val="11"/>
              </w:numPr>
              <w:ind w:left="371"/>
              <w:jc w:val="both"/>
              <w:rPr>
                <w:del w:id="46" w:author="Albatrino Aza, Giuseppe Martin" w:date="2015-05-04T16:34:00Z"/>
                <w:sz w:val="20"/>
              </w:rPr>
            </w:pPr>
            <w:del w:id="47" w:author="Albatrino Aza, Giuseppe Martin" w:date="2015-05-04T16:34:00Z">
              <w:r w:rsidRPr="00F23805" w:rsidDel="001C36F4">
                <w:rPr>
                  <w:sz w:val="20"/>
                </w:rPr>
                <w:delText xml:space="preserve">El sistema muestra la pantalla con </w:delText>
              </w:r>
              <w:r w:rsidR="007C26F3" w:rsidDel="001C36F4">
                <w:rPr>
                  <w:sz w:val="20"/>
                </w:rPr>
                <w:delText xml:space="preserve">la opción </w:delText>
              </w:r>
              <w:r w:rsidRPr="00F23805" w:rsidDel="001C36F4">
                <w:rPr>
                  <w:sz w:val="20"/>
                </w:rPr>
                <w:delText>sincronizar.</w:delText>
              </w:r>
            </w:del>
          </w:p>
          <w:p w:rsidR="00A01D29" w:rsidRPr="00F23805" w:rsidRDefault="00B126E5" w:rsidP="00D506F0">
            <w:pPr>
              <w:pStyle w:val="ListParagraph1"/>
              <w:numPr>
                <w:ilvl w:val="0"/>
                <w:numId w:val="11"/>
              </w:numPr>
              <w:ind w:left="371"/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selecciona la opción </w:t>
            </w:r>
            <w:r w:rsidR="00D506F0" w:rsidRPr="00F23805">
              <w:rPr>
                <w:sz w:val="20"/>
              </w:rPr>
              <w:t>sincronizar</w:t>
            </w:r>
            <w:proofErr w:type="gramStart"/>
            <w:r w:rsidR="00D506F0" w:rsidRPr="00F23805">
              <w:rPr>
                <w:sz w:val="20"/>
              </w:rPr>
              <w:t>.</w:t>
            </w:r>
            <w:ins w:id="48" w:author="Albatrino Aza, Giuseppe Martin" w:date="2015-05-04T16:34:00Z">
              <w:r w:rsidR="001C36F4">
                <w:rPr>
                  <w:sz w:val="20"/>
                </w:rPr>
                <w:t>(</w:t>
              </w:r>
              <w:proofErr w:type="gramEnd"/>
              <w:r w:rsidR="001C36F4">
                <w:rPr>
                  <w:sz w:val="20"/>
                </w:rPr>
                <w:t>podría ser un botón , “</w:t>
              </w:r>
              <w:proofErr w:type="spellStart"/>
              <w:r w:rsidR="001C36F4">
                <w:rPr>
                  <w:sz w:val="20"/>
                </w:rPr>
                <w:t>swype</w:t>
              </w:r>
              <w:proofErr w:type="spellEnd"/>
              <w:r w:rsidR="001C36F4">
                <w:rPr>
                  <w:sz w:val="20"/>
                </w:rPr>
                <w:t xml:space="preserve"> hacia abajo”, etc.)</w:t>
              </w:r>
            </w:ins>
          </w:p>
          <w:p w:rsidR="000A05D1" w:rsidRDefault="00D506F0" w:rsidP="00F36C8E">
            <w:pPr>
              <w:pStyle w:val="ListParagraph1"/>
              <w:numPr>
                <w:ilvl w:val="0"/>
                <w:numId w:val="11"/>
              </w:numPr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realiza la sincronización de los datos</w:t>
            </w:r>
            <w:r w:rsidR="000A05D1">
              <w:rPr>
                <w:sz w:val="20"/>
              </w:rPr>
              <w:t>:</w:t>
            </w:r>
          </w:p>
          <w:p w:rsidR="000A05D1" w:rsidRDefault="000A05D1" w:rsidP="00601299">
            <w:pPr>
              <w:pStyle w:val="ListParagraph1"/>
              <w:numPr>
                <w:ilvl w:val="0"/>
                <w:numId w:val="6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Desde el servidor: </w:t>
            </w:r>
            <w:r w:rsidR="00F36C8E">
              <w:rPr>
                <w:sz w:val="20"/>
              </w:rPr>
              <w:t>datos de usuario y conte</w:t>
            </w:r>
            <w:r>
              <w:rPr>
                <w:sz w:val="20"/>
              </w:rPr>
              <w:t>nidos según rol del usuario.</w:t>
            </w:r>
          </w:p>
          <w:p w:rsidR="008A71C7" w:rsidRPr="00D859B9" w:rsidRDefault="000A05D1" w:rsidP="00601299">
            <w:pPr>
              <w:pStyle w:val="ListParagraph1"/>
              <w:numPr>
                <w:ilvl w:val="0"/>
                <w:numId w:val="6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Hacia el servidor:</w:t>
            </w:r>
            <w:r w:rsidR="00F36C8E">
              <w:rPr>
                <w:sz w:val="20"/>
              </w:rPr>
              <w:t xml:space="preserve"> métricas y </w:t>
            </w:r>
            <w:proofErr w:type="spellStart"/>
            <w:r>
              <w:rPr>
                <w:sz w:val="20"/>
              </w:rPr>
              <w:t>logs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Postcondiciones</w:t>
            </w:r>
          </w:p>
        </w:tc>
      </w:tr>
      <w:tr w:rsidR="00A01D29" w:rsidRPr="00F23805">
        <w:trPr>
          <w:trHeight w:val="135"/>
          <w:jc w:val="center"/>
        </w:trPr>
        <w:tc>
          <w:tcPr>
            <w:tcW w:w="9412" w:type="dxa"/>
            <w:gridSpan w:val="2"/>
          </w:tcPr>
          <w:p w:rsidR="008A71C7" w:rsidRDefault="00D506F0">
            <w:pPr>
              <w:rPr>
                <w:sz w:val="20"/>
              </w:rPr>
            </w:pPr>
            <w:r w:rsidRPr="00F23805">
              <w:rPr>
                <w:sz w:val="20"/>
              </w:rPr>
              <w:t>Sistema con los datos sincronizados</w:t>
            </w:r>
            <w:r w:rsidR="008A71C7">
              <w:rPr>
                <w:sz w:val="20"/>
              </w:rPr>
              <w:t>. Estos datos son:</w:t>
            </w:r>
          </w:p>
          <w:p w:rsidR="00D707F7" w:rsidRDefault="008A71C7" w:rsidP="00601299">
            <w:pPr>
              <w:numPr>
                <w:ilvl w:val="0"/>
                <w:numId w:val="48"/>
              </w:numPr>
              <w:rPr>
                <w:sz w:val="20"/>
              </w:rPr>
            </w:pPr>
            <w:r>
              <w:rPr>
                <w:sz w:val="20"/>
              </w:rPr>
              <w:t>Contenidos</w:t>
            </w:r>
            <w:r w:rsidR="000A05D1">
              <w:rPr>
                <w:sz w:val="20"/>
              </w:rPr>
              <w:t xml:space="preserve"> (colecciones y archivos).</w:t>
            </w:r>
          </w:p>
          <w:p w:rsidR="00D707F7" w:rsidRDefault="008A71C7" w:rsidP="00601299">
            <w:pPr>
              <w:numPr>
                <w:ilvl w:val="0"/>
                <w:numId w:val="48"/>
              </w:numPr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Datos de usuario (incluido </w:t>
            </w:r>
            <w:r w:rsidR="00B126E5">
              <w:rPr>
                <w:sz w:val="20"/>
              </w:rPr>
              <w:t>rol</w:t>
            </w:r>
            <w:r>
              <w:rPr>
                <w:sz w:val="20"/>
              </w:rPr>
              <w:t>)</w:t>
            </w:r>
            <w:r w:rsidR="000A05D1">
              <w:rPr>
                <w:sz w:val="20"/>
              </w:rPr>
              <w:t>.</w:t>
            </w:r>
          </w:p>
          <w:p w:rsidR="00D707F7" w:rsidRDefault="007C26F3" w:rsidP="00601299">
            <w:pPr>
              <w:numPr>
                <w:ilvl w:val="0"/>
                <w:numId w:val="48"/>
              </w:numPr>
              <w:rPr>
                <w:sz w:val="20"/>
              </w:rPr>
            </w:pPr>
            <w:r>
              <w:rPr>
                <w:sz w:val="20"/>
              </w:rPr>
              <w:t>Métricas de uso</w:t>
            </w:r>
            <w:r w:rsidR="00F36C8E">
              <w:rPr>
                <w:sz w:val="20"/>
              </w:rPr>
              <w:t xml:space="preserve"> (</w:t>
            </w:r>
            <w:r w:rsidR="000A05D1">
              <w:rPr>
                <w:sz w:val="20"/>
              </w:rPr>
              <w:t xml:space="preserve">las cuales se registran </w:t>
            </w:r>
            <w:r w:rsidR="00F36C8E">
              <w:rPr>
                <w:sz w:val="20"/>
              </w:rPr>
              <w:t>al iniciar sesión y al descargar contenidos)</w:t>
            </w:r>
            <w:r w:rsidR="000A05D1">
              <w:rPr>
                <w:sz w:val="20"/>
              </w:rPr>
              <w:t>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lastRenderedPageBreak/>
              <w:t>Puntos de extensión (extend) o de inclusión (include)</w:t>
            </w:r>
          </w:p>
        </w:tc>
      </w:tr>
      <w:tr w:rsidR="00A01D29" w:rsidRPr="008A71C7">
        <w:trPr>
          <w:jc w:val="center"/>
        </w:trPr>
        <w:tc>
          <w:tcPr>
            <w:tcW w:w="9412" w:type="dxa"/>
            <w:gridSpan w:val="2"/>
          </w:tcPr>
          <w:p w:rsidR="00A01D29" w:rsidRPr="008A71C7" w:rsidRDefault="00BB152B">
            <w:pPr>
              <w:jc w:val="both"/>
              <w:rPr>
                <w:sz w:val="20"/>
              </w:rPr>
            </w:pPr>
            <w:r w:rsidRPr="00BB152B">
              <w:rPr>
                <w:sz w:val="20"/>
              </w:rPr>
              <w:t>No aplica</w:t>
            </w:r>
          </w:p>
        </w:tc>
      </w:tr>
      <w:tr w:rsidR="00A01D29" w:rsidRPr="008A71C7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Pr="008A71C7" w:rsidRDefault="00BB152B">
            <w:r w:rsidRPr="00BB152B">
              <w:t>Observaciones</w:t>
            </w:r>
          </w:p>
        </w:tc>
      </w:tr>
      <w:tr w:rsidR="00A01D29" w:rsidRPr="008A71C7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C615E" w:rsidRPr="008A71C7" w:rsidRDefault="00AC615E" w:rsidP="00AC615E">
            <w:pPr>
              <w:jc w:val="both"/>
              <w:rPr>
                <w:sz w:val="20"/>
              </w:rPr>
            </w:pPr>
            <w:ins w:id="49" w:author="Albatrino Aza, Giuseppe Martin" w:date="2015-05-04T16:55:00Z">
              <w:r>
                <w:rPr>
                  <w:sz w:val="20"/>
                </w:rPr>
                <w:t xml:space="preserve">¨* </w:t>
              </w:r>
            </w:ins>
            <w:r w:rsidR="008A71C7">
              <w:rPr>
                <w:sz w:val="20"/>
              </w:rPr>
              <w:t>El aplicativo debe mostrar la fecha de última sincronización</w:t>
            </w:r>
            <w:r w:rsidR="00D859B9">
              <w:rPr>
                <w:sz w:val="20"/>
              </w:rPr>
              <w:t xml:space="preserve"> con</w:t>
            </w:r>
            <w:r w:rsidR="00AB3D5D">
              <w:rPr>
                <w:sz w:val="20"/>
              </w:rPr>
              <w:t xml:space="preserve"> un texto alusivo (</w:t>
            </w:r>
            <w:proofErr w:type="spellStart"/>
            <w:r w:rsidR="00AB3D5D">
              <w:rPr>
                <w:sz w:val="20"/>
              </w:rPr>
              <w:t>Ej</w:t>
            </w:r>
            <w:proofErr w:type="spellEnd"/>
            <w:r w:rsidR="00AB3D5D">
              <w:rPr>
                <w:sz w:val="20"/>
              </w:rPr>
              <w:t>: “Contenid</w:t>
            </w:r>
            <w:r w:rsidR="00D859B9">
              <w:rPr>
                <w:sz w:val="20"/>
              </w:rPr>
              <w:t xml:space="preserve">o actualizado al </w:t>
            </w:r>
            <w:proofErr w:type="spellStart"/>
            <w:r w:rsidR="00D859B9">
              <w:rPr>
                <w:sz w:val="20"/>
              </w:rPr>
              <w:t>dd</w:t>
            </w:r>
            <w:proofErr w:type="spellEnd"/>
            <w:r w:rsidR="00D859B9">
              <w:rPr>
                <w:sz w:val="20"/>
              </w:rPr>
              <w:t>/mm/</w:t>
            </w:r>
            <w:proofErr w:type="spellStart"/>
            <w:r w:rsidR="00D859B9">
              <w:rPr>
                <w:sz w:val="20"/>
              </w:rPr>
              <w:t>aaaa</w:t>
            </w:r>
            <w:proofErr w:type="spellEnd"/>
            <w:r w:rsidR="00D859B9">
              <w:rPr>
                <w:sz w:val="20"/>
              </w:rPr>
              <w:t xml:space="preserve"> </w:t>
            </w:r>
            <w:proofErr w:type="spellStart"/>
            <w:r w:rsidR="00D859B9">
              <w:rPr>
                <w:sz w:val="20"/>
              </w:rPr>
              <w:t>hh:mm</w:t>
            </w:r>
            <w:proofErr w:type="spellEnd"/>
            <w:r w:rsidR="00D859B9">
              <w:rPr>
                <w:sz w:val="20"/>
              </w:rPr>
              <w:t>)</w:t>
            </w:r>
          </w:p>
        </w:tc>
      </w:tr>
      <w:tr w:rsidR="00A01D29" w:rsidRPr="008A71C7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Pr="008A71C7" w:rsidRDefault="00BB152B">
            <w:r w:rsidRPr="00BB152B">
              <w:t>Pantallas asociadas</w:t>
            </w:r>
          </w:p>
        </w:tc>
      </w:tr>
      <w:tr w:rsidR="00A01D29" w:rsidRPr="008A71C7">
        <w:trPr>
          <w:jc w:val="center"/>
        </w:trPr>
        <w:tc>
          <w:tcPr>
            <w:tcW w:w="9412" w:type="dxa"/>
            <w:gridSpan w:val="2"/>
          </w:tcPr>
          <w:p w:rsidR="00A01D29" w:rsidRPr="008A71C7" w:rsidRDefault="00BB152B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BB152B">
              <w:rPr>
                <w:sz w:val="20"/>
              </w:rPr>
              <w:t>PM-005</w:t>
            </w:r>
          </w:p>
        </w:tc>
      </w:tr>
    </w:tbl>
    <w:p w:rsidR="00A01D29" w:rsidRPr="008A71C7" w:rsidRDefault="00A01D29">
      <w:pPr>
        <w:jc w:val="center"/>
      </w:pPr>
    </w:p>
    <w:p w:rsidR="00A01D29" w:rsidRPr="008A71C7" w:rsidRDefault="00A01D29"/>
    <w:p w:rsidR="00A01D29" w:rsidRPr="008A71C7" w:rsidRDefault="007204A4">
      <w:pPr>
        <w:jc w:val="center"/>
      </w:pPr>
      <w:r>
        <w:pict>
          <v:shape id="_x0000_i1026" type="#_x0000_t75" style="width:183pt;height:361.5pt">
            <v:imagedata r:id="rId11" o:title="" croptop="19137f" cropbottom="10804f" cropleft="32525f" cropright="22958f"/>
          </v:shape>
        </w:pict>
      </w:r>
    </w:p>
    <w:p w:rsidR="00A01D29" w:rsidRDefault="00D506F0">
      <w:pPr>
        <w:jc w:val="center"/>
      </w:pPr>
      <w:r>
        <w:t>Wireframe PM-005</w:t>
      </w:r>
    </w:p>
    <w:p w:rsidR="00A01D29" w:rsidRDefault="00A01D29">
      <w:pPr>
        <w:jc w:val="center"/>
      </w:pPr>
    </w:p>
    <w:p w:rsidR="00A01D29" w:rsidRDefault="00D506F0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50" w:name="_Toc418153769"/>
      <w:r>
        <w:lastRenderedPageBreak/>
        <w:t>CUM-003 Visualizar archivos</w:t>
      </w:r>
      <w:bookmarkEnd w:id="50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Visualizar archivos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 móvil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01D29" w:rsidRDefault="00D506F0" w:rsidP="00DA4C4B">
            <w:pPr>
              <w:rPr>
                <w:rFonts w:cs="Arial"/>
                <w:sz w:val="20"/>
              </w:rPr>
            </w:pPr>
            <w:r w:rsidRPr="00F23805">
              <w:rPr>
                <w:rFonts w:cs="Arial"/>
                <w:sz w:val="20"/>
              </w:rPr>
              <w:t>Se muestra el contenido (colecciones y archivos) en el aplicativo, el cual ha sido creado en el administrador we</w:t>
            </w:r>
            <w:r w:rsidR="00DA4C4B">
              <w:rPr>
                <w:rFonts w:cs="Arial"/>
                <w:sz w:val="20"/>
              </w:rPr>
              <w:t>b</w:t>
            </w:r>
            <w:r w:rsidRPr="00F23805">
              <w:rPr>
                <w:rFonts w:cs="Arial"/>
                <w:sz w:val="20"/>
              </w:rPr>
              <w:t>.</w:t>
            </w:r>
            <w:r w:rsidR="00EA0A1F">
              <w:rPr>
                <w:rFonts w:cs="Arial"/>
                <w:sz w:val="20"/>
              </w:rPr>
              <w:t xml:space="preserve"> Este contenido puede estar disponible en dos casos (para ambos, la visualización se realiza de la misma manera):</w:t>
            </w:r>
          </w:p>
          <w:p w:rsidR="00EA0A1F" w:rsidRDefault="00EA0A1F" w:rsidP="00601299">
            <w:pPr>
              <w:numPr>
                <w:ilvl w:val="0"/>
                <w:numId w:val="54"/>
              </w:numPr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El sistema está en línea, o</w:t>
            </w:r>
          </w:p>
          <w:p w:rsidR="00EA0A1F" w:rsidRPr="00F23805" w:rsidRDefault="00EA0A1F" w:rsidP="00601299">
            <w:pPr>
              <w:numPr>
                <w:ilvl w:val="0"/>
                <w:numId w:val="54"/>
              </w:num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El usuario ha descargado previamente el contenido.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 w:rsidP="00D506F0">
            <w:pPr>
              <w:pStyle w:val="ListParagraph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 w:rsidP="00D506F0">
            <w:pPr>
              <w:pStyle w:val="ListParagraph1"/>
              <w:numPr>
                <w:ilvl w:val="0"/>
                <w:numId w:val="12"/>
              </w:numPr>
              <w:tabs>
                <w:tab w:val="left" w:pos="420"/>
              </w:tabs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muestra la pantalla inicial donde se ven las diferentes colecciones a las que el usuario tiene acceso de acuerdo a su rol.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12"/>
              </w:numPr>
              <w:tabs>
                <w:tab w:val="left" w:pos="420"/>
              </w:tabs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selecciona </w:t>
            </w:r>
            <w:r w:rsidR="00E81260">
              <w:rPr>
                <w:sz w:val="20"/>
              </w:rPr>
              <w:t>una</w:t>
            </w:r>
            <w:r w:rsidRPr="00F23805">
              <w:rPr>
                <w:sz w:val="20"/>
              </w:rPr>
              <w:t xml:space="preserve"> colecc</w:t>
            </w:r>
            <w:r w:rsidR="00E81260">
              <w:rPr>
                <w:sz w:val="20"/>
              </w:rPr>
              <w:t>ión</w:t>
            </w:r>
            <w:r w:rsidRPr="00F23805">
              <w:rPr>
                <w:sz w:val="20"/>
              </w:rPr>
              <w:t>.</w:t>
            </w:r>
          </w:p>
          <w:p w:rsidR="00A01D29" w:rsidRDefault="00E81260" w:rsidP="00D506F0">
            <w:pPr>
              <w:pStyle w:val="ListParagraph1"/>
              <w:numPr>
                <w:ilvl w:val="0"/>
                <w:numId w:val="12"/>
              </w:numPr>
              <w:tabs>
                <w:tab w:val="left" w:pos="420"/>
              </w:tabs>
              <w:ind w:left="371"/>
              <w:jc w:val="both"/>
              <w:rPr>
                <w:sz w:val="20"/>
              </w:rPr>
            </w:pPr>
            <w:r>
              <w:rPr>
                <w:sz w:val="20"/>
              </w:rPr>
              <w:t>El sistema muestra su</w:t>
            </w:r>
            <w:r w:rsidR="00D506F0" w:rsidRPr="00F23805">
              <w:rPr>
                <w:sz w:val="20"/>
              </w:rPr>
              <w:t xml:space="preserve"> lista de colecciones y archivos.</w:t>
            </w:r>
          </w:p>
          <w:p w:rsidR="00CA5C1E" w:rsidRPr="00945147" w:rsidRDefault="00CA5C1E" w:rsidP="00D506F0">
            <w:pPr>
              <w:pStyle w:val="ListParagraph11"/>
              <w:numPr>
                <w:ilvl w:val="0"/>
                <w:numId w:val="12"/>
              </w:numPr>
              <w:tabs>
                <w:tab w:val="left" w:pos="420"/>
              </w:tabs>
              <w:spacing w:line="240" w:lineRule="auto"/>
              <w:ind w:left="371"/>
              <w:jc w:val="both"/>
              <w:rPr>
                <w:sz w:val="20"/>
              </w:rPr>
            </w:pPr>
            <w:r w:rsidRPr="00945147">
              <w:rPr>
                <w:sz w:val="20"/>
              </w:rPr>
              <w:t>Se repiten los pasos 2 y 3 hasta que el usuario haya encontrado el archivo que desea ver (</w:t>
            </w:r>
            <w:r w:rsidR="00945147" w:rsidRPr="00945147">
              <w:rPr>
                <w:sz w:val="20"/>
              </w:rPr>
              <w:t>las colecciones tendrán un nivel de anidamiento de hasta 4 niveles</w:t>
            </w:r>
            <w:r w:rsidRPr="00945147">
              <w:rPr>
                <w:sz w:val="20"/>
              </w:rPr>
              <w:t>).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12"/>
              </w:numPr>
              <w:tabs>
                <w:tab w:val="left" w:pos="420"/>
              </w:tabs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selecciona </w:t>
            </w:r>
            <w:r w:rsidR="00E81260">
              <w:rPr>
                <w:sz w:val="20"/>
              </w:rPr>
              <w:t>un</w:t>
            </w:r>
            <w:r w:rsidRPr="00F23805">
              <w:rPr>
                <w:sz w:val="20"/>
              </w:rPr>
              <w:t xml:space="preserve"> archivo usando la opción “ver”.</w:t>
            </w:r>
          </w:p>
          <w:p w:rsidR="00A01D29" w:rsidRPr="00F23805" w:rsidRDefault="00D506F0" w:rsidP="00D506F0">
            <w:pPr>
              <w:pStyle w:val="ListParagraph1"/>
              <w:numPr>
                <w:ilvl w:val="0"/>
                <w:numId w:val="12"/>
              </w:numPr>
              <w:tabs>
                <w:tab w:val="left" w:pos="420"/>
              </w:tabs>
              <w:ind w:left="371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realiza la llamada al programa externo correspondiente, en donde finalmente se visualiza el archivo.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5E13D1" w:rsidRPr="00F23805" w:rsidRDefault="005E13D1" w:rsidP="005E13D1">
            <w:pPr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</w:t>
            </w:r>
            <w:r>
              <w:rPr>
                <w:sz w:val="20"/>
              </w:rPr>
              <w:t>dispositivo</w:t>
            </w:r>
            <w:r w:rsidRPr="00F23805">
              <w:rPr>
                <w:sz w:val="20"/>
              </w:rPr>
              <w:t xml:space="preserve"> se encuentra usando la red móvil y el archivo tiene un </w:t>
            </w:r>
            <w:r>
              <w:rPr>
                <w:sz w:val="20"/>
              </w:rPr>
              <w:t xml:space="preserve">tamaño </w:t>
            </w:r>
            <w:r w:rsidRPr="00F23805">
              <w:rPr>
                <w:sz w:val="20"/>
              </w:rPr>
              <w:t xml:space="preserve">mayor al especificado en </w:t>
            </w:r>
            <w:r>
              <w:rPr>
                <w:sz w:val="20"/>
              </w:rPr>
              <w:t>el administrador web como límite de descarga</w:t>
            </w:r>
            <w:r w:rsidRPr="00F23805">
              <w:rPr>
                <w:sz w:val="20"/>
              </w:rPr>
              <w:t>.</w:t>
            </w:r>
          </w:p>
          <w:p w:rsidR="005E13D1" w:rsidRDefault="005E13D1" w:rsidP="00601299">
            <w:pPr>
              <w:pStyle w:val="ListParagraph11"/>
              <w:numPr>
                <w:ilvl w:val="0"/>
                <w:numId w:val="64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una alerta </w:t>
            </w:r>
            <w:r>
              <w:rPr>
                <w:sz w:val="20"/>
              </w:rPr>
              <w:t xml:space="preserve">indicando </w:t>
            </w:r>
            <w:r w:rsidRPr="00F23805">
              <w:rPr>
                <w:sz w:val="20"/>
              </w:rPr>
              <w:t xml:space="preserve">que el archivo supera el </w:t>
            </w:r>
            <w:r>
              <w:rPr>
                <w:sz w:val="20"/>
              </w:rPr>
              <w:t xml:space="preserve">tamaño </w:t>
            </w:r>
            <w:r w:rsidRPr="00F23805">
              <w:rPr>
                <w:sz w:val="20"/>
              </w:rPr>
              <w:t>permitido y le pregunta al usuario si desea continuar.</w:t>
            </w:r>
          </w:p>
          <w:p w:rsidR="005E13D1" w:rsidRDefault="005E13D1" w:rsidP="00601299">
            <w:pPr>
              <w:pStyle w:val="ListParagraph11"/>
              <w:numPr>
                <w:ilvl w:val="0"/>
                <w:numId w:val="64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</w:t>
            </w:r>
            <w:r>
              <w:rPr>
                <w:sz w:val="20"/>
              </w:rPr>
              <w:t>selecciona</w:t>
            </w:r>
            <w:r w:rsidRPr="00F23805">
              <w:rPr>
                <w:sz w:val="20"/>
              </w:rPr>
              <w:t xml:space="preserve"> </w:t>
            </w:r>
            <w:r>
              <w:rPr>
                <w:sz w:val="20"/>
              </w:rPr>
              <w:t>“aceptar” para realizar la descarga con</w:t>
            </w:r>
            <w:r w:rsidRPr="00F23805">
              <w:rPr>
                <w:sz w:val="20"/>
              </w:rPr>
              <w:t xml:space="preserve"> su plan de datos móviles.</w:t>
            </w:r>
          </w:p>
          <w:p w:rsidR="00A01D29" w:rsidRDefault="005E13D1" w:rsidP="00601299">
            <w:pPr>
              <w:pStyle w:val="ListParagraph11"/>
              <w:numPr>
                <w:ilvl w:val="0"/>
                <w:numId w:val="64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5E13D1">
              <w:rPr>
                <w:sz w:val="20"/>
              </w:rPr>
              <w:t>El sistema inicia descarga el archivo.</w:t>
            </w:r>
            <w:r>
              <w:rPr>
                <w:sz w:val="20"/>
              </w:rPr>
              <w:t xml:space="preserve"> Al terminar con la descarga, el sistema continúa con el paso 6 del flujo básico.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CA5C1E">
            <w:pPr>
              <w:jc w:val="both"/>
              <w:rPr>
                <w:sz w:val="20"/>
              </w:rPr>
            </w:pPr>
            <w:r w:rsidRPr="005E13D1">
              <w:rPr>
                <w:b/>
                <w:sz w:val="20"/>
              </w:rPr>
              <w:t>Flujo alterno 1</w:t>
            </w:r>
            <w:r w:rsidR="00D506F0" w:rsidRPr="005E13D1">
              <w:rPr>
                <w:b/>
                <w:sz w:val="20"/>
              </w:rPr>
              <w:t xml:space="preserve">: </w:t>
            </w:r>
            <w:r w:rsidR="00D506F0" w:rsidRPr="00F23805">
              <w:rPr>
                <w:sz w:val="20"/>
              </w:rPr>
              <w:t xml:space="preserve">Paso 1: El usuario no tiene ningún </w:t>
            </w:r>
            <w:r>
              <w:rPr>
                <w:sz w:val="20"/>
              </w:rPr>
              <w:t>contenido</w:t>
            </w:r>
            <w:r w:rsidR="00D506F0" w:rsidRPr="00F23805">
              <w:rPr>
                <w:sz w:val="20"/>
              </w:rPr>
              <w:t xml:space="preserve"> visible para su rol.</w:t>
            </w:r>
          </w:p>
          <w:p w:rsidR="00CA5C1E" w:rsidRDefault="00D506F0" w:rsidP="00E813CB">
            <w:pPr>
              <w:pStyle w:val="ListParagraph11"/>
              <w:numPr>
                <w:ilvl w:val="0"/>
                <w:numId w:val="13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la pantalla </w:t>
            </w:r>
            <w:r w:rsidR="00CA5C1E">
              <w:rPr>
                <w:sz w:val="20"/>
              </w:rPr>
              <w:t xml:space="preserve">de inicio </w:t>
            </w:r>
            <w:r w:rsidRPr="00F23805">
              <w:rPr>
                <w:sz w:val="20"/>
              </w:rPr>
              <w:t>en blanco.</w:t>
            </w:r>
          </w:p>
          <w:p w:rsidR="005E13D1" w:rsidRPr="00CA5C1E" w:rsidRDefault="005E13D1" w:rsidP="005E13D1">
            <w:pPr>
              <w:jc w:val="both"/>
              <w:rPr>
                <w:sz w:val="20"/>
              </w:rPr>
            </w:pPr>
            <w:r w:rsidRPr="006623AD">
              <w:rPr>
                <w:b/>
                <w:sz w:val="20"/>
              </w:rPr>
              <w:lastRenderedPageBreak/>
              <w:t xml:space="preserve">Flujo alterno </w:t>
            </w:r>
            <w:r>
              <w:rPr>
                <w:b/>
                <w:sz w:val="20"/>
              </w:rPr>
              <w:t>2</w:t>
            </w:r>
            <w:r w:rsidRPr="006623AD">
              <w:rPr>
                <w:b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Paso</w:t>
            </w:r>
            <w:proofErr w:type="gramEnd"/>
            <w:r>
              <w:rPr>
                <w:sz w:val="20"/>
              </w:rPr>
              <w:t xml:space="preserve"> 2 del </w:t>
            </w:r>
            <w:proofErr w:type="spellStart"/>
            <w:r>
              <w:rPr>
                <w:sz w:val="20"/>
              </w:rPr>
              <w:t>subflujo</w:t>
            </w:r>
            <w:proofErr w:type="spellEnd"/>
            <w:r w:rsidRPr="00F23805">
              <w:rPr>
                <w:sz w:val="20"/>
              </w:rPr>
              <w:t>:</w:t>
            </w:r>
            <w:r>
              <w:rPr>
                <w:sz w:val="20"/>
              </w:rPr>
              <w:t xml:space="preserve"> El usuario selecciona “cancelar”.</w:t>
            </w:r>
          </w:p>
          <w:p w:rsidR="005E13D1" w:rsidRDefault="005E13D1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sistema</w:t>
            </w:r>
            <w:r w:rsidR="00940DEB">
              <w:rPr>
                <w:sz w:val="20"/>
              </w:rPr>
              <w:t xml:space="preserve"> no muestra el archivo para visualización.</w:t>
            </w:r>
          </w:p>
          <w:p w:rsidR="00940DEB" w:rsidRDefault="00940DEB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ins w:id="51" w:author="Albatrino Aza, Giuseppe Martin" w:date="2015-05-04T16:57:00Z"/>
                <w:sz w:val="20"/>
              </w:rPr>
            </w:pPr>
            <w:r>
              <w:rPr>
                <w:sz w:val="20"/>
              </w:rPr>
              <w:t>El flujo continúa con el Paso 2 del flujo básico.</w:t>
            </w:r>
          </w:p>
          <w:p w:rsidR="00AC615E" w:rsidRDefault="00AC615E">
            <w:pPr>
              <w:pStyle w:val="ListParagraph11"/>
              <w:tabs>
                <w:tab w:val="left" w:pos="420"/>
              </w:tabs>
              <w:ind w:left="371"/>
              <w:jc w:val="both"/>
              <w:rPr>
                <w:ins w:id="52" w:author="Albatrino Aza, Giuseppe Martin" w:date="2015-05-04T16:58:00Z"/>
                <w:sz w:val="20"/>
              </w:rPr>
              <w:pPrChange w:id="53" w:author="Albatrino Aza, Giuseppe Martin" w:date="2015-05-04T16:58:00Z">
                <w:pPr>
                  <w:pStyle w:val="ListParagraph11"/>
                  <w:numPr>
                    <w:numId w:val="88"/>
                  </w:numPr>
                  <w:tabs>
                    <w:tab w:val="left" w:pos="420"/>
                  </w:tabs>
                  <w:ind w:left="371" w:hanging="360"/>
                  <w:jc w:val="both"/>
                </w:pPr>
              </w:pPrChange>
            </w:pPr>
          </w:p>
          <w:p w:rsidR="00AC615E" w:rsidRDefault="00AC615E">
            <w:pPr>
              <w:pStyle w:val="ListParagraph11"/>
              <w:tabs>
                <w:tab w:val="left" w:pos="420"/>
              </w:tabs>
              <w:ind w:left="420" w:hanging="420"/>
              <w:jc w:val="both"/>
              <w:rPr>
                <w:ins w:id="54" w:author="Albatrino Aza, Giuseppe Martin" w:date="2015-05-04T17:06:00Z"/>
                <w:sz w:val="20"/>
              </w:rPr>
              <w:pPrChange w:id="55" w:author="Albatrino Aza, Giuseppe Martin" w:date="2015-05-04T17:02:00Z">
                <w:pPr>
                  <w:pStyle w:val="ListParagraph11"/>
                  <w:numPr>
                    <w:numId w:val="88"/>
                  </w:numPr>
                  <w:tabs>
                    <w:tab w:val="left" w:pos="420"/>
                  </w:tabs>
                  <w:ind w:left="371" w:hanging="360"/>
                  <w:jc w:val="both"/>
                </w:pPr>
              </w:pPrChange>
            </w:pPr>
            <w:ins w:id="56" w:author="Albatrino Aza, Giuseppe Martin" w:date="2015-05-04T16:57:00Z">
              <w:r>
                <w:rPr>
                  <w:sz w:val="20"/>
                </w:rPr>
                <w:t xml:space="preserve">Flujo alterno 3: El dispositivo se encuentra sin </w:t>
              </w:r>
              <w:proofErr w:type="spellStart"/>
              <w:r>
                <w:rPr>
                  <w:sz w:val="20"/>
                </w:rPr>
                <w:t>coneccion</w:t>
              </w:r>
              <w:proofErr w:type="spellEnd"/>
              <w:r>
                <w:rPr>
                  <w:sz w:val="20"/>
                </w:rPr>
                <w:t xml:space="preserve"> a la red móvil </w:t>
              </w:r>
            </w:ins>
            <w:ins w:id="57" w:author="Albatrino Aza, Giuseppe Martin" w:date="2015-05-04T16:58:00Z">
              <w:r>
                <w:rPr>
                  <w:sz w:val="20"/>
                </w:rPr>
                <w:t xml:space="preserve"> entonces solo podrá visualizar los contenidos descargados</w:t>
              </w:r>
            </w:ins>
          </w:p>
          <w:p w:rsidR="0041467A" w:rsidRDefault="0041467A">
            <w:pPr>
              <w:pStyle w:val="ListParagraph11"/>
              <w:tabs>
                <w:tab w:val="left" w:pos="420"/>
              </w:tabs>
              <w:ind w:left="420" w:hanging="420"/>
              <w:jc w:val="both"/>
              <w:rPr>
                <w:ins w:id="58" w:author="Albatrino Aza, Giuseppe Martin" w:date="2015-05-04T17:06:00Z"/>
                <w:sz w:val="20"/>
              </w:rPr>
              <w:pPrChange w:id="59" w:author="Albatrino Aza, Giuseppe Martin" w:date="2015-05-04T17:02:00Z">
                <w:pPr>
                  <w:pStyle w:val="ListParagraph11"/>
                  <w:numPr>
                    <w:numId w:val="88"/>
                  </w:numPr>
                  <w:tabs>
                    <w:tab w:val="left" w:pos="420"/>
                  </w:tabs>
                  <w:ind w:left="371" w:hanging="360"/>
                  <w:jc w:val="both"/>
                </w:pPr>
              </w:pPrChange>
            </w:pPr>
          </w:p>
          <w:p w:rsidR="0041467A" w:rsidRDefault="0041467A">
            <w:pPr>
              <w:pStyle w:val="ListParagraph11"/>
              <w:tabs>
                <w:tab w:val="left" w:pos="420"/>
              </w:tabs>
              <w:ind w:left="420" w:hanging="420"/>
              <w:jc w:val="both"/>
              <w:rPr>
                <w:ins w:id="60" w:author="Albatrino Aza, Giuseppe Martin" w:date="2015-05-04T17:06:00Z"/>
                <w:sz w:val="20"/>
              </w:rPr>
              <w:pPrChange w:id="61" w:author="Albatrino Aza, Giuseppe Martin" w:date="2015-05-04T17:02:00Z">
                <w:pPr>
                  <w:pStyle w:val="ListParagraph11"/>
                  <w:numPr>
                    <w:numId w:val="88"/>
                  </w:numPr>
                  <w:tabs>
                    <w:tab w:val="left" w:pos="420"/>
                  </w:tabs>
                  <w:ind w:left="371" w:hanging="360"/>
                  <w:jc w:val="both"/>
                </w:pPr>
              </w:pPrChange>
            </w:pPr>
            <w:ins w:id="62" w:author="Albatrino Aza, Giuseppe Martin" w:date="2015-05-04T17:06:00Z">
              <w:r>
                <w:rPr>
                  <w:sz w:val="20"/>
                </w:rPr>
                <w:t xml:space="preserve">Flujo Alterno </w:t>
              </w:r>
            </w:ins>
            <w:ins w:id="63" w:author="Albatrino Aza, Giuseppe Martin" w:date="2015-05-04T17:09:00Z">
              <w:r>
                <w:rPr>
                  <w:sz w:val="20"/>
                </w:rPr>
                <w:t>4</w:t>
              </w:r>
            </w:ins>
            <w:ins w:id="64" w:author="Albatrino Aza, Giuseppe Martin" w:date="2015-05-04T17:06:00Z">
              <w:r>
                <w:rPr>
                  <w:sz w:val="20"/>
                </w:rPr>
                <w:t xml:space="preserve">: </w:t>
              </w:r>
            </w:ins>
            <w:ins w:id="65" w:author="Albatrino Aza, Giuseppe Martin" w:date="2015-05-04T17:09:00Z">
              <w:r>
                <w:rPr>
                  <w:sz w:val="20"/>
                </w:rPr>
                <w:t xml:space="preserve">Caso de </w:t>
              </w:r>
            </w:ins>
            <w:ins w:id="66" w:author="Albatrino Aza, Giuseppe Martin" w:date="2015-05-04T17:06:00Z">
              <w:r>
                <w:rPr>
                  <w:sz w:val="20"/>
                </w:rPr>
                <w:t>“Contenido NO descargable”</w:t>
              </w:r>
            </w:ins>
          </w:p>
          <w:p w:rsidR="0041467A" w:rsidRPr="00CA5C1E" w:rsidRDefault="0041467A">
            <w:pPr>
              <w:pStyle w:val="ListParagraph11"/>
              <w:tabs>
                <w:tab w:val="left" w:pos="420"/>
              </w:tabs>
              <w:ind w:left="840" w:hanging="420"/>
              <w:jc w:val="both"/>
              <w:rPr>
                <w:sz w:val="20"/>
              </w:rPr>
              <w:pPrChange w:id="67" w:author="Albatrino Aza, Giuseppe Martin" w:date="2015-05-04T17:07:00Z">
                <w:pPr>
                  <w:pStyle w:val="ListParagraph11"/>
                  <w:numPr>
                    <w:numId w:val="88"/>
                  </w:numPr>
                  <w:tabs>
                    <w:tab w:val="left" w:pos="420"/>
                  </w:tabs>
                  <w:ind w:left="371" w:hanging="360"/>
                  <w:jc w:val="both"/>
                </w:pPr>
              </w:pPrChange>
            </w:pPr>
            <w:ins w:id="68" w:author="Albatrino Aza, Giuseppe Martin" w:date="2015-05-04T17:07:00Z">
              <w:r>
                <w:rPr>
                  <w:sz w:val="20"/>
                </w:rPr>
                <w:t>Cuando el contenido ha sido marcado como No descargable en el administrador Web, este contenido es solo visible estando el aplicativo Online</w:t>
              </w:r>
            </w:ins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lastRenderedPageBreak/>
              <w:t>Postcondiciones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</w:tcPr>
          <w:p w:rsidR="00A01D29" w:rsidRDefault="00CA5C1E" w:rsidP="00CA5C1E">
            <w:pPr>
              <w:jc w:val="both"/>
              <w:rPr>
                <w:sz w:val="20"/>
              </w:rPr>
            </w:pPr>
            <w:r>
              <w:rPr>
                <w:sz w:val="20"/>
              </w:rPr>
              <w:t>El usuario visualiza el archivo seleccionado, el cual se muestra en un programa</w:t>
            </w:r>
            <w:r w:rsidR="00945147">
              <w:rPr>
                <w:sz w:val="20"/>
              </w:rPr>
              <w:t xml:space="preserve"> previamente</w:t>
            </w:r>
            <w:r>
              <w:rPr>
                <w:sz w:val="20"/>
              </w:rPr>
              <w:t xml:space="preserve"> instalado en el dispositivo.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t>Puntos de extensión (extend) o de inclusión (include)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Observaciones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392A91" w:rsidRDefault="00392A91" w:rsidP="00D506F0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 xml:space="preserve">La visualización implica una descarga del archivo de manera oculta (se </w:t>
            </w:r>
            <w:proofErr w:type="spellStart"/>
            <w:r>
              <w:rPr>
                <w:sz w:val="20"/>
              </w:rPr>
              <w:t>alamacena</w:t>
            </w:r>
            <w:proofErr w:type="spellEnd"/>
            <w:r>
              <w:rPr>
                <w:sz w:val="20"/>
              </w:rPr>
              <w:t xml:space="preserve"> en un temporal) por parte del dispositivo.</w:t>
            </w:r>
          </w:p>
          <w:p w:rsidR="00A01D29" w:rsidRDefault="00D506F0" w:rsidP="00D506F0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En la pantalla principal se verán solo colecciones, no archivos, pues no se puede tener archivos en la raíz.</w:t>
            </w:r>
          </w:p>
          <w:p w:rsidR="00CA5C1E" w:rsidRPr="00F23805" w:rsidRDefault="00CA5C1E" w:rsidP="00D506F0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 xml:space="preserve">No se puede dar el caso en que se tiene una colección y al entrar no se vea ningún tipo de contenido, ya que para que el usuario haya podido ver la colección, implica que en el administrador web se ha publicado un </w:t>
            </w:r>
            <w:r w:rsidR="00945147">
              <w:rPr>
                <w:sz w:val="20"/>
              </w:rPr>
              <w:t>archivo</w:t>
            </w:r>
            <w:r>
              <w:rPr>
                <w:sz w:val="20"/>
              </w:rPr>
              <w:t xml:space="preserve"> dentro de la colección</w:t>
            </w:r>
            <w:r w:rsidR="00945147">
              <w:rPr>
                <w:sz w:val="20"/>
              </w:rPr>
              <w:t xml:space="preserve"> y se ha asignado permisos a su rol</w:t>
            </w:r>
            <w:r>
              <w:rPr>
                <w:sz w:val="20"/>
              </w:rPr>
              <w:t>.</w:t>
            </w:r>
          </w:p>
          <w:p w:rsidR="00A01D29" w:rsidRPr="00F23805" w:rsidRDefault="00D506F0" w:rsidP="00D506F0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Formatos de archivos: pdf para documentos, mp4 para video, mp3 para audio, jpg para imágenes.</w:t>
            </w:r>
          </w:p>
          <w:p w:rsidR="00A01D29" w:rsidRDefault="00D506F0" w:rsidP="00945147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Cada tipo de contenido usará el visor existente en el dispositivo.</w:t>
            </w:r>
          </w:p>
          <w:p w:rsidR="00EB1536" w:rsidRPr="00945147" w:rsidRDefault="00EB1536" w:rsidP="00945147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 xml:space="preserve">Los archivos previamente descargados tendrán una marca que los identifique como </w:t>
            </w:r>
            <w:proofErr w:type="spellStart"/>
            <w:r>
              <w:rPr>
                <w:sz w:val="20"/>
              </w:rPr>
              <w:t>decargados</w:t>
            </w:r>
            <w:proofErr w:type="spellEnd"/>
            <w:ins w:id="69" w:author="Albatrino Aza, Giuseppe Martin" w:date="2015-05-04T11:19:00Z">
              <w:r w:rsidR="004A4423">
                <w:rPr>
                  <w:sz w:val="20"/>
                </w:rPr>
                <w:t xml:space="preserve"> y los que no han sido a</w:t>
              </w:r>
            </w:ins>
            <w:ins w:id="70" w:author="Albatrino Aza, Giuseppe Martin" w:date="2015-05-04T11:20:00Z">
              <w:r w:rsidR="004A4423">
                <w:rPr>
                  <w:sz w:val="20"/>
                </w:rPr>
                <w:t>ún descargados tendrán otro tipo de identificador</w:t>
              </w:r>
            </w:ins>
            <w:r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Pantallas asociadas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PM-002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PM-003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PM-004</w:t>
            </w:r>
          </w:p>
        </w:tc>
      </w:tr>
    </w:tbl>
    <w:p w:rsidR="00A01D29" w:rsidRDefault="007204A4">
      <w:pPr>
        <w:jc w:val="center"/>
      </w:pPr>
      <w:r>
        <w:lastRenderedPageBreak/>
        <w:pict>
          <v:shape id="Picture Frame 1028" o:spid="_x0000_i1027" type="#_x0000_t75" style="width:189pt;height:357.75pt">
            <v:imagedata r:id="rId12" o:title="" croptop="18457f" cropbottom="10432f" cropleft="21393f" cropright="33379f"/>
          </v:shape>
        </w:pict>
      </w:r>
    </w:p>
    <w:p w:rsidR="00945147" w:rsidRDefault="00D506F0">
      <w:pPr>
        <w:jc w:val="center"/>
      </w:pPr>
      <w:r>
        <w:t>Wireframe PM-002</w:t>
      </w:r>
      <w:r w:rsidR="00945147">
        <w:t xml:space="preserve"> </w:t>
      </w:r>
    </w:p>
    <w:p w:rsidR="00A01D29" w:rsidRDefault="00945147">
      <w:pPr>
        <w:jc w:val="center"/>
      </w:pPr>
      <w:r>
        <w:t>(Página principal – primer nivel)</w:t>
      </w:r>
    </w:p>
    <w:p w:rsidR="00A01D29" w:rsidRDefault="007204A4">
      <w:pPr>
        <w:jc w:val="center"/>
        <w:rPr>
          <w:rFonts w:cs="Arial"/>
          <w:b/>
          <w:color w:val="000000"/>
          <w:sz w:val="28"/>
          <w:lang w:eastAsia="en-US"/>
        </w:rPr>
      </w:pPr>
      <w:r>
        <w:rPr>
          <w:rFonts w:cs="Arial"/>
          <w:b/>
          <w:color w:val="000000"/>
          <w:sz w:val="28"/>
          <w:lang w:eastAsia="en-US"/>
        </w:rPr>
        <w:lastRenderedPageBreak/>
        <w:pict>
          <v:shape id="_x0000_i1028" type="#_x0000_t75" style="width:195.75pt;height:390.75pt">
            <v:imagedata r:id="rId13" o:title="" croptop="13873f" cropbottom="15104f" cropleft="21448f" cropright="33723f"/>
          </v:shape>
        </w:pict>
      </w:r>
    </w:p>
    <w:p w:rsidR="00945147" w:rsidRDefault="00D506F0">
      <w:pPr>
        <w:jc w:val="center"/>
      </w:pPr>
      <w:r>
        <w:t>Wireframe PM-003</w:t>
      </w:r>
      <w:r w:rsidR="00945147">
        <w:t xml:space="preserve"> </w:t>
      </w:r>
    </w:p>
    <w:p w:rsidR="00A01D29" w:rsidRDefault="00945147">
      <w:pPr>
        <w:jc w:val="center"/>
      </w:pPr>
      <w:r>
        <w:t>(Otro nivel diferente al de la página principal)</w:t>
      </w:r>
    </w:p>
    <w:p w:rsidR="00A01D29" w:rsidRDefault="007204A4">
      <w:pPr>
        <w:jc w:val="center"/>
      </w:pPr>
      <w:r>
        <w:lastRenderedPageBreak/>
        <w:pict>
          <v:shape id="_x0000_i1029" type="#_x0000_t75" style="width:192.75pt;height:393pt">
            <v:imagedata r:id="rId13" o:title="" croptop="13873f" cropbottom="15104f" cropleft="32452f" cropright="23044f"/>
          </v:shape>
        </w:pict>
      </w:r>
    </w:p>
    <w:p w:rsidR="00945147" w:rsidRDefault="00D506F0">
      <w:pPr>
        <w:jc w:val="center"/>
      </w:pPr>
      <w:r>
        <w:t>Wireframe PM-004</w:t>
      </w:r>
      <w:r w:rsidR="00945147">
        <w:t xml:space="preserve"> </w:t>
      </w:r>
    </w:p>
    <w:p w:rsidR="00A01D29" w:rsidRDefault="00945147">
      <w:pPr>
        <w:jc w:val="center"/>
      </w:pPr>
      <w:r>
        <w:t>(Las opciones del menú est</w:t>
      </w:r>
      <w:r w:rsidR="0003784C">
        <w:t>án disponibles só</w:t>
      </w:r>
      <w:r>
        <w:t>lo para archivos)</w:t>
      </w:r>
    </w:p>
    <w:p w:rsidR="00A01D29" w:rsidRDefault="00D506F0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71" w:name="_Toc418153770"/>
      <w:r>
        <w:lastRenderedPageBreak/>
        <w:t>CUM-004 Descargar archivos</w:t>
      </w:r>
      <w:bookmarkEnd w:id="71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Descargar archivos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 móvil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01D29" w:rsidRPr="00F23805" w:rsidRDefault="003E6CA0" w:rsidP="004E35DF">
            <w:p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 xml:space="preserve">Permite </w:t>
            </w:r>
            <w:r w:rsidR="00D506F0" w:rsidRPr="00F23805">
              <w:rPr>
                <w:rFonts w:cs="Arial"/>
                <w:sz w:val="20"/>
              </w:rPr>
              <w:t>descargar archivo</w:t>
            </w:r>
            <w:r w:rsidR="00901B8E">
              <w:rPr>
                <w:rFonts w:cs="Arial"/>
                <w:sz w:val="20"/>
              </w:rPr>
              <w:t>s</w:t>
            </w:r>
            <w:r w:rsidR="004E35DF">
              <w:rPr>
                <w:rFonts w:cs="Arial"/>
                <w:sz w:val="20"/>
              </w:rPr>
              <w:t xml:space="preserve"> (ubicados dentro de una colección)</w:t>
            </w:r>
            <w:r w:rsidR="00D506F0" w:rsidRPr="00F23805">
              <w:rPr>
                <w:rFonts w:cs="Arial"/>
                <w:sz w:val="20"/>
              </w:rPr>
              <w:t xml:space="preserve"> </w:t>
            </w:r>
            <w:r w:rsidR="004E35DF">
              <w:rPr>
                <w:rFonts w:cs="Arial"/>
                <w:sz w:val="20"/>
              </w:rPr>
              <w:t>en el dispositivo.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pStyle w:val="ListParagraph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  <w:p w:rsidR="00901B8E" w:rsidRDefault="00901B8E" w:rsidP="00D506F0">
            <w:pPr>
              <w:pStyle w:val="ListParagraph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El sistema está en línea.</w:t>
            </w:r>
          </w:p>
          <w:p w:rsidR="00EC0A74" w:rsidRPr="00F23805" w:rsidRDefault="00EC0A74" w:rsidP="00D506F0">
            <w:pPr>
              <w:pStyle w:val="ListParagraph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El archivo a ser descargado, debe haber sido habilitado para descarga desde el administrador web.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901B8E" w:rsidRPr="00F23805" w:rsidRDefault="00901B8E" w:rsidP="00601299">
            <w:pPr>
              <w:pStyle w:val="ListParagraph1"/>
              <w:numPr>
                <w:ilvl w:val="0"/>
                <w:numId w:val="55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muestra la pantalla inicial donde se ven las diferentes colecciones a las que el usuario tiene acceso de acuerdo a su rol.</w:t>
            </w:r>
          </w:p>
          <w:p w:rsidR="00901B8E" w:rsidRPr="00F23805" w:rsidRDefault="00901B8E" w:rsidP="00601299">
            <w:pPr>
              <w:pStyle w:val="ListParagraph1"/>
              <w:numPr>
                <w:ilvl w:val="0"/>
                <w:numId w:val="55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selecciona </w:t>
            </w:r>
            <w:r>
              <w:rPr>
                <w:sz w:val="20"/>
              </w:rPr>
              <w:t>una</w:t>
            </w:r>
            <w:r w:rsidRPr="00F23805">
              <w:rPr>
                <w:sz w:val="20"/>
              </w:rPr>
              <w:t xml:space="preserve"> colecc</w:t>
            </w:r>
            <w:r>
              <w:rPr>
                <w:sz w:val="20"/>
              </w:rPr>
              <w:t>ión</w:t>
            </w:r>
            <w:r w:rsidRPr="00F23805">
              <w:rPr>
                <w:sz w:val="20"/>
              </w:rPr>
              <w:t>.</w:t>
            </w:r>
          </w:p>
          <w:p w:rsidR="00901B8E" w:rsidRDefault="00901B8E" w:rsidP="00601299">
            <w:pPr>
              <w:pStyle w:val="ListParagraph1"/>
              <w:numPr>
                <w:ilvl w:val="0"/>
                <w:numId w:val="55"/>
              </w:numPr>
              <w:tabs>
                <w:tab w:val="left" w:pos="420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sistema muestra su</w:t>
            </w:r>
            <w:r w:rsidRPr="00F23805">
              <w:rPr>
                <w:sz w:val="20"/>
              </w:rPr>
              <w:t xml:space="preserve"> lista de colecciones y archivos.</w:t>
            </w:r>
          </w:p>
          <w:p w:rsidR="00901B8E" w:rsidRPr="00945147" w:rsidRDefault="00901B8E" w:rsidP="00601299">
            <w:pPr>
              <w:pStyle w:val="ListParagraph11"/>
              <w:numPr>
                <w:ilvl w:val="0"/>
                <w:numId w:val="55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 w:rsidRPr="00945147">
              <w:rPr>
                <w:sz w:val="20"/>
              </w:rPr>
              <w:t>Se repiten los pasos 2 y 3 hasta que el usuario haya encontrado el archivo que desea ver (las colecciones tendrán un nivel de anidamiento de hasta 4 niveles).</w:t>
            </w:r>
          </w:p>
          <w:p w:rsidR="00A01D29" w:rsidRPr="00F23805" w:rsidRDefault="00D506F0" w:rsidP="00601299">
            <w:pPr>
              <w:pStyle w:val="ListParagraph11"/>
              <w:numPr>
                <w:ilvl w:val="0"/>
                <w:numId w:val="55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selecciona </w:t>
            </w:r>
            <w:r w:rsidR="00901B8E">
              <w:rPr>
                <w:sz w:val="20"/>
              </w:rPr>
              <w:t>un</w:t>
            </w:r>
            <w:r w:rsidRPr="00F23805">
              <w:rPr>
                <w:sz w:val="20"/>
              </w:rPr>
              <w:t xml:space="preserve"> archivo usando la opción “descargar”.</w:t>
            </w:r>
          </w:p>
          <w:p w:rsidR="00A01D29" w:rsidRPr="00F23805" w:rsidRDefault="00D506F0" w:rsidP="00601299">
            <w:pPr>
              <w:pStyle w:val="ListParagraph11"/>
              <w:numPr>
                <w:ilvl w:val="0"/>
                <w:numId w:val="55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</w:t>
            </w:r>
            <w:r w:rsidR="00945F46">
              <w:rPr>
                <w:sz w:val="20"/>
              </w:rPr>
              <w:t xml:space="preserve"> inicia la </w:t>
            </w:r>
            <w:r w:rsidRPr="00F23805">
              <w:rPr>
                <w:sz w:val="20"/>
              </w:rPr>
              <w:t xml:space="preserve">descarga </w:t>
            </w:r>
            <w:r w:rsidR="008767D4">
              <w:rPr>
                <w:sz w:val="20"/>
              </w:rPr>
              <w:t>d</w:t>
            </w:r>
            <w:r w:rsidRPr="00F23805">
              <w:rPr>
                <w:sz w:val="20"/>
              </w:rPr>
              <w:t>el archivo</w:t>
            </w:r>
            <w:r w:rsidR="008767D4">
              <w:rPr>
                <w:sz w:val="20"/>
              </w:rPr>
              <w:t xml:space="preserve"> y marca al archivo como descargado</w:t>
            </w:r>
            <w:r w:rsidRPr="00F23805"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F66404" w:rsidRDefault="00F66404" w:rsidP="00601299">
            <w:pPr>
              <w:pStyle w:val="ListParagraph11"/>
              <w:numPr>
                <w:ilvl w:val="0"/>
                <w:numId w:val="14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selecciona cancelar descarga.</w:t>
            </w:r>
          </w:p>
          <w:p w:rsidR="00A01D29" w:rsidRDefault="00F66404" w:rsidP="00601299">
            <w:pPr>
              <w:pStyle w:val="ListParagraph11"/>
              <w:numPr>
                <w:ilvl w:val="0"/>
                <w:numId w:val="14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cancela la descarga.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>
            <w:pPr>
              <w:jc w:val="both"/>
              <w:rPr>
                <w:sz w:val="20"/>
              </w:rPr>
            </w:pPr>
            <w:r w:rsidRPr="006623AD">
              <w:rPr>
                <w:b/>
                <w:sz w:val="20"/>
              </w:rPr>
              <w:t>Flujo alterno 1:</w:t>
            </w:r>
            <w:r w:rsidR="006623AD">
              <w:rPr>
                <w:sz w:val="20"/>
              </w:rPr>
              <w:t xml:space="preserve"> </w:t>
            </w:r>
            <w:proofErr w:type="gramStart"/>
            <w:r w:rsidR="006623AD">
              <w:rPr>
                <w:sz w:val="20"/>
              </w:rPr>
              <w:t>Paso</w:t>
            </w:r>
            <w:proofErr w:type="gramEnd"/>
            <w:r w:rsidR="006623AD">
              <w:rPr>
                <w:sz w:val="20"/>
              </w:rPr>
              <w:t xml:space="preserve"> 5</w:t>
            </w:r>
            <w:r w:rsidRPr="00F23805">
              <w:rPr>
                <w:sz w:val="20"/>
              </w:rPr>
              <w:t xml:space="preserve">: El </w:t>
            </w:r>
            <w:r w:rsidR="006623AD">
              <w:rPr>
                <w:sz w:val="20"/>
              </w:rPr>
              <w:t>dispositivo</w:t>
            </w:r>
            <w:r w:rsidRPr="00F23805">
              <w:rPr>
                <w:sz w:val="20"/>
              </w:rPr>
              <w:t xml:space="preserve"> se encuentra usando la red móvil y el archivo tiene un </w:t>
            </w:r>
            <w:r w:rsidR="006623AD">
              <w:rPr>
                <w:sz w:val="20"/>
              </w:rPr>
              <w:t xml:space="preserve">tamaño </w:t>
            </w:r>
            <w:r w:rsidRPr="00F23805">
              <w:rPr>
                <w:sz w:val="20"/>
              </w:rPr>
              <w:t xml:space="preserve">mayor al especificado en </w:t>
            </w:r>
            <w:r w:rsidR="006623AD">
              <w:rPr>
                <w:sz w:val="20"/>
              </w:rPr>
              <w:t>el administrador web</w:t>
            </w:r>
            <w:r w:rsidRPr="00F23805">
              <w:rPr>
                <w:sz w:val="20"/>
              </w:rPr>
              <w:t>.</w:t>
            </w:r>
          </w:p>
          <w:p w:rsidR="00A01D29" w:rsidRPr="00F23805" w:rsidRDefault="00D506F0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una alerta </w:t>
            </w:r>
            <w:r w:rsidR="00A62B30">
              <w:rPr>
                <w:sz w:val="20"/>
              </w:rPr>
              <w:t xml:space="preserve">indicando </w:t>
            </w:r>
            <w:r w:rsidRPr="00F23805">
              <w:rPr>
                <w:sz w:val="20"/>
              </w:rPr>
              <w:t xml:space="preserve">que el archivo supera el </w:t>
            </w:r>
            <w:r w:rsidR="00A62B30">
              <w:rPr>
                <w:sz w:val="20"/>
              </w:rPr>
              <w:t xml:space="preserve">tamaño </w:t>
            </w:r>
            <w:r w:rsidRPr="00F23805">
              <w:rPr>
                <w:sz w:val="20"/>
              </w:rPr>
              <w:t>permitido y le pregunta al usuario si desea continuar.</w:t>
            </w:r>
          </w:p>
          <w:p w:rsidR="00A01D29" w:rsidRPr="00F23805" w:rsidRDefault="00D506F0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</w:t>
            </w:r>
            <w:r w:rsidR="00A62B30">
              <w:rPr>
                <w:sz w:val="20"/>
              </w:rPr>
              <w:t>selecciona</w:t>
            </w:r>
            <w:r w:rsidRPr="00F23805">
              <w:rPr>
                <w:sz w:val="20"/>
              </w:rPr>
              <w:t xml:space="preserve"> </w:t>
            </w:r>
            <w:r w:rsidR="000032BD">
              <w:rPr>
                <w:sz w:val="20"/>
              </w:rPr>
              <w:t>“aceptar”</w:t>
            </w:r>
            <w:r w:rsidR="00A62B30">
              <w:rPr>
                <w:sz w:val="20"/>
              </w:rPr>
              <w:t xml:space="preserve"> para realizar la descarga con</w:t>
            </w:r>
            <w:r w:rsidRPr="00F23805">
              <w:rPr>
                <w:sz w:val="20"/>
              </w:rPr>
              <w:t xml:space="preserve"> su plan de datos móviles.</w:t>
            </w:r>
          </w:p>
          <w:p w:rsidR="00A01D29" w:rsidRDefault="00D506F0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</w:t>
            </w:r>
            <w:r w:rsidR="00945F46">
              <w:rPr>
                <w:sz w:val="20"/>
              </w:rPr>
              <w:t xml:space="preserve"> inicia</w:t>
            </w:r>
            <w:r w:rsidRPr="00F23805">
              <w:rPr>
                <w:sz w:val="20"/>
              </w:rPr>
              <w:t xml:space="preserve"> descarga</w:t>
            </w:r>
            <w:r w:rsidR="00A62B30">
              <w:rPr>
                <w:sz w:val="20"/>
              </w:rPr>
              <w:t xml:space="preserve"> el archivo</w:t>
            </w:r>
            <w:r w:rsidRPr="00F23805">
              <w:rPr>
                <w:sz w:val="20"/>
              </w:rPr>
              <w:t>.</w:t>
            </w:r>
          </w:p>
          <w:p w:rsidR="00F36C8E" w:rsidRPr="00F23805" w:rsidRDefault="00F36C8E" w:rsidP="00F36C8E">
            <w:pPr>
              <w:jc w:val="both"/>
              <w:rPr>
                <w:sz w:val="20"/>
              </w:rPr>
            </w:pPr>
            <w:r w:rsidRPr="006623AD">
              <w:rPr>
                <w:b/>
                <w:sz w:val="20"/>
              </w:rPr>
              <w:t xml:space="preserve">Flujo alterno </w:t>
            </w:r>
            <w:r>
              <w:rPr>
                <w:b/>
                <w:sz w:val="20"/>
              </w:rPr>
              <w:t>2</w:t>
            </w:r>
            <w:r w:rsidRPr="006623AD">
              <w:rPr>
                <w:b/>
                <w:sz w:val="20"/>
              </w:rPr>
              <w:t>:</w:t>
            </w:r>
            <w:r>
              <w:rPr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Paso</w:t>
            </w:r>
            <w:proofErr w:type="gramEnd"/>
            <w:r>
              <w:rPr>
                <w:sz w:val="20"/>
              </w:rPr>
              <w:t xml:space="preserve"> 5</w:t>
            </w:r>
            <w:r w:rsidRPr="00F23805">
              <w:rPr>
                <w:sz w:val="20"/>
              </w:rPr>
              <w:t xml:space="preserve">: El </w:t>
            </w:r>
            <w:r>
              <w:rPr>
                <w:sz w:val="20"/>
              </w:rPr>
              <w:t>dispositivo</w:t>
            </w:r>
            <w:r w:rsidRPr="00F23805">
              <w:rPr>
                <w:sz w:val="20"/>
              </w:rPr>
              <w:t xml:space="preserve"> se encuentra usando la red móvil y el archivo tiene un </w:t>
            </w:r>
            <w:r>
              <w:rPr>
                <w:sz w:val="20"/>
              </w:rPr>
              <w:t xml:space="preserve">tamaño </w:t>
            </w:r>
            <w:r w:rsidRPr="00F23805">
              <w:rPr>
                <w:sz w:val="20"/>
              </w:rPr>
              <w:t xml:space="preserve">mayor al especificado en </w:t>
            </w:r>
            <w:r>
              <w:rPr>
                <w:sz w:val="20"/>
              </w:rPr>
              <w:t>el administrador web</w:t>
            </w:r>
            <w:r w:rsidRPr="00F23805">
              <w:rPr>
                <w:sz w:val="20"/>
              </w:rPr>
              <w:t>.</w:t>
            </w:r>
          </w:p>
          <w:p w:rsidR="00F36C8E" w:rsidRPr="00F23805" w:rsidRDefault="00F36C8E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una alerta </w:t>
            </w:r>
            <w:r>
              <w:rPr>
                <w:sz w:val="20"/>
              </w:rPr>
              <w:t xml:space="preserve">indicando </w:t>
            </w:r>
            <w:r w:rsidRPr="00F23805">
              <w:rPr>
                <w:sz w:val="20"/>
              </w:rPr>
              <w:t xml:space="preserve">que el archivo supera el </w:t>
            </w:r>
            <w:r>
              <w:rPr>
                <w:sz w:val="20"/>
              </w:rPr>
              <w:t xml:space="preserve">tamaño </w:t>
            </w:r>
            <w:r w:rsidRPr="00F23805">
              <w:rPr>
                <w:sz w:val="20"/>
              </w:rPr>
              <w:t xml:space="preserve">permitido y le pregunta al </w:t>
            </w:r>
            <w:r w:rsidRPr="00F23805">
              <w:rPr>
                <w:sz w:val="20"/>
              </w:rPr>
              <w:lastRenderedPageBreak/>
              <w:t>usuario si desea continuar.</w:t>
            </w:r>
          </w:p>
          <w:p w:rsidR="00F36C8E" w:rsidRPr="00F66404" w:rsidRDefault="00F36C8E" w:rsidP="00601299">
            <w:pPr>
              <w:pStyle w:val="ListParagraph11"/>
              <w:numPr>
                <w:ilvl w:val="0"/>
                <w:numId w:val="88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</w:t>
            </w:r>
            <w:r>
              <w:rPr>
                <w:sz w:val="20"/>
              </w:rPr>
              <w:t>selecciona</w:t>
            </w:r>
            <w:r w:rsidRPr="00F23805">
              <w:rPr>
                <w:sz w:val="20"/>
              </w:rPr>
              <w:t xml:space="preserve"> </w:t>
            </w:r>
            <w:r>
              <w:rPr>
                <w:sz w:val="20"/>
              </w:rPr>
              <w:t>“cancelar” para cancelar la descarga</w:t>
            </w:r>
            <w:r w:rsidRPr="00F23805">
              <w:rPr>
                <w:sz w:val="20"/>
              </w:rPr>
              <w:t>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lastRenderedPageBreak/>
              <w:t>Postcondiciones</w:t>
            </w:r>
          </w:p>
        </w:tc>
      </w:tr>
      <w:tr w:rsidR="00A01D29" w:rsidRPr="00F23805">
        <w:trPr>
          <w:trHeight w:val="135"/>
          <w:jc w:val="center"/>
        </w:trPr>
        <w:tc>
          <w:tcPr>
            <w:tcW w:w="9412" w:type="dxa"/>
            <w:gridSpan w:val="2"/>
          </w:tcPr>
          <w:p w:rsidR="00A01D29" w:rsidRPr="00AA41B6" w:rsidRDefault="00AA41B6" w:rsidP="00AA41B6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Se descargó el archivo.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t>Puntos de extensión (extend) o de inclusión (include)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7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CUM-008 Enviar Métricas</w:t>
            </w:r>
          </w:p>
        </w:tc>
      </w:tr>
      <w:tr w:rsidR="00A01D29">
        <w:trPr>
          <w:trHeight w:val="627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Observaciones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01D29" w:rsidRDefault="00D506F0" w:rsidP="00D506F0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En la pantalla principal se verán solo colecciones, no archivos, pues no se puede tener archivos en la raíz (archivos sin colección padre).</w:t>
            </w:r>
          </w:p>
          <w:p w:rsidR="00AA41B6" w:rsidRDefault="00AA41B6" w:rsidP="00AA41B6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Formatos de archivos: pdf para documentos, mp4 para video, mp3 para audio, jpg para imágenes.</w:t>
            </w:r>
          </w:p>
          <w:p w:rsidR="008767D4" w:rsidRDefault="00945F46" w:rsidP="008767D4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Al iniciar la descarga cada sistema operativo mostrara la descarga en su respectiva barra de notificaciones y avisara que la descarga se completo de la misma manera.</w:t>
            </w:r>
          </w:p>
          <w:p w:rsidR="008767D4" w:rsidRDefault="008767D4" w:rsidP="008767D4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Los archivos serán descargados a la memoria del celular a una carpeta creada por el aplicativo y que será visible para el usuario por medio del sistema de archivos.</w:t>
            </w:r>
          </w:p>
          <w:p w:rsidR="008767D4" w:rsidRDefault="008767D4" w:rsidP="008767D4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Si en medio de la descarga el usuario pierde conexión o se le apaga el dispositivo esta descarga se cancelara y se deberá reiniciar.</w:t>
            </w:r>
          </w:p>
          <w:p w:rsidR="008767D4" w:rsidRPr="008767D4" w:rsidRDefault="008767D4" w:rsidP="008767D4">
            <w:pPr>
              <w:pStyle w:val="ListParagraph11"/>
              <w:numPr>
                <w:ilvl w:val="0"/>
                <w:numId w:val="9"/>
              </w:numPr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 xml:space="preserve">La cancelación de la descarga será en la forma de cada sistema operativo, </w:t>
            </w:r>
            <w:r w:rsidR="00F36C8E">
              <w:rPr>
                <w:sz w:val="20"/>
              </w:rPr>
              <w:t>ingresar a la notificación de la descarga en curso y cancelarla.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Pantallas asociadas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PM-002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PM-003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PM-004</w:t>
            </w:r>
          </w:p>
        </w:tc>
      </w:tr>
    </w:tbl>
    <w:p w:rsidR="00A01D29" w:rsidRDefault="00A01D29">
      <w:pPr>
        <w:jc w:val="center"/>
      </w:pPr>
    </w:p>
    <w:p w:rsidR="00A01D29" w:rsidRDefault="00D506F0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72" w:name="_Toc418153771"/>
      <w:r>
        <w:lastRenderedPageBreak/>
        <w:t>CUM-005 Eliminar archivos</w:t>
      </w:r>
      <w:bookmarkEnd w:id="72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Eliminar archivos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 móvil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01D29" w:rsidRPr="00F23805" w:rsidRDefault="00374F34" w:rsidP="00C55521">
            <w:pPr>
              <w:pStyle w:val="Table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Permite</w:t>
            </w:r>
            <w:r w:rsidR="00D506F0" w:rsidRPr="00F23805">
              <w:rPr>
                <w:rFonts w:ascii="Arial" w:hAnsi="Arial" w:cs="Arial"/>
                <w:sz w:val="20"/>
              </w:rPr>
              <w:t xml:space="preserve"> elimina</w:t>
            </w:r>
            <w:r>
              <w:rPr>
                <w:rFonts w:ascii="Arial" w:hAnsi="Arial" w:cs="Arial"/>
                <w:sz w:val="20"/>
              </w:rPr>
              <w:t>r</w:t>
            </w:r>
            <w:r w:rsidR="00D506F0" w:rsidRPr="00F23805">
              <w:rPr>
                <w:rFonts w:ascii="Arial" w:hAnsi="Arial" w:cs="Arial"/>
                <w:sz w:val="20"/>
              </w:rPr>
              <w:t xml:space="preserve"> archivos</w:t>
            </w:r>
            <w:r w:rsidR="00C55521">
              <w:rPr>
                <w:rFonts w:ascii="Arial" w:hAnsi="Arial" w:cs="Arial"/>
                <w:sz w:val="20"/>
              </w:rPr>
              <w:t xml:space="preserve"> previamente descargados, que están </w:t>
            </w:r>
            <w:r w:rsidRPr="00374F34">
              <w:rPr>
                <w:rFonts w:ascii="Arial" w:hAnsi="Arial" w:cs="Arial"/>
                <w:sz w:val="20"/>
              </w:rPr>
              <w:t>ubicados dentro de una colección en el aplicativo</w:t>
            </w:r>
            <w:r w:rsidR="00D506F0" w:rsidRPr="00F23805">
              <w:rPr>
                <w:rFonts w:ascii="Arial" w:hAnsi="Arial" w:cs="Arial"/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  <w:p w:rsidR="00C55521" w:rsidRPr="00F23805" w:rsidRDefault="00C55521" w:rsidP="00D506F0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archivo a eliminar, debe haber sido descargado previamente por el usuario.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941F7" w:rsidRPr="00F23805" w:rsidRDefault="00A941F7" w:rsidP="00601299">
            <w:pPr>
              <w:pStyle w:val="ListParagraph1"/>
              <w:numPr>
                <w:ilvl w:val="0"/>
                <w:numId w:val="56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>El sistema muestra la pantalla inicial donde se ven las diferentes colecciones a las que el usuario tiene acceso de acuerdo a su rol.</w:t>
            </w:r>
          </w:p>
          <w:p w:rsidR="00A941F7" w:rsidRPr="00F23805" w:rsidRDefault="00A941F7" w:rsidP="00601299">
            <w:pPr>
              <w:pStyle w:val="ListParagraph1"/>
              <w:numPr>
                <w:ilvl w:val="0"/>
                <w:numId w:val="56"/>
              </w:numPr>
              <w:tabs>
                <w:tab w:val="left" w:pos="420"/>
              </w:tabs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usuario selecciona </w:t>
            </w:r>
            <w:r>
              <w:rPr>
                <w:sz w:val="20"/>
              </w:rPr>
              <w:t>una</w:t>
            </w:r>
            <w:r w:rsidRPr="00F23805">
              <w:rPr>
                <w:sz w:val="20"/>
              </w:rPr>
              <w:t xml:space="preserve"> colecc</w:t>
            </w:r>
            <w:r>
              <w:rPr>
                <w:sz w:val="20"/>
              </w:rPr>
              <w:t>ión</w:t>
            </w:r>
            <w:r w:rsidRPr="00F23805">
              <w:rPr>
                <w:sz w:val="20"/>
              </w:rPr>
              <w:t>.</w:t>
            </w:r>
          </w:p>
          <w:p w:rsidR="00A941F7" w:rsidRDefault="00A941F7" w:rsidP="00601299">
            <w:pPr>
              <w:pStyle w:val="ListParagraph1"/>
              <w:numPr>
                <w:ilvl w:val="0"/>
                <w:numId w:val="56"/>
              </w:numPr>
              <w:tabs>
                <w:tab w:val="left" w:pos="420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sistema muestra su</w:t>
            </w:r>
            <w:r w:rsidRPr="00F23805">
              <w:rPr>
                <w:sz w:val="20"/>
              </w:rPr>
              <w:t xml:space="preserve"> lista de colecciones y archivos.</w:t>
            </w:r>
          </w:p>
          <w:p w:rsidR="00A941F7" w:rsidRPr="00945147" w:rsidRDefault="00A941F7" w:rsidP="00601299">
            <w:pPr>
              <w:pStyle w:val="ListParagraph11"/>
              <w:numPr>
                <w:ilvl w:val="0"/>
                <w:numId w:val="56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 w:rsidRPr="00945147">
              <w:rPr>
                <w:sz w:val="20"/>
              </w:rPr>
              <w:t>Se repiten los pasos 2 y 3 hasta que el usuario haya encontrado el archivo que desea ver (las colecciones tendrán un nivel de anidamiento de hasta 4 niveles).</w:t>
            </w:r>
          </w:p>
          <w:p w:rsidR="00A01D29" w:rsidRPr="00F23805" w:rsidRDefault="00D506F0" w:rsidP="00601299">
            <w:pPr>
              <w:pStyle w:val="ListParagraph11"/>
              <w:numPr>
                <w:ilvl w:val="0"/>
                <w:numId w:val="56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selecciona algún archivo usando la opción “eliminar”.</w:t>
            </w:r>
          </w:p>
          <w:p w:rsidR="00A01D29" w:rsidRPr="00F23805" w:rsidRDefault="00D506F0" w:rsidP="00601299">
            <w:pPr>
              <w:pStyle w:val="ListParagraph11"/>
              <w:numPr>
                <w:ilvl w:val="0"/>
                <w:numId w:val="56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sistema </w:t>
            </w:r>
            <w:r w:rsidR="00A941F7">
              <w:rPr>
                <w:sz w:val="20"/>
              </w:rPr>
              <w:t>muestra</w:t>
            </w:r>
            <w:r w:rsidRPr="00F23805">
              <w:rPr>
                <w:sz w:val="20"/>
              </w:rPr>
              <w:t xml:space="preserve"> un mensaje de confirmación.</w:t>
            </w:r>
          </w:p>
          <w:p w:rsidR="00891199" w:rsidRDefault="00A941F7" w:rsidP="00601299">
            <w:pPr>
              <w:pStyle w:val="ListParagraph11"/>
              <w:numPr>
                <w:ilvl w:val="0"/>
                <w:numId w:val="56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El usuario selecciona “aceptar”</w:t>
            </w:r>
            <w:r w:rsidR="00891199">
              <w:rPr>
                <w:sz w:val="20"/>
              </w:rPr>
              <w:t>.</w:t>
            </w:r>
          </w:p>
          <w:p w:rsidR="00A01D29" w:rsidRPr="00F23805" w:rsidRDefault="00891199" w:rsidP="00601299">
            <w:pPr>
              <w:pStyle w:val="ListParagraph11"/>
              <w:numPr>
                <w:ilvl w:val="0"/>
                <w:numId w:val="56"/>
              </w:numPr>
              <w:tabs>
                <w:tab w:val="left" w:pos="420"/>
              </w:tabs>
              <w:spacing w:line="240" w:lineRule="auto"/>
              <w:jc w:val="both"/>
              <w:rPr>
                <w:sz w:val="20"/>
              </w:rPr>
            </w:pPr>
            <w:r>
              <w:rPr>
                <w:sz w:val="20"/>
              </w:rPr>
              <w:t>El sistema elimina el archivo</w:t>
            </w:r>
            <w:r w:rsidR="00837DFA">
              <w:rPr>
                <w:sz w:val="20"/>
              </w:rPr>
              <w:t xml:space="preserve"> físicamente del dispositivo</w:t>
            </w:r>
            <w:r w:rsidR="00D506F0" w:rsidRPr="00F23805"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4714E5" w:rsidP="004714E5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75612A">
            <w:pPr>
              <w:jc w:val="both"/>
              <w:rPr>
                <w:sz w:val="20"/>
              </w:rPr>
            </w:pPr>
            <w:r w:rsidRPr="00E72426">
              <w:rPr>
                <w:b/>
                <w:sz w:val="20"/>
              </w:rPr>
              <w:t>Flujo Alterno 1:</w:t>
            </w:r>
            <w:r>
              <w:rPr>
                <w:sz w:val="20"/>
              </w:rPr>
              <w:t xml:space="preserve"> Paso 6: “Cancelar eliminación”</w:t>
            </w:r>
          </w:p>
          <w:p w:rsidR="0075612A" w:rsidRPr="0075612A" w:rsidRDefault="0075612A" w:rsidP="00601299">
            <w:pPr>
              <w:numPr>
                <w:ilvl w:val="0"/>
                <w:numId w:val="57"/>
              </w:numPr>
              <w:jc w:val="both"/>
            </w:pPr>
            <w:r w:rsidRPr="00F23805">
              <w:rPr>
                <w:sz w:val="20"/>
              </w:rPr>
              <w:t xml:space="preserve">El usuario </w:t>
            </w:r>
            <w:r>
              <w:rPr>
                <w:sz w:val="20"/>
              </w:rPr>
              <w:t>selecciona “</w:t>
            </w:r>
            <w:r w:rsidRPr="00F23805">
              <w:rPr>
                <w:sz w:val="20"/>
              </w:rPr>
              <w:t>cancela</w:t>
            </w:r>
            <w:r>
              <w:rPr>
                <w:sz w:val="20"/>
              </w:rPr>
              <w:t>r”</w:t>
            </w:r>
            <w:r w:rsidRPr="00F23805">
              <w:rPr>
                <w:sz w:val="20"/>
              </w:rPr>
              <w:t>.</w:t>
            </w:r>
          </w:p>
          <w:p w:rsidR="0075612A" w:rsidRDefault="0075612A" w:rsidP="00601299">
            <w:pPr>
              <w:numPr>
                <w:ilvl w:val="0"/>
                <w:numId w:val="57"/>
              </w:numPr>
              <w:jc w:val="both"/>
            </w:pPr>
            <w:r w:rsidRPr="00F23805">
              <w:rPr>
                <w:sz w:val="20"/>
              </w:rPr>
              <w:t xml:space="preserve">El sistema </w:t>
            </w:r>
            <w:r>
              <w:rPr>
                <w:sz w:val="20"/>
              </w:rPr>
              <w:t>no realiza</w:t>
            </w:r>
            <w:r w:rsidRPr="00F23805">
              <w:rPr>
                <w:sz w:val="20"/>
              </w:rPr>
              <w:t xml:space="preserve"> la eliminación.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Postcondiciones</w:t>
            </w:r>
          </w:p>
        </w:tc>
      </w:tr>
      <w:tr w:rsidR="00A01D29" w:rsidRPr="00F23805">
        <w:trPr>
          <w:trHeight w:val="135"/>
          <w:jc w:val="center"/>
        </w:trPr>
        <w:tc>
          <w:tcPr>
            <w:tcW w:w="9412" w:type="dxa"/>
            <w:gridSpan w:val="2"/>
          </w:tcPr>
          <w:p w:rsidR="00A01D29" w:rsidRPr="00F23805" w:rsidRDefault="00D506F0" w:rsidP="00736736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 xml:space="preserve">El archivo </w:t>
            </w:r>
            <w:r w:rsidR="00736736">
              <w:rPr>
                <w:sz w:val="20"/>
              </w:rPr>
              <w:t>es</w:t>
            </w:r>
            <w:r w:rsidRPr="00F23805">
              <w:rPr>
                <w:sz w:val="20"/>
              </w:rPr>
              <w:t xml:space="preserve"> eliminado físicamente del dispositivo.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t>Puntos de extensión (extend) o de inclusión (include)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lastRenderedPageBreak/>
              <w:t>Observaciones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01D29" w:rsidDel="004A4423" w:rsidRDefault="00D506F0" w:rsidP="00D506F0">
            <w:pPr>
              <w:numPr>
                <w:ilvl w:val="0"/>
                <w:numId w:val="8"/>
              </w:numPr>
              <w:jc w:val="both"/>
              <w:rPr>
                <w:del w:id="73" w:author="Albatrino Aza, Giuseppe Martin" w:date="2015-05-04T11:24:00Z"/>
                <w:sz w:val="20"/>
              </w:rPr>
            </w:pPr>
            <w:del w:id="74" w:author="Albatrino Aza, Giuseppe Martin" w:date="2015-05-04T11:24:00Z">
              <w:r w:rsidRPr="00F23805" w:rsidDel="004A4423">
                <w:rPr>
                  <w:sz w:val="20"/>
                </w:rPr>
                <w:delText>En la pantalla principal se verán solo colecciones no archivos pues no se puede tener archivos en la raíz (archivos sin colección padre).</w:delText>
              </w:r>
            </w:del>
          </w:p>
          <w:p w:rsidR="007437E4" w:rsidRPr="00F23805" w:rsidRDefault="007437E4" w:rsidP="00D506F0">
            <w:pPr>
              <w:numPr>
                <w:ilvl w:val="0"/>
                <w:numId w:val="8"/>
              </w:numPr>
              <w:jc w:val="both"/>
              <w:rPr>
                <w:sz w:val="20"/>
              </w:rPr>
            </w:pPr>
            <w:del w:id="75" w:author="Albatrino Aza, Giuseppe Martin" w:date="2015-05-04T11:24:00Z">
              <w:r w:rsidRPr="00F23805" w:rsidDel="004A4423">
                <w:rPr>
                  <w:sz w:val="20"/>
                </w:rPr>
                <w:delText>Formatos de archivos: pdf para documentos, mp4 para video, mp3 para audio, jpg para imágenes.</w:delText>
              </w:r>
            </w:del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Pantallas asociadas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PM-002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PM-003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PM-004</w:t>
            </w:r>
          </w:p>
        </w:tc>
      </w:tr>
    </w:tbl>
    <w:p w:rsidR="00A01D29" w:rsidRDefault="00A01D29">
      <w:pPr>
        <w:jc w:val="center"/>
      </w:pPr>
    </w:p>
    <w:p w:rsidR="00A01D29" w:rsidRDefault="00A01D29">
      <w:pPr>
        <w:jc w:val="center"/>
      </w:pPr>
    </w:p>
    <w:p w:rsidR="00A01D29" w:rsidRDefault="00D506F0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76" w:name="_Toc418153772"/>
      <w:r w:rsidR="00CB5417">
        <w:lastRenderedPageBreak/>
        <w:t>CUM-006</w:t>
      </w:r>
      <w:r>
        <w:t xml:space="preserve"> Mostrar notificación</w:t>
      </w:r>
      <w:bookmarkEnd w:id="76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Mostrar notificación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 móvil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2A672E" w:rsidRPr="00163716" w:rsidRDefault="002A672E" w:rsidP="0008276A">
            <w:pPr>
              <w:jc w:val="both"/>
              <w:rPr>
                <w:rFonts w:cs="Arial"/>
                <w:color w:val="000000"/>
                <w:sz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lang w:eastAsia="es-PE"/>
              </w:rPr>
              <w:t>Cuando</w:t>
            </w:r>
            <w:r w:rsidR="0008276A">
              <w:rPr>
                <w:rFonts w:cs="Arial"/>
                <w:color w:val="000000"/>
                <w:sz w:val="20"/>
                <w:lang w:eastAsia="es-PE"/>
              </w:rPr>
              <w:t xml:space="preserve"> un nuevo contenido se publica</w:t>
            </w:r>
            <w:r>
              <w:rPr>
                <w:rFonts w:cs="Arial"/>
                <w:color w:val="000000"/>
                <w:sz w:val="20"/>
                <w:lang w:eastAsia="es-PE"/>
              </w:rPr>
              <w:t xml:space="preserve"> en el administrador</w:t>
            </w:r>
            <w:r w:rsidR="0008276A">
              <w:rPr>
                <w:rFonts w:cs="Arial"/>
                <w:color w:val="000000"/>
                <w:sz w:val="20"/>
                <w:lang w:eastAsia="es-PE"/>
              </w:rPr>
              <w:t xml:space="preserve"> web</w:t>
            </w:r>
            <w:r>
              <w:rPr>
                <w:rFonts w:cs="Arial"/>
                <w:color w:val="000000"/>
                <w:sz w:val="20"/>
                <w:lang w:eastAsia="es-PE"/>
              </w:rPr>
              <w:t xml:space="preserve">, </w:t>
            </w:r>
            <w:r w:rsidR="0008276A">
              <w:rPr>
                <w:rFonts w:cs="Arial"/>
                <w:color w:val="000000"/>
                <w:sz w:val="20"/>
                <w:lang w:eastAsia="es-PE"/>
              </w:rPr>
              <w:t xml:space="preserve">la aplicación móvil </w:t>
            </w:r>
            <w:r>
              <w:rPr>
                <w:rFonts w:cs="Arial"/>
                <w:color w:val="000000"/>
                <w:sz w:val="20"/>
                <w:lang w:eastAsia="es-PE"/>
              </w:rPr>
              <w:t xml:space="preserve"> muestra </w:t>
            </w:r>
            <w:r w:rsidRPr="00163716">
              <w:rPr>
                <w:rFonts w:cs="Arial"/>
                <w:color w:val="000000"/>
                <w:sz w:val="20"/>
                <w:lang w:eastAsia="es-PE"/>
              </w:rPr>
              <w:t xml:space="preserve">un mensaje indicando cuál es </w:t>
            </w:r>
            <w:r>
              <w:rPr>
                <w:rFonts w:cs="Arial"/>
                <w:color w:val="000000"/>
                <w:sz w:val="20"/>
                <w:lang w:eastAsia="es-PE"/>
              </w:rPr>
              <w:t>este</w:t>
            </w:r>
            <w:r w:rsidR="008303B2">
              <w:rPr>
                <w:rFonts w:cs="Arial"/>
                <w:color w:val="000000"/>
                <w:sz w:val="20"/>
                <w:lang w:eastAsia="es-PE"/>
              </w:rPr>
              <w:t>,</w:t>
            </w:r>
            <w:r>
              <w:rPr>
                <w:rFonts w:cs="Arial"/>
                <w:color w:val="000000"/>
                <w:sz w:val="20"/>
                <w:lang w:eastAsia="es-PE"/>
              </w:rPr>
              <w:t xml:space="preserve"> para</w:t>
            </w:r>
            <w:r w:rsidRPr="00163716">
              <w:rPr>
                <w:rFonts w:cs="Arial"/>
                <w:color w:val="000000"/>
                <w:sz w:val="20"/>
                <w:lang w:eastAsia="es-PE"/>
              </w:rPr>
              <w:t xml:space="preserve"> que los usuarios </w:t>
            </w:r>
            <w:r>
              <w:rPr>
                <w:rFonts w:cs="Arial"/>
                <w:color w:val="000000"/>
                <w:sz w:val="20"/>
                <w:lang w:eastAsia="es-PE"/>
              </w:rPr>
              <w:t>estén informados. El mensaje es</w:t>
            </w:r>
            <w:r w:rsidRPr="00163716">
              <w:rPr>
                <w:rFonts w:cs="Arial"/>
                <w:color w:val="000000"/>
                <w:sz w:val="20"/>
                <w:lang w:eastAsia="es-PE"/>
              </w:rPr>
              <w:t xml:space="preserve"> visible </w:t>
            </w:r>
            <w:r w:rsidR="008303B2">
              <w:rPr>
                <w:rFonts w:cs="Arial"/>
                <w:color w:val="000000"/>
                <w:sz w:val="20"/>
                <w:lang w:eastAsia="es-PE"/>
              </w:rPr>
              <w:t>en 2 secciones</w:t>
            </w:r>
            <w:r w:rsidRPr="00163716">
              <w:rPr>
                <w:rFonts w:cs="Arial"/>
                <w:color w:val="000000"/>
                <w:sz w:val="20"/>
                <w:lang w:eastAsia="es-PE"/>
              </w:rPr>
              <w:t>:</w:t>
            </w:r>
          </w:p>
          <w:p w:rsidR="008303B2" w:rsidRDefault="008303B2" w:rsidP="00601299">
            <w:pPr>
              <w:pStyle w:val="Table"/>
              <w:numPr>
                <w:ilvl w:val="0"/>
                <w:numId w:val="58"/>
              </w:numPr>
              <w:ind w:left="348"/>
              <w:jc w:val="both"/>
              <w:rPr>
                <w:rFonts w:ascii="Arial" w:hAnsi="Arial" w:cs="Arial"/>
                <w:color w:val="000000"/>
                <w:sz w:val="20"/>
                <w:lang w:eastAsia="es-PE"/>
              </w:rPr>
            </w:pPr>
            <w:r w:rsidRPr="002A672E">
              <w:rPr>
                <w:rFonts w:ascii="Arial" w:hAnsi="Arial" w:cs="Arial"/>
                <w:color w:val="000000"/>
                <w:sz w:val="20"/>
                <w:lang w:eastAsia="es-PE"/>
              </w:rPr>
              <w:t>El centro de notificaciones</w:t>
            </w:r>
            <w:r>
              <w:rPr>
                <w:rFonts w:ascii="Arial" w:hAnsi="Arial" w:cs="Arial"/>
                <w:color w:val="000000"/>
                <w:sz w:val="20"/>
                <w:lang w:eastAsia="es-PE"/>
              </w:rPr>
              <w:t xml:space="preserve"> nativo</w:t>
            </w:r>
            <w:r w:rsidRPr="002A672E">
              <w:rPr>
                <w:rFonts w:ascii="Arial" w:hAnsi="Arial" w:cs="Arial"/>
                <w:color w:val="000000"/>
                <w:sz w:val="20"/>
                <w:lang w:eastAsia="es-PE"/>
              </w:rPr>
              <w:t xml:space="preserve"> de</w:t>
            </w:r>
            <w:r>
              <w:rPr>
                <w:rFonts w:ascii="Arial" w:hAnsi="Arial" w:cs="Arial"/>
                <w:color w:val="000000"/>
                <w:sz w:val="20"/>
                <w:lang w:eastAsia="es-PE"/>
              </w:rPr>
              <w:t xml:space="preserve">l dispositivo: </w:t>
            </w:r>
            <w:r w:rsidRPr="002A672E">
              <w:rPr>
                <w:rFonts w:ascii="Arial" w:hAnsi="Arial" w:cs="Arial"/>
                <w:color w:val="000000"/>
                <w:sz w:val="20"/>
                <w:lang w:eastAsia="es-PE"/>
              </w:rPr>
              <w:t xml:space="preserve">notificación genérica, indicando que se ha actualizado contenido, no </w:t>
            </w:r>
            <w:r>
              <w:rPr>
                <w:rFonts w:ascii="Arial" w:hAnsi="Arial" w:cs="Arial"/>
                <w:color w:val="000000"/>
                <w:sz w:val="20"/>
                <w:lang w:eastAsia="es-PE"/>
              </w:rPr>
              <w:t>indica</w:t>
            </w:r>
            <w:r w:rsidRPr="002A672E">
              <w:rPr>
                <w:rFonts w:ascii="Arial" w:hAnsi="Arial" w:cs="Arial"/>
                <w:color w:val="000000"/>
                <w:sz w:val="20"/>
                <w:lang w:eastAsia="es-PE"/>
              </w:rPr>
              <w:t xml:space="preserve"> el detalle</w:t>
            </w:r>
            <w:r>
              <w:rPr>
                <w:rFonts w:ascii="Arial" w:hAnsi="Arial" w:cs="Arial"/>
                <w:color w:val="000000"/>
                <w:sz w:val="20"/>
                <w:lang w:eastAsia="es-PE"/>
              </w:rPr>
              <w:t>.</w:t>
            </w:r>
          </w:p>
          <w:p w:rsidR="00A01D29" w:rsidRPr="008303B2" w:rsidRDefault="002A672E" w:rsidP="00601299">
            <w:pPr>
              <w:pStyle w:val="Table"/>
              <w:numPr>
                <w:ilvl w:val="0"/>
                <w:numId w:val="58"/>
              </w:numPr>
              <w:ind w:left="348"/>
              <w:jc w:val="both"/>
              <w:rPr>
                <w:rFonts w:ascii="Arial" w:hAnsi="Arial" w:cs="Arial"/>
                <w:color w:val="000000"/>
                <w:sz w:val="20"/>
                <w:lang w:eastAsia="es-PE"/>
              </w:rPr>
            </w:pPr>
            <w:r w:rsidRPr="002A672E">
              <w:rPr>
                <w:rFonts w:ascii="Arial" w:hAnsi="Arial" w:cs="Arial"/>
                <w:color w:val="000000"/>
                <w:sz w:val="20"/>
                <w:lang w:eastAsia="es-PE"/>
              </w:rPr>
              <w:t>El aplicativo mismo (se verá el detalle de lo actualizado: nombre, ubicación y tamaño del archivo).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 w:rsidP="00D506F0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  <w:p w:rsidR="008303B2" w:rsidRDefault="008303B2" w:rsidP="008303B2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Se ha agregado contenido en e</w:t>
            </w:r>
            <w:r w:rsidR="00D506F0" w:rsidRPr="00F23805">
              <w:rPr>
                <w:sz w:val="20"/>
              </w:rPr>
              <w:t xml:space="preserve">l administrador web, el cual </w:t>
            </w:r>
            <w:r>
              <w:rPr>
                <w:sz w:val="20"/>
              </w:rPr>
              <w:t>aún no ha sido obtenido por el usuario.</w:t>
            </w:r>
          </w:p>
          <w:p w:rsidR="00A01D29" w:rsidRPr="00F23805" w:rsidRDefault="008303B2" w:rsidP="008303B2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tiene un rol que le permita acceder a ese contenido nuevo</w:t>
            </w:r>
            <w:r w:rsidR="00D506F0" w:rsidRPr="00F23805"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F23805" w:rsidRDefault="00D506F0" w:rsidP="00601299">
            <w:pPr>
              <w:pStyle w:val="ListParagraph1"/>
              <w:numPr>
                <w:ilvl w:val="0"/>
                <w:numId w:val="15"/>
              </w:numPr>
              <w:tabs>
                <w:tab w:val="left" w:pos="425"/>
              </w:tabs>
              <w:ind w:left="371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una </w:t>
            </w:r>
            <w:r w:rsidR="00B752AB">
              <w:rPr>
                <w:sz w:val="20"/>
              </w:rPr>
              <w:t xml:space="preserve">alerta de </w:t>
            </w:r>
            <w:r w:rsidRPr="00F23805">
              <w:rPr>
                <w:sz w:val="20"/>
              </w:rPr>
              <w:t>notificación</w:t>
            </w:r>
            <w:r w:rsidR="00B752AB">
              <w:rPr>
                <w:sz w:val="20"/>
              </w:rPr>
              <w:t xml:space="preserve"> nativa</w:t>
            </w:r>
            <w:r w:rsidRPr="00F23805">
              <w:rPr>
                <w:sz w:val="20"/>
              </w:rPr>
              <w:t xml:space="preserve"> </w:t>
            </w:r>
            <w:r w:rsidR="00B752AB">
              <w:rPr>
                <w:sz w:val="20"/>
              </w:rPr>
              <w:t>a</w:t>
            </w:r>
            <w:r w:rsidRPr="00F23805">
              <w:rPr>
                <w:sz w:val="20"/>
              </w:rPr>
              <w:t xml:space="preserve">l </w:t>
            </w:r>
            <w:r w:rsidR="00B752AB">
              <w:rPr>
                <w:sz w:val="20"/>
              </w:rPr>
              <w:t>dispositivo</w:t>
            </w:r>
            <w:r w:rsidRPr="00F23805">
              <w:rPr>
                <w:sz w:val="20"/>
              </w:rPr>
              <w:t>.</w:t>
            </w:r>
          </w:p>
          <w:p w:rsidR="00A01D29" w:rsidRPr="00F23805" w:rsidRDefault="00D506F0" w:rsidP="00601299">
            <w:pPr>
              <w:pStyle w:val="ListParagraph1"/>
              <w:numPr>
                <w:ilvl w:val="0"/>
                <w:numId w:val="15"/>
              </w:numPr>
              <w:tabs>
                <w:tab w:val="left" w:pos="425"/>
              </w:tabs>
              <w:ind w:left="371"/>
              <w:rPr>
                <w:sz w:val="20"/>
              </w:rPr>
            </w:pPr>
            <w:r w:rsidRPr="00F23805">
              <w:rPr>
                <w:sz w:val="20"/>
              </w:rPr>
              <w:t xml:space="preserve">El usuario </w:t>
            </w:r>
            <w:r w:rsidR="00BE3D01">
              <w:rPr>
                <w:sz w:val="20"/>
              </w:rPr>
              <w:t xml:space="preserve">realiza la acción de </w:t>
            </w:r>
            <w:proofErr w:type="spellStart"/>
            <w:r w:rsidR="00BE3D01">
              <w:rPr>
                <w:sz w:val="20"/>
              </w:rPr>
              <w:t>swipe</w:t>
            </w:r>
            <w:proofErr w:type="spellEnd"/>
            <w:r w:rsidRPr="00F23805">
              <w:rPr>
                <w:sz w:val="20"/>
              </w:rPr>
              <w:t xml:space="preserve"> </w:t>
            </w:r>
            <w:r w:rsidR="00BE3D01">
              <w:rPr>
                <w:sz w:val="20"/>
              </w:rPr>
              <w:t xml:space="preserve">para ver </w:t>
            </w:r>
            <w:r w:rsidRPr="00F23805">
              <w:rPr>
                <w:sz w:val="20"/>
              </w:rPr>
              <w:t>la notificación.</w:t>
            </w:r>
          </w:p>
          <w:p w:rsidR="00A01D29" w:rsidRPr="007C703D" w:rsidRDefault="00D506F0" w:rsidP="00601299">
            <w:pPr>
              <w:pStyle w:val="ListParagraph1"/>
              <w:numPr>
                <w:ilvl w:val="0"/>
                <w:numId w:val="15"/>
              </w:numPr>
              <w:tabs>
                <w:tab w:val="left" w:pos="425"/>
              </w:tabs>
              <w:ind w:left="371"/>
              <w:rPr>
                <w:sz w:val="20"/>
              </w:rPr>
            </w:pPr>
            <w:r w:rsidRPr="00F23805">
              <w:rPr>
                <w:sz w:val="20"/>
              </w:rPr>
              <w:t xml:space="preserve">El sistema muestra </w:t>
            </w:r>
            <w:r w:rsidR="00BE3D01">
              <w:rPr>
                <w:sz w:val="20"/>
              </w:rPr>
              <w:t>un</w:t>
            </w:r>
            <w:r w:rsidR="00B752AB">
              <w:rPr>
                <w:sz w:val="20"/>
              </w:rPr>
              <w:t xml:space="preserve"> panel de notificación nativo al dispositivo</w:t>
            </w:r>
            <w:r w:rsidR="00BE3D01">
              <w:rPr>
                <w:sz w:val="20"/>
              </w:rPr>
              <w:t xml:space="preserve"> </w:t>
            </w:r>
            <w:r w:rsidR="00BE3D01" w:rsidRPr="002A672E">
              <w:rPr>
                <w:rFonts w:cs="Arial"/>
                <w:color w:val="000000"/>
                <w:sz w:val="20"/>
                <w:lang w:eastAsia="es-PE"/>
              </w:rPr>
              <w:t xml:space="preserve">indicando que se ha actualizado contenido, no </w:t>
            </w:r>
            <w:r w:rsidR="00BE3D01">
              <w:rPr>
                <w:rFonts w:cs="Arial"/>
                <w:color w:val="000000"/>
                <w:sz w:val="20"/>
                <w:lang w:eastAsia="es-PE"/>
              </w:rPr>
              <w:t>indica</w:t>
            </w:r>
            <w:r w:rsidR="00BE3D01" w:rsidRPr="002A672E">
              <w:rPr>
                <w:rFonts w:cs="Arial"/>
                <w:color w:val="000000"/>
                <w:sz w:val="20"/>
                <w:lang w:eastAsia="es-PE"/>
              </w:rPr>
              <w:t xml:space="preserve"> el detalle</w:t>
            </w:r>
            <w:r w:rsidR="00BE3D01" w:rsidRPr="00BE3D01">
              <w:rPr>
                <w:sz w:val="20"/>
              </w:rPr>
              <w:t>. (PM-006)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402531" w:rsidRDefault="00402531" w:rsidP="00601299">
            <w:pPr>
              <w:numPr>
                <w:ilvl w:val="0"/>
                <w:numId w:val="5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muestra una</w:t>
            </w:r>
            <w:r w:rsidR="00B752AB">
              <w:rPr>
                <w:sz w:val="20"/>
              </w:rPr>
              <w:t xml:space="preserve"> alerta de</w:t>
            </w:r>
            <w:r>
              <w:rPr>
                <w:sz w:val="20"/>
              </w:rPr>
              <w:t xml:space="preserve"> notificación en el mismo aplicativo.</w:t>
            </w:r>
          </w:p>
          <w:p w:rsidR="00402531" w:rsidRDefault="00402531" w:rsidP="00601299">
            <w:pPr>
              <w:numPr>
                <w:ilvl w:val="0"/>
                <w:numId w:val="5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</w:t>
            </w:r>
            <w:r w:rsidR="007C703D">
              <w:rPr>
                <w:sz w:val="20"/>
              </w:rPr>
              <w:t xml:space="preserve"> </w:t>
            </w:r>
            <w:r w:rsidR="00B752AB">
              <w:rPr>
                <w:sz w:val="20"/>
              </w:rPr>
              <w:t xml:space="preserve">la alerta de </w:t>
            </w:r>
            <w:r w:rsidR="007C703D">
              <w:rPr>
                <w:sz w:val="20"/>
              </w:rPr>
              <w:t>notificación.</w:t>
            </w:r>
          </w:p>
          <w:p w:rsidR="007C703D" w:rsidRDefault="007C703D" w:rsidP="00601299">
            <w:pPr>
              <w:numPr>
                <w:ilvl w:val="0"/>
                <w:numId w:val="5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muestra un panel con </w:t>
            </w:r>
            <w:r w:rsidRPr="002A672E">
              <w:rPr>
                <w:rFonts w:cs="Arial"/>
                <w:color w:val="000000"/>
                <w:sz w:val="20"/>
                <w:lang w:eastAsia="es-PE"/>
              </w:rPr>
              <w:t>el detalle de lo</w:t>
            </w:r>
            <w:r>
              <w:rPr>
                <w:rFonts w:cs="Arial"/>
                <w:color w:val="000000"/>
                <w:sz w:val="20"/>
                <w:lang w:eastAsia="es-PE"/>
              </w:rPr>
              <w:t>s archivos</w:t>
            </w:r>
            <w:r w:rsidRPr="002A672E">
              <w:rPr>
                <w:rFonts w:cs="Arial"/>
                <w:color w:val="000000"/>
                <w:sz w:val="20"/>
                <w:lang w:eastAsia="es-PE"/>
              </w:rPr>
              <w:t>: nombre, ubicación y tamaño del archivo</w:t>
            </w:r>
            <w:r>
              <w:rPr>
                <w:rFonts w:cs="Arial"/>
                <w:color w:val="000000"/>
                <w:sz w:val="20"/>
                <w:lang w:eastAsia="es-PE"/>
              </w:rPr>
              <w:t>.</w:t>
            </w:r>
            <w:r w:rsidR="001E47CF">
              <w:rPr>
                <w:rFonts w:cs="Arial"/>
                <w:color w:val="000000"/>
                <w:sz w:val="20"/>
                <w:lang w:eastAsia="es-PE"/>
              </w:rPr>
              <w:t xml:space="preserve"> (PM-007)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17291A" w:rsidRDefault="0017291A" w:rsidP="0017291A">
            <w:pPr>
              <w:jc w:val="both"/>
              <w:rPr>
                <w:sz w:val="20"/>
              </w:rPr>
            </w:pPr>
            <w:r w:rsidRPr="00E72426">
              <w:rPr>
                <w:b/>
                <w:sz w:val="20"/>
              </w:rPr>
              <w:t>Flujo Alterno 1:</w:t>
            </w:r>
            <w:r>
              <w:rPr>
                <w:sz w:val="20"/>
              </w:rPr>
              <w:t xml:space="preserve"> Paso </w:t>
            </w:r>
            <w:r w:rsidR="003F29B0">
              <w:rPr>
                <w:sz w:val="20"/>
              </w:rPr>
              <w:t>3</w:t>
            </w:r>
            <w:r>
              <w:rPr>
                <w:sz w:val="20"/>
              </w:rPr>
              <w:t>: “</w:t>
            </w:r>
            <w:r w:rsidR="003F29B0">
              <w:rPr>
                <w:sz w:val="20"/>
              </w:rPr>
              <w:t>El sistema muestra una notificación en el panel de notificaciones nativo</w:t>
            </w:r>
            <w:r>
              <w:rPr>
                <w:sz w:val="20"/>
              </w:rPr>
              <w:t>”</w:t>
            </w:r>
          </w:p>
          <w:p w:rsidR="0017291A" w:rsidRPr="0075612A" w:rsidRDefault="0017291A" w:rsidP="00601299">
            <w:pPr>
              <w:numPr>
                <w:ilvl w:val="0"/>
                <w:numId w:val="65"/>
              </w:numPr>
              <w:jc w:val="both"/>
            </w:pPr>
            <w:r w:rsidRPr="00F23805">
              <w:rPr>
                <w:sz w:val="20"/>
              </w:rPr>
              <w:t xml:space="preserve">El usuario </w:t>
            </w:r>
            <w:r>
              <w:rPr>
                <w:sz w:val="20"/>
              </w:rPr>
              <w:t xml:space="preserve">selecciona </w:t>
            </w:r>
            <w:r w:rsidR="003F29B0">
              <w:rPr>
                <w:sz w:val="20"/>
              </w:rPr>
              <w:t>la notificación.</w:t>
            </w:r>
          </w:p>
          <w:p w:rsidR="00402531" w:rsidRDefault="0017291A" w:rsidP="00601299">
            <w:pPr>
              <w:numPr>
                <w:ilvl w:val="0"/>
                <w:numId w:val="65"/>
              </w:numPr>
              <w:jc w:val="both"/>
            </w:pPr>
            <w:r w:rsidRPr="00F23805">
              <w:rPr>
                <w:sz w:val="20"/>
              </w:rPr>
              <w:t xml:space="preserve">El sistema </w:t>
            </w:r>
            <w:r w:rsidR="003F29B0">
              <w:rPr>
                <w:sz w:val="20"/>
              </w:rPr>
              <w:t>redirige al usuario a la pantalla principal de la aplicación</w:t>
            </w:r>
            <w:r w:rsidRPr="00F23805">
              <w:rPr>
                <w:sz w:val="20"/>
              </w:rPr>
              <w:t>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Postcondiciones</w:t>
            </w:r>
          </w:p>
        </w:tc>
      </w:tr>
      <w:tr w:rsidR="00A01D29" w:rsidRPr="00F23805">
        <w:trPr>
          <w:trHeight w:val="135"/>
          <w:jc w:val="center"/>
        </w:trPr>
        <w:tc>
          <w:tcPr>
            <w:tcW w:w="9412" w:type="dxa"/>
            <w:gridSpan w:val="2"/>
          </w:tcPr>
          <w:p w:rsidR="00A01D29" w:rsidRPr="00F23805" w:rsidRDefault="00D506F0">
            <w:pPr>
              <w:rPr>
                <w:sz w:val="20"/>
              </w:rPr>
            </w:pPr>
            <w:r w:rsidRPr="00F23805">
              <w:rPr>
                <w:sz w:val="20"/>
              </w:rPr>
              <w:t>El usuario está informado del nuevo contenido generado en el administrador web.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lastRenderedPageBreak/>
              <w:t>Puntos de extensión (extend) o de inclusión (include)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Observaciones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01D29" w:rsidDel="004A4423" w:rsidRDefault="001754CA" w:rsidP="00601299">
            <w:pPr>
              <w:numPr>
                <w:ilvl w:val="0"/>
                <w:numId w:val="16"/>
              </w:numPr>
              <w:jc w:val="both"/>
              <w:rPr>
                <w:del w:id="77" w:author="Albatrino Aza, Giuseppe Martin" w:date="2015-05-04T11:25:00Z"/>
                <w:sz w:val="20"/>
              </w:rPr>
            </w:pPr>
            <w:del w:id="78" w:author="Albatrino Aza, Giuseppe Martin" w:date="2015-05-04T11:25:00Z">
              <w:r w:rsidDel="004A4423">
                <w:rPr>
                  <w:sz w:val="20"/>
                </w:rPr>
                <w:delText>Cada vez que en el administrador web se cargue un archivo, se realizará una notificación del tipo push para que el aplicativo móvil pueda mostrar una alerta de nuevo contenido.</w:delText>
              </w:r>
            </w:del>
            <w:ins w:id="79" w:author="Albatrino Aza, Giuseppe Martin" w:date="2015-05-04T11:26:00Z">
              <w:r w:rsidR="004A4423">
                <w:rPr>
                  <w:sz w:val="20"/>
                </w:rPr>
                <w:t xml:space="preserve">Cada vez que el administrador web decida publicar una notificación </w:t>
              </w:r>
              <w:proofErr w:type="spellStart"/>
              <w:r w:rsidR="004A4423">
                <w:rPr>
                  <w:sz w:val="20"/>
                </w:rPr>
                <w:t>push</w:t>
              </w:r>
              <w:proofErr w:type="spellEnd"/>
              <w:r w:rsidR="004A4423">
                <w:rPr>
                  <w:sz w:val="20"/>
                </w:rPr>
                <w:t xml:space="preserve"> para el aplicativo móvil se mostrará en este la alerta de nuevo </w:t>
              </w:r>
              <w:proofErr w:type="spellStart"/>
              <w:r w:rsidR="004A4423">
                <w:rPr>
                  <w:sz w:val="20"/>
                </w:rPr>
                <w:t>contenido.</w:t>
              </w:r>
            </w:ins>
          </w:p>
          <w:p w:rsidR="00F86942" w:rsidRPr="00F23805" w:rsidRDefault="00F86942" w:rsidP="00601299">
            <w:pPr>
              <w:numPr>
                <w:ilvl w:val="0"/>
                <w:numId w:val="16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Las</w:t>
            </w:r>
            <w:proofErr w:type="spellEnd"/>
            <w:r>
              <w:rPr>
                <w:sz w:val="20"/>
              </w:rPr>
              <w:t xml:space="preserve"> notificaciones llegaran en tiempo real (</w:t>
            </w:r>
            <w:proofErr w:type="spellStart"/>
            <w:r>
              <w:rPr>
                <w:sz w:val="20"/>
              </w:rPr>
              <w:t>push</w:t>
            </w:r>
            <w:proofErr w:type="spellEnd"/>
            <w:r>
              <w:rPr>
                <w:sz w:val="20"/>
              </w:rPr>
              <w:t xml:space="preserve">) siempre que el dispositivo tenga una conexión a internet si este no fuera el caso las notificaciones llegaran cuando el dispositivo tenga una conexión a </w:t>
            </w:r>
            <w:proofErr w:type="spellStart"/>
            <w:r>
              <w:rPr>
                <w:sz w:val="20"/>
              </w:rPr>
              <w:t>inernet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Pantallas asociadas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PM-006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PM-007</w:t>
            </w:r>
          </w:p>
        </w:tc>
      </w:tr>
    </w:tbl>
    <w:p w:rsidR="00A01D29" w:rsidRDefault="00A01D29">
      <w:pPr>
        <w:jc w:val="center"/>
      </w:pPr>
    </w:p>
    <w:p w:rsidR="00A01D29" w:rsidRDefault="007204A4">
      <w:pPr>
        <w:jc w:val="center"/>
      </w:pPr>
      <w:r>
        <w:pict>
          <v:shape id="_x0000_i1030" type="#_x0000_t75" style="width:171pt;height:340.5pt">
            <v:imagedata r:id="rId14" o:title="" croptop="18572f" cropbottom="10792f" cropleft="43966f" cropright="11261f"/>
          </v:shape>
        </w:pict>
      </w:r>
    </w:p>
    <w:p w:rsidR="00A01D29" w:rsidRDefault="00D506F0">
      <w:pPr>
        <w:jc w:val="center"/>
      </w:pPr>
      <w:r>
        <w:t>Wireframe PM-006</w:t>
      </w:r>
    </w:p>
    <w:p w:rsidR="003C3CC3" w:rsidRDefault="003C3CC3">
      <w:pPr>
        <w:jc w:val="center"/>
      </w:pPr>
      <w:r>
        <w:t xml:space="preserve">(Notificación </w:t>
      </w:r>
      <w:r w:rsidRPr="003C3CC3">
        <w:t>nativ</w:t>
      </w:r>
      <w:r>
        <w:t>a</w:t>
      </w:r>
      <w:r w:rsidRPr="003C3CC3">
        <w:t xml:space="preserve"> del dispositivo</w:t>
      </w:r>
      <w:r>
        <w:t>)</w:t>
      </w:r>
    </w:p>
    <w:p w:rsidR="00A01D29" w:rsidRDefault="00A01D29">
      <w:pPr>
        <w:pStyle w:val="Titulo2"/>
        <w:numPr>
          <w:ilvl w:val="1"/>
          <w:numId w:val="0"/>
        </w:numPr>
        <w:pBdr>
          <w:top w:val="none" w:sz="0" w:space="0" w:color="auto"/>
        </w:pBdr>
        <w:ind w:left="1260"/>
      </w:pPr>
    </w:p>
    <w:p w:rsidR="00A01D29" w:rsidRDefault="007204A4">
      <w:pPr>
        <w:jc w:val="center"/>
      </w:pPr>
      <w:r>
        <w:pict>
          <v:shape id="Picture Frame 1035" o:spid="_x0000_i1031" type="#_x0000_t75" style="width:178.5pt;height:354.75pt">
            <v:imagedata r:id="rId15" o:title="" croptop="18467f" cropbottom="10134f" cropleft="43825f" cropright="11249f"/>
          </v:shape>
        </w:pict>
      </w:r>
    </w:p>
    <w:p w:rsidR="00A01D29" w:rsidRDefault="00D506F0">
      <w:pPr>
        <w:jc w:val="center"/>
      </w:pPr>
      <w:r>
        <w:t>Wireframe PM-007</w:t>
      </w:r>
    </w:p>
    <w:p w:rsidR="003C3CC3" w:rsidRDefault="003C3CC3">
      <w:pPr>
        <w:jc w:val="center"/>
      </w:pPr>
      <w:r>
        <w:t>(Notificación del aplicativo)</w:t>
      </w:r>
    </w:p>
    <w:p w:rsidR="00A01D29" w:rsidRDefault="00D506F0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80" w:name="_Toc418153773"/>
      <w:r w:rsidR="00CB5417">
        <w:lastRenderedPageBreak/>
        <w:t>CUM-007</w:t>
      </w:r>
      <w:r>
        <w:t xml:space="preserve"> Enviar métricas</w:t>
      </w:r>
      <w:bookmarkEnd w:id="80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01D29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Pr="00F23805" w:rsidRDefault="00D506F0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</w:rPr>
              <w:t>Enviar métricas</w:t>
            </w:r>
          </w:p>
        </w:tc>
      </w:tr>
      <w:tr w:rsidR="00A01D29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Actores</w:t>
            </w:r>
          </w:p>
        </w:tc>
        <w:tc>
          <w:tcPr>
            <w:tcW w:w="7603" w:type="dxa"/>
            <w:vAlign w:val="center"/>
          </w:tcPr>
          <w:p w:rsidR="00A01D29" w:rsidRDefault="00D506F0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Sistema</w:t>
            </w:r>
          </w:p>
        </w:tc>
      </w:tr>
      <w:tr w:rsidR="00A01D29" w:rsidRPr="00F2380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01D29" w:rsidRDefault="00D506F0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01D29" w:rsidRDefault="00D506F0" w:rsidP="00977692">
            <w:pPr>
              <w:pStyle w:val="Table"/>
              <w:jc w:val="both"/>
              <w:rPr>
                <w:rFonts w:ascii="Arial" w:hAnsi="Arial" w:cs="Arial"/>
                <w:sz w:val="20"/>
              </w:rPr>
            </w:pPr>
            <w:r w:rsidRPr="00F23805">
              <w:rPr>
                <w:rFonts w:ascii="Arial" w:hAnsi="Arial" w:cs="Arial"/>
                <w:sz w:val="20"/>
              </w:rPr>
              <w:t>El usuario realiza alguna acción a registrar</w:t>
            </w:r>
            <w:r w:rsidR="00977692">
              <w:rPr>
                <w:rFonts w:ascii="Arial" w:hAnsi="Arial" w:cs="Arial"/>
                <w:sz w:val="20"/>
              </w:rPr>
              <w:t>, con lo que</w:t>
            </w:r>
            <w:r w:rsidRPr="00F23805">
              <w:rPr>
                <w:rFonts w:ascii="Arial" w:hAnsi="Arial" w:cs="Arial"/>
                <w:sz w:val="20"/>
              </w:rPr>
              <w:t xml:space="preserve"> el sistema envía métricas y registra </w:t>
            </w:r>
            <w:r w:rsidR="00977692">
              <w:rPr>
                <w:rFonts w:ascii="Arial" w:hAnsi="Arial" w:cs="Arial"/>
                <w:sz w:val="20"/>
              </w:rPr>
              <w:t>Logs:</w:t>
            </w:r>
          </w:p>
          <w:p w:rsidR="00977692" w:rsidRDefault="00977692" w:rsidP="00601299">
            <w:pPr>
              <w:pStyle w:val="Table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0"/>
              </w:rPr>
            </w:pPr>
            <w:r w:rsidRPr="00F23805">
              <w:rPr>
                <w:rFonts w:ascii="Arial" w:hAnsi="Arial" w:cs="Arial"/>
                <w:sz w:val="20"/>
              </w:rPr>
              <w:t>Google Analytics</w:t>
            </w:r>
            <w:r>
              <w:rPr>
                <w:rFonts w:ascii="Arial" w:hAnsi="Arial" w:cs="Arial"/>
                <w:sz w:val="20"/>
              </w:rPr>
              <w:t xml:space="preserve">: Se registra cuando </w:t>
            </w:r>
            <w:r w:rsidR="00DA34E6">
              <w:rPr>
                <w:rFonts w:ascii="Arial" w:hAnsi="Arial" w:cs="Arial"/>
                <w:sz w:val="20"/>
              </w:rPr>
              <w:t>el usuario se autentica</w:t>
            </w:r>
            <w:r>
              <w:rPr>
                <w:rFonts w:ascii="Arial" w:hAnsi="Arial" w:cs="Arial"/>
                <w:sz w:val="20"/>
              </w:rPr>
              <w:t xml:space="preserve">, inicia la aplicación </w:t>
            </w:r>
            <w:r w:rsidR="00DA34E6">
              <w:rPr>
                <w:rFonts w:ascii="Arial" w:hAnsi="Arial" w:cs="Arial"/>
                <w:sz w:val="20"/>
              </w:rPr>
              <w:t>o</w:t>
            </w:r>
            <w:r>
              <w:rPr>
                <w:rFonts w:ascii="Arial" w:hAnsi="Arial" w:cs="Arial"/>
                <w:sz w:val="20"/>
              </w:rPr>
              <w:t xml:space="preserve"> descarga archivos.</w:t>
            </w:r>
          </w:p>
          <w:p w:rsidR="00977692" w:rsidRPr="00F23805" w:rsidRDefault="00977692" w:rsidP="00601299">
            <w:pPr>
              <w:pStyle w:val="Table"/>
              <w:numPr>
                <w:ilvl w:val="0"/>
                <w:numId w:val="60"/>
              </w:num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L</w:t>
            </w:r>
            <w:r w:rsidRPr="00F23805">
              <w:rPr>
                <w:rFonts w:ascii="Arial" w:hAnsi="Arial" w:cs="Arial"/>
                <w:sz w:val="20"/>
              </w:rPr>
              <w:t>og</w:t>
            </w:r>
            <w:r>
              <w:rPr>
                <w:rFonts w:ascii="Arial" w:hAnsi="Arial" w:cs="Arial"/>
                <w:sz w:val="20"/>
              </w:rPr>
              <w:t>: Está pendiente de definir las acciones a registrar por este medio.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Precondiciones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A01D29" w:rsidRPr="00546077" w:rsidRDefault="00546077" w:rsidP="00546077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 básico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546077" w:rsidRDefault="00D506F0" w:rsidP="00601299">
            <w:pPr>
              <w:pStyle w:val="ListParagraph1"/>
              <w:numPr>
                <w:ilvl w:val="0"/>
                <w:numId w:val="17"/>
              </w:numPr>
              <w:tabs>
                <w:tab w:val="left" w:pos="425"/>
              </w:tabs>
              <w:ind w:left="371"/>
              <w:rPr>
                <w:sz w:val="20"/>
              </w:rPr>
            </w:pPr>
            <w:r w:rsidRPr="00F23805">
              <w:rPr>
                <w:sz w:val="20"/>
              </w:rPr>
              <w:t>El usuario ingresa al aplicativo y realiza alguna acci</w:t>
            </w:r>
            <w:r w:rsidR="00546077">
              <w:rPr>
                <w:sz w:val="20"/>
              </w:rPr>
              <w:t>ón sobre este.</w:t>
            </w:r>
          </w:p>
          <w:p w:rsidR="00546077" w:rsidRDefault="00546077" w:rsidP="00601299">
            <w:pPr>
              <w:pStyle w:val="ListParagraph1"/>
              <w:numPr>
                <w:ilvl w:val="0"/>
                <w:numId w:val="17"/>
              </w:numPr>
              <w:tabs>
                <w:tab w:val="left" w:pos="425"/>
              </w:tabs>
              <w:ind w:left="371"/>
              <w:rPr>
                <w:sz w:val="20"/>
              </w:rPr>
            </w:pPr>
            <w:r>
              <w:rPr>
                <w:sz w:val="20"/>
              </w:rPr>
              <w:t>El sistema identifica si la acción debe registrarse:</w:t>
            </w:r>
          </w:p>
          <w:p w:rsidR="00546077" w:rsidRDefault="00546077" w:rsidP="00601299">
            <w:pPr>
              <w:pStyle w:val="ListParagraph1"/>
              <w:numPr>
                <w:ilvl w:val="0"/>
                <w:numId w:val="62"/>
              </w:numPr>
              <w:tabs>
                <w:tab w:val="left" w:pos="425"/>
              </w:tabs>
              <w:rPr>
                <w:sz w:val="20"/>
              </w:rPr>
            </w:pPr>
            <w:r>
              <w:rPr>
                <w:sz w:val="20"/>
              </w:rPr>
              <w:t xml:space="preserve">El sistema registra la acción en Google Analytics cuando: </w:t>
            </w:r>
            <w:r w:rsidRPr="00546077">
              <w:rPr>
                <w:sz w:val="20"/>
              </w:rPr>
              <w:t>el usuario se autentica, inicia la aplicación o descarga archivos.</w:t>
            </w:r>
          </w:p>
          <w:p w:rsidR="007204A4" w:rsidRPr="00E16888" w:rsidRDefault="00546077" w:rsidP="00E16888">
            <w:pPr>
              <w:pStyle w:val="ListParagraph1"/>
              <w:numPr>
                <w:ilvl w:val="0"/>
                <w:numId w:val="62"/>
              </w:numPr>
              <w:tabs>
                <w:tab w:val="left" w:pos="425"/>
              </w:tabs>
              <w:rPr>
                <w:ins w:id="81" w:author="Abel Antonio Yim Alvarado" w:date="2015-05-04T17:54:00Z"/>
                <w:sz w:val="20"/>
                <w:rPrChange w:id="82" w:author="Abel Antonio Yim Alvarado" w:date="2015-05-04T18:00:00Z">
                  <w:rPr>
                    <w:ins w:id="83" w:author="Abel Antonio Yim Alvarado" w:date="2015-05-04T17:54:00Z"/>
                    <w:sz w:val="20"/>
                  </w:rPr>
                </w:rPrChange>
              </w:rPr>
            </w:pPr>
            <w:r w:rsidRPr="00E16888">
              <w:rPr>
                <w:sz w:val="20"/>
              </w:rPr>
              <w:t>El sistema registra la acción en Logs</w:t>
            </w:r>
            <w:r w:rsidR="000A1064" w:rsidRPr="00E16888">
              <w:rPr>
                <w:sz w:val="20"/>
              </w:rPr>
              <w:t xml:space="preserve"> en el administrador web</w:t>
            </w:r>
            <w:r w:rsidRPr="00E16888">
              <w:rPr>
                <w:sz w:val="20"/>
              </w:rPr>
              <w:t xml:space="preserve"> cuando</w:t>
            </w:r>
            <w:r w:rsidR="00310BCE" w:rsidRPr="00E16888">
              <w:rPr>
                <w:sz w:val="20"/>
              </w:rPr>
              <w:t xml:space="preserve"> se realicen las acciones</w:t>
            </w:r>
            <w:del w:id="84" w:author="Abel Antonio Yim Alvarado" w:date="2015-05-04T17:59:00Z">
              <w:r w:rsidR="00310BCE" w:rsidRPr="00E16888" w:rsidDel="00E16888">
                <w:rPr>
                  <w:sz w:val="20"/>
                </w:rPr>
                <w:delText xml:space="preserve"> seleccionadas para registrar logs</w:delText>
              </w:r>
            </w:del>
            <w:r w:rsidRPr="00E16888">
              <w:rPr>
                <w:sz w:val="20"/>
              </w:rPr>
              <w:t>.</w:t>
            </w:r>
            <w:ins w:id="85" w:author="Abel Antonio Yim Alvarado" w:date="2015-05-04T17:54:00Z">
              <w:r w:rsidR="00E16888" w:rsidRPr="00E16888">
                <w:rPr>
                  <w:sz w:val="20"/>
                </w:rPr>
                <w:t xml:space="preserve"> de Eliminar, Visualizar</w:t>
              </w:r>
            </w:ins>
            <w:ins w:id="86" w:author="Abel Antonio Yim Alvarado" w:date="2015-05-04T17:57:00Z">
              <w:r w:rsidR="00E16888" w:rsidRPr="00D22048">
                <w:rPr>
                  <w:sz w:val="20"/>
                </w:rPr>
                <w:t xml:space="preserve">, </w:t>
              </w:r>
            </w:ins>
            <w:ins w:id="87" w:author="Abel Antonio Yim Alvarado" w:date="2015-05-04T17:54:00Z">
              <w:r w:rsidR="007204A4" w:rsidRPr="00E16888">
                <w:rPr>
                  <w:sz w:val="20"/>
                  <w:rPrChange w:id="88" w:author="Abel Antonio Yim Alvarado" w:date="2015-05-04T18:00:00Z">
                    <w:rPr>
                      <w:sz w:val="20"/>
                    </w:rPr>
                  </w:rPrChange>
                </w:rPr>
                <w:t>Descargar informaci</w:t>
              </w:r>
            </w:ins>
            <w:ins w:id="89" w:author="Abel Antonio Yim Alvarado" w:date="2015-05-04T17:55:00Z">
              <w:r w:rsidR="007204A4" w:rsidRPr="00E16888">
                <w:rPr>
                  <w:sz w:val="20"/>
                  <w:rPrChange w:id="90" w:author="Abel Antonio Yim Alvarado" w:date="2015-05-04T18:00:00Z">
                    <w:rPr>
                      <w:sz w:val="20"/>
                    </w:rPr>
                  </w:rPrChange>
                </w:rPr>
                <w:t>ón</w:t>
              </w:r>
            </w:ins>
            <w:ins w:id="91" w:author="Abel Antonio Yim Alvarado" w:date="2015-05-04T17:59:00Z">
              <w:r w:rsidR="00E16888" w:rsidRPr="00E16888">
                <w:rPr>
                  <w:sz w:val="20"/>
                  <w:rPrChange w:id="92" w:author="Abel Antonio Yim Alvarado" w:date="2015-05-04T18:00:00Z">
                    <w:rPr>
                      <w:sz w:val="20"/>
                    </w:rPr>
                  </w:rPrChange>
                </w:rPr>
                <w:t xml:space="preserve"> y </w:t>
              </w:r>
              <w:proofErr w:type="spellStart"/>
              <w:r w:rsidR="00E16888" w:rsidRPr="00E16888">
                <w:rPr>
                  <w:sz w:val="20"/>
                  <w:rPrChange w:id="93" w:author="Abel Antonio Yim Alvarado" w:date="2015-05-04T18:00:00Z">
                    <w:rPr>
                      <w:sz w:val="20"/>
                    </w:rPr>
                  </w:rPrChange>
                </w:rPr>
                <w:t>login</w:t>
              </w:r>
              <w:proofErr w:type="spellEnd"/>
              <w:r w:rsidR="00E16888" w:rsidRPr="00E16888">
                <w:rPr>
                  <w:sz w:val="20"/>
                  <w:rPrChange w:id="94" w:author="Abel Antonio Yim Alvarado" w:date="2015-05-04T18:00:00Z">
                    <w:rPr>
                      <w:sz w:val="20"/>
                    </w:rPr>
                  </w:rPrChange>
                </w:rPr>
                <w:t xml:space="preserve"> de la aplicación</w:t>
              </w:r>
            </w:ins>
            <w:ins w:id="95" w:author="Abel Antonio Yim Alvarado" w:date="2015-05-04T17:57:00Z">
              <w:r w:rsidR="00E16888" w:rsidRPr="00E16888">
                <w:rPr>
                  <w:sz w:val="20"/>
                  <w:rPrChange w:id="96" w:author="Abel Antonio Yim Alvarado" w:date="2015-05-04T18:00:00Z">
                    <w:rPr>
                      <w:sz w:val="20"/>
                    </w:rPr>
                  </w:rPrChange>
                </w:rPr>
                <w:t xml:space="preserve"> </w:t>
              </w:r>
            </w:ins>
          </w:p>
          <w:p w:rsidR="007204A4" w:rsidRDefault="007204A4" w:rsidP="00601299">
            <w:pPr>
              <w:pStyle w:val="ListParagraph1"/>
              <w:numPr>
                <w:ilvl w:val="0"/>
                <w:numId w:val="62"/>
              </w:numPr>
              <w:tabs>
                <w:tab w:val="left" w:pos="425"/>
              </w:tabs>
              <w:rPr>
                <w:sz w:val="20"/>
              </w:rPr>
            </w:pPr>
            <w:ins w:id="97" w:author="Abel Antonio Yim Alvarado" w:date="2015-05-04T17:54:00Z">
              <w:r>
                <w:rPr>
                  <w:sz w:val="20"/>
                </w:rPr>
                <w:t xml:space="preserve">Los datos a almacenar </w:t>
              </w:r>
            </w:ins>
            <w:ins w:id="98" w:author="Abel Antonio Yim Alvarado" w:date="2015-05-04T17:55:00Z">
              <w:r>
                <w:rPr>
                  <w:sz w:val="20"/>
                </w:rPr>
                <w:t xml:space="preserve">en los </w:t>
              </w:r>
              <w:proofErr w:type="spellStart"/>
              <w:r>
                <w:rPr>
                  <w:sz w:val="20"/>
                </w:rPr>
                <w:t>logs</w:t>
              </w:r>
              <w:proofErr w:type="spellEnd"/>
              <w:r>
                <w:rPr>
                  <w:sz w:val="20"/>
                </w:rPr>
                <w:t xml:space="preserve"> son: Nombre del archivo, fecha hora de la acción, tamaño del archivo, </w:t>
              </w:r>
              <w:r w:rsidR="00E16888">
                <w:rPr>
                  <w:sz w:val="20"/>
                </w:rPr>
                <w:t>código de usuario, categoría del documento, tipo de descarga (</w:t>
              </w:r>
            </w:ins>
            <w:ins w:id="99" w:author="Abel Antonio Yim Alvarado" w:date="2015-05-04T17:56:00Z">
              <w:r w:rsidR="00E16888">
                <w:rPr>
                  <w:sz w:val="20"/>
                </w:rPr>
                <w:t>descargable o no</w:t>
              </w:r>
            </w:ins>
            <w:ins w:id="100" w:author="Abel Antonio Yim Alvarado" w:date="2015-05-04T17:55:00Z">
              <w:r w:rsidR="00E16888">
                <w:rPr>
                  <w:sz w:val="20"/>
                </w:rPr>
                <w:t>)</w:t>
              </w:r>
            </w:ins>
            <w:ins w:id="101" w:author="Abel Antonio Yim Alvarado" w:date="2015-05-04T18:01:00Z">
              <w:r w:rsidR="00E16888">
                <w:rPr>
                  <w:sz w:val="20"/>
                </w:rPr>
                <w:t xml:space="preserve"> y acción realizada</w:t>
              </w:r>
            </w:ins>
          </w:p>
          <w:p w:rsidR="00546077" w:rsidRPr="00546077" w:rsidRDefault="00546077" w:rsidP="00601299">
            <w:pPr>
              <w:pStyle w:val="ListParagraph1"/>
              <w:numPr>
                <w:ilvl w:val="0"/>
                <w:numId w:val="17"/>
              </w:numPr>
              <w:tabs>
                <w:tab w:val="left" w:pos="425"/>
              </w:tabs>
              <w:ind w:left="371"/>
              <w:rPr>
                <w:sz w:val="20"/>
              </w:rPr>
            </w:pPr>
            <w:r>
              <w:rPr>
                <w:sz w:val="20"/>
              </w:rPr>
              <w:t>Si el sistema está en línea, el envío de métricas se realiza en ese instante.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Default="00D506F0">
            <w:r>
              <w:t>Subflujos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</w:tcPr>
          <w:p w:rsidR="00546077" w:rsidRPr="00546077" w:rsidRDefault="00546077" w:rsidP="00546077">
            <w:pPr>
              <w:snapToGrid w:val="0"/>
              <w:spacing w:line="100" w:lineRule="atLeast"/>
              <w:rPr>
                <w:rFonts w:cs="Arial"/>
                <w:color w:val="000000"/>
                <w:sz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lang w:eastAsia="es-PE"/>
              </w:rPr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Flujos alternos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546077" w:rsidRDefault="00546077" w:rsidP="00546077">
            <w:pPr>
              <w:jc w:val="both"/>
              <w:rPr>
                <w:sz w:val="20"/>
              </w:rPr>
            </w:pPr>
            <w:r>
              <w:rPr>
                <w:sz w:val="20"/>
              </w:rPr>
              <w:t>Flujo Alterno: Paso 3: En caso el sistema no esté en línea:</w:t>
            </w:r>
          </w:p>
          <w:p w:rsidR="00A01D29" w:rsidRDefault="00546077" w:rsidP="00601299">
            <w:pPr>
              <w:numPr>
                <w:ilvl w:val="0"/>
                <w:numId w:val="63"/>
              </w:numPr>
              <w:jc w:val="both"/>
            </w:pPr>
            <w:r w:rsidRPr="00163716">
              <w:rPr>
                <w:rFonts w:cs="Arial"/>
                <w:color w:val="000000"/>
                <w:sz w:val="20"/>
                <w:lang w:eastAsia="es-PE"/>
              </w:rPr>
              <w:t>El envío de métricas se hará de forma automática ni bien el dispositivo cuente con internet, teniendo abierto el aplicativo o abriéndolo nuevamente</w:t>
            </w:r>
            <w:r>
              <w:rPr>
                <w:rFonts w:cs="Arial"/>
                <w:color w:val="000000"/>
                <w:sz w:val="20"/>
                <w:lang w:eastAsia="es-PE"/>
              </w:rPr>
              <w:t>.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Postcondiciones</w:t>
            </w:r>
          </w:p>
        </w:tc>
      </w:tr>
      <w:tr w:rsidR="00A01D29">
        <w:trPr>
          <w:trHeight w:val="135"/>
          <w:jc w:val="center"/>
        </w:trPr>
        <w:tc>
          <w:tcPr>
            <w:tcW w:w="9412" w:type="dxa"/>
            <w:gridSpan w:val="2"/>
          </w:tcPr>
          <w:p w:rsidR="00A01D29" w:rsidRDefault="003A2AA6">
            <w:pPr>
              <w:rPr>
                <w:sz w:val="20"/>
              </w:rPr>
            </w:pPr>
            <w:r>
              <w:rPr>
                <w:sz w:val="20"/>
              </w:rPr>
              <w:t>Se registraron los eventos en Google Analytics y/o Logs.</w:t>
            </w:r>
          </w:p>
        </w:tc>
      </w:tr>
      <w:tr w:rsidR="00A01D29" w:rsidRPr="00F2380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01D29" w:rsidRPr="00F23805" w:rsidRDefault="00D506F0">
            <w:r w:rsidRPr="00F23805">
              <w:t>Puntos de extensión (extend) o de inclusión (include)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>
            <w:pPr>
              <w:jc w:val="both"/>
              <w:rPr>
                <w:sz w:val="20"/>
              </w:rPr>
            </w:pPr>
            <w:r>
              <w:rPr>
                <w:sz w:val="20"/>
              </w:rPr>
              <w:lastRenderedPageBreak/>
              <w:t>No aplica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Observaciones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546077" w:rsidRDefault="00546077" w:rsidP="00601299">
            <w:pPr>
              <w:numPr>
                <w:ilvl w:val="0"/>
                <w:numId w:val="61"/>
              </w:numPr>
              <w:jc w:val="both"/>
              <w:rPr>
                <w:sz w:val="20"/>
              </w:rPr>
            </w:pPr>
            <w:r w:rsidRPr="00163716">
              <w:rPr>
                <w:rFonts w:cs="Arial"/>
                <w:color w:val="000000"/>
                <w:sz w:val="20"/>
                <w:lang w:eastAsia="es-PE"/>
              </w:rPr>
              <w:t>Las métricas deben soportar el nivel de granularidad de usuario, evento y tiempo.</w:t>
            </w:r>
          </w:p>
          <w:p w:rsidR="00A01D29" w:rsidRDefault="003A2AA6" w:rsidP="00601299">
            <w:pPr>
              <w:numPr>
                <w:ilvl w:val="0"/>
                <w:numId w:val="6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La visualización de los eventos registrados en Google Analytics se realiza por la web provista </w:t>
            </w:r>
            <w:r w:rsidR="007E25B1">
              <w:rPr>
                <w:sz w:val="20"/>
              </w:rPr>
              <w:t>por</w:t>
            </w:r>
            <w:r>
              <w:rPr>
                <w:sz w:val="20"/>
              </w:rPr>
              <w:t xml:space="preserve"> este servicio, no se </w:t>
            </w:r>
            <w:r w:rsidR="007E25B1">
              <w:rPr>
                <w:sz w:val="20"/>
              </w:rPr>
              <w:t xml:space="preserve">contará con una interfaz para esto </w:t>
            </w:r>
            <w:r>
              <w:rPr>
                <w:sz w:val="20"/>
              </w:rPr>
              <w:t>desde la aplicación móvil ni el administrador web.</w:t>
            </w:r>
          </w:p>
          <w:p w:rsidR="003A2AA6" w:rsidRDefault="003A2AA6" w:rsidP="00601299">
            <w:pPr>
              <w:numPr>
                <w:ilvl w:val="0"/>
                <w:numId w:val="6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Los Logs que se generan, sólo serán registrados en </w:t>
            </w:r>
            <w:r w:rsidR="000A1064">
              <w:rPr>
                <w:sz w:val="20"/>
              </w:rPr>
              <w:t>el administrador web</w:t>
            </w:r>
            <w:r>
              <w:rPr>
                <w:sz w:val="20"/>
              </w:rPr>
              <w:t>, no se tiene una interfaz para verlos desde la aplicación móvil ni el administrador web.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01D29" w:rsidRDefault="00D506F0">
            <w:r>
              <w:t>Pantallas asociadas</w:t>
            </w:r>
          </w:p>
        </w:tc>
      </w:tr>
      <w:tr w:rsidR="00A01D29">
        <w:trPr>
          <w:jc w:val="center"/>
        </w:trPr>
        <w:tc>
          <w:tcPr>
            <w:tcW w:w="9412" w:type="dxa"/>
            <w:gridSpan w:val="2"/>
          </w:tcPr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PM-001</w:t>
            </w:r>
          </w:p>
          <w:p w:rsidR="00A01D29" w:rsidRDefault="00D506F0" w:rsidP="00D506F0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PM-004</w:t>
            </w:r>
          </w:p>
        </w:tc>
      </w:tr>
    </w:tbl>
    <w:p w:rsidR="00A30AF5" w:rsidRDefault="00A30AF5" w:rsidP="00A30AF5">
      <w:pPr>
        <w:pStyle w:val="Titulo2"/>
        <w:numPr>
          <w:ilvl w:val="0"/>
          <w:numId w:val="0"/>
        </w:numPr>
        <w:pBdr>
          <w:top w:val="none" w:sz="0" w:space="0" w:color="auto"/>
        </w:pBdr>
        <w:tabs>
          <w:tab w:val="clear" w:pos="3839"/>
        </w:tabs>
        <w:ind w:left="3839" w:hanging="720"/>
      </w:pPr>
      <w:bookmarkStart w:id="102" w:name="_Toc417482976"/>
      <w:bookmarkStart w:id="103" w:name="_Toc417483065"/>
      <w:bookmarkStart w:id="104" w:name="_Toc417483433"/>
      <w:bookmarkStart w:id="105" w:name="_Toc417488017"/>
      <w:bookmarkStart w:id="106" w:name="_Toc417488057"/>
      <w:bookmarkStart w:id="107" w:name="_Toc417488958"/>
      <w:bookmarkStart w:id="108" w:name="_Toc417489052"/>
      <w:bookmarkStart w:id="109" w:name="_Toc417489091"/>
      <w:bookmarkStart w:id="110" w:name="_Toc417489298"/>
      <w:bookmarkStart w:id="111" w:name="_Toc417551817"/>
      <w:bookmarkStart w:id="112" w:name="_Toc417551863"/>
      <w:bookmarkStart w:id="113" w:name="_Toc417551935"/>
      <w:bookmarkStart w:id="114" w:name="_Toc417552313"/>
      <w:bookmarkStart w:id="115" w:name="_Toc417684393"/>
      <w:bookmarkStart w:id="116" w:name="_Toc417684619"/>
      <w:bookmarkStart w:id="117" w:name="_Toc417685002"/>
      <w:bookmarkStart w:id="118" w:name="_Toc417685044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</w:p>
    <w:p w:rsidR="00A01D29" w:rsidRDefault="00A30AF5" w:rsidP="00601299">
      <w:pPr>
        <w:pStyle w:val="Titulo2"/>
        <w:numPr>
          <w:ilvl w:val="2"/>
          <w:numId w:val="86"/>
        </w:numPr>
        <w:pBdr>
          <w:top w:val="none" w:sz="0" w:space="0" w:color="auto"/>
        </w:pBdr>
        <w:tabs>
          <w:tab w:val="clear" w:pos="2070"/>
          <w:tab w:val="clear" w:pos="3839"/>
          <w:tab w:val="left" w:pos="851"/>
        </w:tabs>
      </w:pPr>
      <w:r>
        <w:br w:type="page"/>
      </w:r>
      <w:bookmarkStart w:id="119" w:name="_Toc418153774"/>
      <w:r>
        <w:lastRenderedPageBreak/>
        <w:t xml:space="preserve">CUM-008 </w:t>
      </w:r>
      <w:r w:rsidRPr="00A30AF5">
        <w:t>Permitir uso de red móvil en descargas</w:t>
      </w:r>
      <w:bookmarkEnd w:id="119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30AF5" w:rsidTr="00A30AF5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30AF5" w:rsidRPr="00F23805" w:rsidRDefault="00A30AF5" w:rsidP="00A30AF5">
            <w:r w:rsidRPr="00F23805">
              <w:t>Caso de Uso del Sistema</w:t>
            </w:r>
          </w:p>
        </w:tc>
        <w:tc>
          <w:tcPr>
            <w:tcW w:w="7603" w:type="dxa"/>
            <w:vAlign w:val="center"/>
          </w:tcPr>
          <w:p w:rsidR="00A30AF5" w:rsidRDefault="004F7894" w:rsidP="00A30AF5">
            <w:pPr>
              <w:rPr>
                <w:sz w:val="20"/>
                <w:szCs w:val="22"/>
                <w:lang w:eastAsia="en-US"/>
              </w:rPr>
            </w:pPr>
            <w:r w:rsidRPr="004F7894">
              <w:rPr>
                <w:sz w:val="20"/>
              </w:rPr>
              <w:t>Permitir uso de red móvil en descargas</w:t>
            </w:r>
          </w:p>
        </w:tc>
      </w:tr>
      <w:tr w:rsidR="00A30AF5" w:rsidTr="00A30AF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30AF5" w:rsidRDefault="00A30AF5" w:rsidP="00A30AF5">
            <w:r>
              <w:t>Actores</w:t>
            </w:r>
          </w:p>
        </w:tc>
        <w:tc>
          <w:tcPr>
            <w:tcW w:w="7603" w:type="dxa"/>
            <w:vAlign w:val="center"/>
          </w:tcPr>
          <w:p w:rsidR="00A30AF5" w:rsidRDefault="004F7894" w:rsidP="00A30AF5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Usuario</w:t>
            </w:r>
          </w:p>
        </w:tc>
      </w:tr>
      <w:tr w:rsidR="00A30AF5" w:rsidRPr="00F23805" w:rsidTr="00A30AF5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30AF5" w:rsidRDefault="00A30AF5" w:rsidP="00A30AF5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30AF5" w:rsidRPr="00F23805" w:rsidRDefault="0087628F" w:rsidP="004E35DF">
            <w:pPr>
              <w:pStyle w:val="Table"/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Permite elegir si la</w:t>
            </w:r>
            <w:r w:rsidR="004F7894" w:rsidRPr="004F7894">
              <w:rPr>
                <w:rFonts w:ascii="Arial" w:hAnsi="Arial" w:cs="Arial"/>
                <w:sz w:val="20"/>
              </w:rPr>
              <w:t xml:space="preserve"> red móvil puede ser usada para descargas o no</w:t>
            </w:r>
            <w:r w:rsidR="004E35DF">
              <w:rPr>
                <w:rFonts w:ascii="Arial" w:hAnsi="Arial" w:cs="Arial"/>
                <w:sz w:val="20"/>
              </w:rPr>
              <w:t xml:space="preserve"> en el dispositivo móvil</w:t>
            </w:r>
            <w:r w:rsidR="004F7894">
              <w:rPr>
                <w:rFonts w:ascii="Arial" w:hAnsi="Arial" w:cs="Arial"/>
                <w:sz w:val="20"/>
              </w:rPr>
              <w:t>.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30AF5" w:rsidRDefault="00A30AF5" w:rsidP="00A30AF5">
            <w:r>
              <w:t>Precondiciones</w:t>
            </w:r>
          </w:p>
        </w:tc>
      </w:tr>
      <w:tr w:rsidR="00A30AF5" w:rsidRPr="00F23805" w:rsidTr="00A30AF5">
        <w:trPr>
          <w:jc w:val="center"/>
        </w:trPr>
        <w:tc>
          <w:tcPr>
            <w:tcW w:w="9412" w:type="dxa"/>
            <w:gridSpan w:val="2"/>
          </w:tcPr>
          <w:p w:rsidR="00A30AF5" w:rsidRPr="00546077" w:rsidRDefault="00B247C3" w:rsidP="00A30AF5">
            <w:pPr>
              <w:pStyle w:val="ListParagraph1"/>
              <w:numPr>
                <w:ilvl w:val="0"/>
                <w:numId w:val="9"/>
              </w:numPr>
              <w:jc w:val="both"/>
              <w:rPr>
                <w:sz w:val="20"/>
              </w:rPr>
            </w:pPr>
            <w:r w:rsidRPr="00F23805">
              <w:rPr>
                <w:sz w:val="20"/>
              </w:rPr>
              <w:t>El usuario se autenticó con éxito en la aplicación.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30AF5" w:rsidRDefault="00A30AF5" w:rsidP="00A30AF5">
            <w:r>
              <w:t>Flujo básico</w:t>
            </w:r>
          </w:p>
        </w:tc>
      </w:tr>
      <w:tr w:rsidR="00A30AF5" w:rsidRPr="00F23805" w:rsidTr="00A30AF5">
        <w:trPr>
          <w:jc w:val="center"/>
        </w:trPr>
        <w:tc>
          <w:tcPr>
            <w:tcW w:w="9412" w:type="dxa"/>
            <w:gridSpan w:val="2"/>
          </w:tcPr>
          <w:p w:rsidR="00A30AF5" w:rsidRDefault="00A30AF5" w:rsidP="00601299">
            <w:pPr>
              <w:pStyle w:val="ListParagraph1"/>
              <w:numPr>
                <w:ilvl w:val="0"/>
                <w:numId w:val="66"/>
              </w:numPr>
              <w:tabs>
                <w:tab w:val="left" w:pos="425"/>
              </w:tabs>
              <w:rPr>
                <w:sz w:val="20"/>
              </w:rPr>
            </w:pPr>
            <w:r w:rsidRPr="00F23805">
              <w:rPr>
                <w:sz w:val="20"/>
              </w:rPr>
              <w:t xml:space="preserve">El usuario ingresa al aplicativo </w:t>
            </w:r>
            <w:r w:rsidR="004F7894">
              <w:rPr>
                <w:sz w:val="20"/>
              </w:rPr>
              <w:t>selecciona la opción configuraciones</w:t>
            </w:r>
            <w:r>
              <w:rPr>
                <w:sz w:val="20"/>
              </w:rPr>
              <w:t>.</w:t>
            </w:r>
          </w:p>
          <w:p w:rsidR="00A30AF5" w:rsidRPr="00D3175F" w:rsidRDefault="00D3175F" w:rsidP="00601299">
            <w:pPr>
              <w:pStyle w:val="ListParagraph1"/>
              <w:numPr>
                <w:ilvl w:val="0"/>
                <w:numId w:val="66"/>
              </w:numPr>
              <w:tabs>
                <w:tab w:val="left" w:pos="425"/>
              </w:tabs>
              <w:rPr>
                <w:sz w:val="20"/>
              </w:rPr>
            </w:pPr>
            <w:r>
              <w:rPr>
                <w:sz w:val="20"/>
              </w:rPr>
              <w:t xml:space="preserve">El usuario utiliza el </w:t>
            </w:r>
            <w:proofErr w:type="spellStart"/>
            <w:r>
              <w:rPr>
                <w:sz w:val="20"/>
              </w:rPr>
              <w:t>switch</w:t>
            </w:r>
            <w:proofErr w:type="spellEnd"/>
            <w:r>
              <w:rPr>
                <w:sz w:val="20"/>
              </w:rPr>
              <w:t xml:space="preserve"> “descargar a través de la red móvil” para seleccionar si desea o no permitir el uso de su red móvil en la descarga de archivos.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30AF5" w:rsidRDefault="00A30AF5" w:rsidP="00A30AF5">
            <w:r>
              <w:t>Subflujos</w:t>
            </w:r>
          </w:p>
        </w:tc>
      </w:tr>
      <w:tr w:rsidR="00A30AF5" w:rsidRPr="00F23805" w:rsidTr="00A30AF5">
        <w:trPr>
          <w:jc w:val="center"/>
        </w:trPr>
        <w:tc>
          <w:tcPr>
            <w:tcW w:w="9412" w:type="dxa"/>
            <w:gridSpan w:val="2"/>
          </w:tcPr>
          <w:p w:rsidR="00D3175F" w:rsidRPr="00546077" w:rsidRDefault="00D3175F" w:rsidP="00B247C3">
            <w:pPr>
              <w:snapToGrid w:val="0"/>
              <w:spacing w:line="100" w:lineRule="atLeast"/>
              <w:rPr>
                <w:rFonts w:cs="Arial"/>
                <w:color w:val="000000"/>
                <w:sz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lang w:eastAsia="es-PE"/>
              </w:rPr>
              <w:t>No aplica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30AF5" w:rsidRDefault="00A30AF5" w:rsidP="00A30AF5">
            <w:r>
              <w:t>Flujos alternos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</w:tcPr>
          <w:p w:rsidR="00D3175F" w:rsidRPr="00B247C3" w:rsidRDefault="00BA43EE" w:rsidP="00BA43EE">
            <w:pPr>
              <w:snapToGrid w:val="0"/>
              <w:spacing w:line="100" w:lineRule="atLeast"/>
              <w:rPr>
                <w:rFonts w:cs="Arial"/>
                <w:b/>
                <w:color w:val="000000"/>
                <w:sz w:val="20"/>
                <w:lang w:eastAsia="es-PE"/>
              </w:rPr>
            </w:pPr>
            <w:r w:rsidRPr="00B247C3">
              <w:rPr>
                <w:rFonts w:cs="Arial"/>
                <w:b/>
                <w:color w:val="000000"/>
                <w:sz w:val="20"/>
                <w:lang w:eastAsia="es-PE"/>
              </w:rPr>
              <w:t xml:space="preserve">Flujo alterno 1: Para los casos de uso </w:t>
            </w:r>
            <w:r w:rsidR="00D3175F" w:rsidRPr="00B247C3">
              <w:rPr>
                <w:rFonts w:cs="Arial"/>
                <w:b/>
                <w:color w:val="000000"/>
                <w:sz w:val="20"/>
                <w:lang w:eastAsia="es-PE"/>
              </w:rPr>
              <w:t>CUM-003</w:t>
            </w:r>
            <w:r w:rsidR="00514040">
              <w:rPr>
                <w:rFonts w:cs="Arial"/>
                <w:b/>
                <w:color w:val="000000"/>
                <w:sz w:val="20"/>
                <w:lang w:eastAsia="es-PE"/>
              </w:rPr>
              <w:t xml:space="preserve"> y</w:t>
            </w:r>
            <w:r w:rsidR="00D3175F" w:rsidRPr="00B247C3">
              <w:rPr>
                <w:rFonts w:cs="Arial"/>
                <w:b/>
                <w:color w:val="000000"/>
                <w:sz w:val="20"/>
                <w:lang w:eastAsia="es-PE"/>
              </w:rPr>
              <w:t xml:space="preserve"> CUM-004</w:t>
            </w:r>
            <w:r w:rsidR="00514040">
              <w:rPr>
                <w:rFonts w:cs="Arial"/>
                <w:b/>
                <w:color w:val="000000"/>
                <w:sz w:val="20"/>
                <w:lang w:eastAsia="es-PE"/>
              </w:rPr>
              <w:t xml:space="preserve"> </w:t>
            </w:r>
            <w:r w:rsidR="00D3175F" w:rsidRPr="00B247C3">
              <w:rPr>
                <w:rFonts w:cs="Arial"/>
                <w:b/>
                <w:color w:val="000000"/>
                <w:sz w:val="20"/>
                <w:lang w:eastAsia="es-PE"/>
              </w:rPr>
              <w:t>Paso 5:</w:t>
            </w:r>
          </w:p>
          <w:p w:rsidR="00D3175F" w:rsidRDefault="00D3175F" w:rsidP="00601299">
            <w:pPr>
              <w:numPr>
                <w:ilvl w:val="0"/>
                <w:numId w:val="67"/>
              </w:numPr>
              <w:snapToGrid w:val="0"/>
              <w:spacing w:line="100" w:lineRule="atLeast"/>
              <w:rPr>
                <w:rFonts w:cs="Arial"/>
                <w:color w:val="000000"/>
                <w:sz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lang w:eastAsia="es-PE"/>
              </w:rPr>
              <w:t xml:space="preserve">El usuario se encuentra usando su red móvil  y selecciona ver o descargar archivo mientras el </w:t>
            </w:r>
            <w:proofErr w:type="spellStart"/>
            <w:r>
              <w:rPr>
                <w:rFonts w:cs="Arial"/>
                <w:color w:val="000000"/>
                <w:sz w:val="20"/>
                <w:lang w:eastAsia="es-PE"/>
              </w:rPr>
              <w:t>switch</w:t>
            </w:r>
            <w:proofErr w:type="spellEnd"/>
            <w:r>
              <w:rPr>
                <w:rFonts w:cs="Arial"/>
                <w:color w:val="000000"/>
                <w:sz w:val="20"/>
                <w:lang w:eastAsia="es-PE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lang w:eastAsia="es-PE"/>
              </w:rPr>
              <w:t>esta</w:t>
            </w:r>
            <w:proofErr w:type="spellEnd"/>
            <w:r>
              <w:rPr>
                <w:rFonts w:cs="Arial"/>
                <w:color w:val="000000"/>
                <w:sz w:val="20"/>
                <w:lang w:eastAsia="es-PE"/>
              </w:rPr>
              <w:t xml:space="preserve"> en permitir.</w:t>
            </w:r>
          </w:p>
          <w:p w:rsidR="00D3175F" w:rsidRDefault="00D3175F" w:rsidP="00601299">
            <w:pPr>
              <w:numPr>
                <w:ilvl w:val="0"/>
                <w:numId w:val="67"/>
              </w:numPr>
              <w:snapToGrid w:val="0"/>
              <w:spacing w:line="100" w:lineRule="atLeast"/>
              <w:rPr>
                <w:rFonts w:cs="Arial"/>
                <w:color w:val="000000"/>
                <w:sz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lang w:eastAsia="es-PE"/>
              </w:rPr>
              <w:t xml:space="preserve">El sistema permite </w:t>
            </w:r>
            <w:r w:rsidR="00B247C3">
              <w:rPr>
                <w:rFonts w:cs="Arial"/>
                <w:color w:val="000000"/>
                <w:sz w:val="20"/>
                <w:lang w:eastAsia="es-PE"/>
              </w:rPr>
              <w:t xml:space="preserve">realizar </w:t>
            </w:r>
            <w:r>
              <w:rPr>
                <w:rFonts w:cs="Arial"/>
                <w:color w:val="000000"/>
                <w:sz w:val="20"/>
                <w:lang w:eastAsia="es-PE"/>
              </w:rPr>
              <w:t>la acción.</w:t>
            </w:r>
          </w:p>
          <w:p w:rsidR="00D3175F" w:rsidRPr="00B247C3" w:rsidRDefault="00BA43EE" w:rsidP="00BA43EE">
            <w:pPr>
              <w:snapToGrid w:val="0"/>
              <w:spacing w:line="100" w:lineRule="atLeast"/>
              <w:rPr>
                <w:rFonts w:cs="Arial"/>
                <w:b/>
                <w:color w:val="000000"/>
                <w:sz w:val="20"/>
                <w:lang w:eastAsia="es-PE"/>
              </w:rPr>
            </w:pPr>
            <w:r w:rsidRPr="00B247C3">
              <w:rPr>
                <w:rFonts w:cs="Arial"/>
                <w:b/>
                <w:color w:val="000000"/>
                <w:sz w:val="20"/>
                <w:lang w:eastAsia="es-PE"/>
              </w:rPr>
              <w:t xml:space="preserve">Flujo alterno 2: Para los casos de uso </w:t>
            </w:r>
            <w:r w:rsidR="00514040">
              <w:rPr>
                <w:rFonts w:cs="Arial"/>
                <w:b/>
                <w:color w:val="000000"/>
                <w:sz w:val="20"/>
                <w:lang w:eastAsia="es-PE"/>
              </w:rPr>
              <w:t xml:space="preserve">CUM-003 y CUM-004 </w:t>
            </w:r>
            <w:r w:rsidR="00D3175F" w:rsidRPr="00B247C3">
              <w:rPr>
                <w:rFonts w:cs="Arial"/>
                <w:b/>
                <w:color w:val="000000"/>
                <w:sz w:val="20"/>
                <w:lang w:eastAsia="es-PE"/>
              </w:rPr>
              <w:t>Paso 5:</w:t>
            </w:r>
          </w:p>
          <w:p w:rsidR="00D3175F" w:rsidRDefault="00D3175F" w:rsidP="00601299">
            <w:pPr>
              <w:numPr>
                <w:ilvl w:val="0"/>
                <w:numId w:val="68"/>
              </w:numPr>
              <w:snapToGrid w:val="0"/>
              <w:spacing w:line="100" w:lineRule="atLeast"/>
              <w:rPr>
                <w:rFonts w:cs="Arial"/>
                <w:color w:val="000000"/>
                <w:sz w:val="20"/>
                <w:lang w:eastAsia="es-PE"/>
              </w:rPr>
            </w:pPr>
            <w:r>
              <w:rPr>
                <w:rFonts w:cs="Arial"/>
                <w:color w:val="000000"/>
                <w:sz w:val="20"/>
                <w:lang w:eastAsia="es-PE"/>
              </w:rPr>
              <w:t xml:space="preserve">El usuario se encuentra usando su red móvil  y selecciona ver o descargar archivo mientras el </w:t>
            </w:r>
            <w:proofErr w:type="spellStart"/>
            <w:r>
              <w:rPr>
                <w:rFonts w:cs="Arial"/>
                <w:color w:val="000000"/>
                <w:sz w:val="20"/>
                <w:lang w:eastAsia="es-PE"/>
              </w:rPr>
              <w:t>switch</w:t>
            </w:r>
            <w:proofErr w:type="spellEnd"/>
            <w:r>
              <w:rPr>
                <w:rFonts w:cs="Arial"/>
                <w:color w:val="000000"/>
                <w:sz w:val="20"/>
                <w:lang w:eastAsia="es-PE"/>
              </w:rPr>
              <w:t xml:space="preserve"> </w:t>
            </w:r>
            <w:proofErr w:type="spellStart"/>
            <w:r>
              <w:rPr>
                <w:rFonts w:cs="Arial"/>
                <w:color w:val="000000"/>
                <w:sz w:val="20"/>
                <w:lang w:eastAsia="es-PE"/>
              </w:rPr>
              <w:t>esta</w:t>
            </w:r>
            <w:proofErr w:type="spellEnd"/>
            <w:r>
              <w:rPr>
                <w:rFonts w:cs="Arial"/>
                <w:color w:val="000000"/>
                <w:sz w:val="20"/>
                <w:lang w:eastAsia="es-PE"/>
              </w:rPr>
              <w:t xml:space="preserve"> en no permitir.</w:t>
            </w:r>
          </w:p>
          <w:p w:rsidR="00A30AF5" w:rsidRDefault="00D3175F" w:rsidP="00601299">
            <w:pPr>
              <w:numPr>
                <w:ilvl w:val="0"/>
                <w:numId w:val="63"/>
              </w:numPr>
              <w:jc w:val="both"/>
            </w:pPr>
            <w:r w:rsidRPr="00D3175F">
              <w:rPr>
                <w:rFonts w:cs="Arial"/>
                <w:color w:val="000000"/>
                <w:sz w:val="20"/>
                <w:lang w:eastAsia="es-PE"/>
              </w:rPr>
              <w:t xml:space="preserve">El sistema </w:t>
            </w:r>
            <w:r w:rsidR="00B247C3">
              <w:rPr>
                <w:rFonts w:cs="Arial"/>
                <w:color w:val="000000"/>
                <w:sz w:val="20"/>
                <w:lang w:eastAsia="es-PE"/>
              </w:rPr>
              <w:t>no permite realizar</w:t>
            </w:r>
            <w:r w:rsidRPr="00D3175F">
              <w:rPr>
                <w:rFonts w:cs="Arial"/>
                <w:color w:val="000000"/>
                <w:sz w:val="20"/>
                <w:lang w:eastAsia="es-PE"/>
              </w:rPr>
              <w:t xml:space="preserve"> la acción.</w:t>
            </w:r>
          </w:p>
        </w:tc>
      </w:tr>
      <w:tr w:rsidR="00A30AF5" w:rsidTr="00A30AF5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30AF5" w:rsidRDefault="00A30AF5" w:rsidP="00A30AF5">
            <w:r>
              <w:t>Postcondiciones</w:t>
            </w:r>
          </w:p>
        </w:tc>
      </w:tr>
      <w:tr w:rsidR="00A30AF5" w:rsidTr="00A30AF5">
        <w:trPr>
          <w:trHeight w:val="135"/>
          <w:jc w:val="center"/>
        </w:trPr>
        <w:tc>
          <w:tcPr>
            <w:tcW w:w="9412" w:type="dxa"/>
            <w:gridSpan w:val="2"/>
          </w:tcPr>
          <w:p w:rsidR="00A30AF5" w:rsidRDefault="00B247C3" w:rsidP="00A30AF5">
            <w:pPr>
              <w:rPr>
                <w:sz w:val="20"/>
              </w:rPr>
            </w:pPr>
            <w:r>
              <w:rPr>
                <w:sz w:val="20"/>
              </w:rPr>
              <w:t>El dispositivo móvil se configuró para permitir (o no) las descargas usando la red móvil.</w:t>
            </w:r>
          </w:p>
        </w:tc>
      </w:tr>
      <w:tr w:rsidR="00A30AF5" w:rsidRPr="00F23805" w:rsidTr="00A30AF5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30AF5" w:rsidRPr="00F23805" w:rsidRDefault="00A30AF5" w:rsidP="00A30AF5">
            <w:r w:rsidRPr="00F23805">
              <w:t>Puntos de extensión (extend) o de inclusión (include)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</w:tcPr>
          <w:p w:rsidR="00A30AF5" w:rsidRDefault="00A30AF5" w:rsidP="00A30AF5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30AF5" w:rsidRDefault="00A30AF5" w:rsidP="00A30AF5">
            <w:r>
              <w:t>Observaciones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30AF5" w:rsidRDefault="00DC35A1" w:rsidP="00AC615E">
            <w:pPr>
              <w:jc w:val="both"/>
              <w:rPr>
                <w:sz w:val="20"/>
              </w:rPr>
            </w:pPr>
            <w:del w:id="120" w:author="Albatrino Aza, Giuseppe Martin" w:date="2015-05-04T16:56:00Z">
              <w:r w:rsidDel="00AC615E">
                <w:rPr>
                  <w:sz w:val="20"/>
                </w:rPr>
                <w:delText>No aplica</w:delText>
              </w:r>
            </w:del>
            <w:ins w:id="121" w:author="Albatrino Aza, Giuseppe Martin" w:date="2015-05-04T16:56:00Z">
              <w:r w:rsidR="00AC615E">
                <w:rPr>
                  <w:sz w:val="20"/>
                </w:rPr>
                <w:t xml:space="preserve">* por defecto, el aplicativo viene </w:t>
              </w:r>
              <w:proofErr w:type="spellStart"/>
              <w:r w:rsidR="00AC615E">
                <w:rPr>
                  <w:sz w:val="20"/>
                </w:rPr>
                <w:t>confiurado</w:t>
              </w:r>
              <w:proofErr w:type="spellEnd"/>
              <w:r w:rsidR="00AC615E">
                <w:rPr>
                  <w:sz w:val="20"/>
                </w:rPr>
                <w:t xml:space="preserve"> para efectuar descargas solo por </w:t>
              </w:r>
              <w:proofErr w:type="spellStart"/>
              <w:r w:rsidR="00AC615E">
                <w:rPr>
                  <w:sz w:val="20"/>
                </w:rPr>
                <w:t>Wi</w:t>
              </w:r>
              <w:proofErr w:type="spellEnd"/>
              <w:r w:rsidR="00AC615E">
                <w:rPr>
                  <w:sz w:val="20"/>
                </w:rPr>
                <w:t>-Fi</w:t>
              </w:r>
            </w:ins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30AF5" w:rsidRDefault="00A30AF5" w:rsidP="00A30AF5">
            <w:r>
              <w:t>Pantallas asociadas</w:t>
            </w:r>
          </w:p>
        </w:tc>
      </w:tr>
      <w:tr w:rsidR="00A30AF5" w:rsidTr="00A30AF5">
        <w:trPr>
          <w:jc w:val="center"/>
        </w:trPr>
        <w:tc>
          <w:tcPr>
            <w:tcW w:w="9412" w:type="dxa"/>
            <w:gridSpan w:val="2"/>
          </w:tcPr>
          <w:p w:rsidR="00A30AF5" w:rsidRDefault="00A30AF5" w:rsidP="00DC35A1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lastRenderedPageBreak/>
              <w:t>PM-00</w:t>
            </w:r>
            <w:r w:rsidR="00DC35A1">
              <w:rPr>
                <w:sz w:val="20"/>
              </w:rPr>
              <w:t>5</w:t>
            </w:r>
          </w:p>
        </w:tc>
      </w:tr>
    </w:tbl>
    <w:p w:rsidR="00A30AF5" w:rsidRDefault="00A30AF5" w:rsidP="00A30AF5">
      <w:pPr>
        <w:pStyle w:val="Titulo2"/>
        <w:numPr>
          <w:ilvl w:val="0"/>
          <w:numId w:val="0"/>
        </w:numPr>
        <w:pBdr>
          <w:top w:val="none" w:sz="0" w:space="0" w:color="auto"/>
        </w:pBdr>
        <w:tabs>
          <w:tab w:val="clear" w:pos="3839"/>
        </w:tabs>
        <w:ind w:left="1260"/>
      </w:pPr>
    </w:p>
    <w:p w:rsidR="00DC35A1" w:rsidRPr="008A71C7" w:rsidRDefault="007204A4" w:rsidP="00DC35A1">
      <w:pPr>
        <w:jc w:val="center"/>
      </w:pPr>
      <w:r>
        <w:pict>
          <v:shape id="_x0000_i1032" type="#_x0000_t75" style="width:203.25pt;height:401.25pt">
            <v:imagedata r:id="rId11" o:title="" croptop="19137f" cropbottom="10804f" cropleft="32525f" cropright="22958f"/>
          </v:shape>
        </w:pict>
      </w:r>
    </w:p>
    <w:p w:rsidR="0087628F" w:rsidRDefault="00DC35A1" w:rsidP="0087628F">
      <w:pPr>
        <w:jc w:val="center"/>
      </w:pPr>
      <w:r>
        <w:t>Wireframe PM-005</w:t>
      </w:r>
    </w:p>
    <w:p w:rsidR="0087628F" w:rsidRDefault="0087628F" w:rsidP="0087628F">
      <w:pPr>
        <w:jc w:val="center"/>
      </w:pPr>
    </w:p>
    <w:p w:rsidR="0087628F" w:rsidRDefault="0087628F" w:rsidP="0087628F">
      <w:pPr>
        <w:jc w:val="center"/>
      </w:pPr>
    </w:p>
    <w:p w:rsidR="00077B75" w:rsidRDefault="0087628F" w:rsidP="005377B4">
      <w:pPr>
        <w:pStyle w:val="Titulo2"/>
        <w:pBdr>
          <w:top w:val="none" w:sz="0" w:space="0" w:color="auto"/>
        </w:pBdr>
        <w:tabs>
          <w:tab w:val="clear" w:pos="3839"/>
        </w:tabs>
        <w:ind w:left="1260" w:hanging="1260"/>
      </w:pPr>
      <w:r>
        <w:br w:type="page"/>
      </w:r>
      <w:bookmarkStart w:id="122" w:name="_Toc418009837"/>
      <w:bookmarkStart w:id="123" w:name="_Toc418153775"/>
      <w:r w:rsidR="00DB022E">
        <w:lastRenderedPageBreak/>
        <w:t>Administrador Web</w:t>
      </w:r>
      <w:bookmarkEnd w:id="122"/>
      <w:bookmarkEnd w:id="123"/>
    </w:p>
    <w:p w:rsidR="00AE205C" w:rsidRDefault="00AE205C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bookmarkStart w:id="124" w:name="_Toc418070785"/>
      <w:bookmarkStart w:id="125" w:name="_Toc418153776"/>
      <w:r>
        <w:t>CUW-001 Iniciar sesión</w:t>
      </w:r>
      <w:bookmarkEnd w:id="124"/>
      <w:bookmarkEnd w:id="125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E205C" w:rsidTr="00AE205C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Iniciar Sesión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Actores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, Administrador UN)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Permite al usuario ingresar al sistema de administración web.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Precondiciones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pStyle w:val="ListParagraph11"/>
              <w:numPr>
                <w:ilvl w:val="0"/>
                <w:numId w:val="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debe estar previamente registrado en el Active </w:t>
            </w:r>
            <w:proofErr w:type="spellStart"/>
            <w:r>
              <w:rPr>
                <w:sz w:val="20"/>
              </w:rPr>
              <w:t>Directory</w:t>
            </w:r>
            <w:proofErr w:type="spellEnd"/>
            <w:r>
              <w:rPr>
                <w:sz w:val="20"/>
              </w:rPr>
              <w:t xml:space="preserve"> de la organización.</w:t>
            </w:r>
          </w:p>
          <w:p w:rsidR="00AE205C" w:rsidRDefault="00AE205C" w:rsidP="00AE205C">
            <w:pPr>
              <w:pStyle w:val="ListParagraph11"/>
              <w:numPr>
                <w:ilvl w:val="0"/>
                <w:numId w:val="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debe tener acceso al Servicio Web expuesto para realizar la validación.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 básico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18"/>
              </w:numPr>
              <w:rPr>
                <w:sz w:val="20"/>
              </w:rPr>
            </w:pPr>
            <w:r>
              <w:rPr>
                <w:sz w:val="20"/>
              </w:rPr>
              <w:t>El sistema muestra el formulario “Iniciar Sesión”</w:t>
            </w:r>
            <w:r>
              <w:rPr>
                <w:b/>
                <w:bCs/>
                <w:sz w:val="20"/>
              </w:rPr>
              <w:t xml:space="preserve"> (PW-001)</w:t>
            </w:r>
            <w:r>
              <w:rPr>
                <w:sz w:val="20"/>
              </w:rPr>
              <w:t xml:space="preserve"> con los campos “Usuario”, “Clave”, “País” y las opciones “Ingresar” y “Limpiar”.</w:t>
            </w:r>
          </w:p>
          <w:p w:rsidR="00AE205C" w:rsidRDefault="00AE205C" w:rsidP="00601299">
            <w:pPr>
              <w:numPr>
                <w:ilvl w:val="0"/>
                <w:numId w:val="18"/>
              </w:numPr>
              <w:rPr>
                <w:sz w:val="20"/>
              </w:rPr>
            </w:pPr>
            <w:r>
              <w:rPr>
                <w:sz w:val="20"/>
              </w:rPr>
              <w:t>El usuario ingresa los campos “Usuario”, “Clave” y “País”.</w:t>
            </w:r>
            <w:ins w:id="126" w:author="Albatrino Aza, Giuseppe Martin" w:date="2015-05-04T11:28:00Z">
              <w:r w:rsidR="004A4423">
                <w:rPr>
                  <w:sz w:val="20"/>
                </w:rPr>
                <w:t xml:space="preserve"> Para el caso del </w:t>
              </w:r>
              <w:proofErr w:type="spellStart"/>
              <w:r w:rsidR="004A4423">
                <w:rPr>
                  <w:sz w:val="20"/>
                </w:rPr>
                <w:t>Adm</w:t>
              </w:r>
              <w:proofErr w:type="spellEnd"/>
              <w:r w:rsidR="004A4423">
                <w:rPr>
                  <w:sz w:val="20"/>
                </w:rPr>
                <w:t xml:space="preserve"> </w:t>
              </w:r>
              <w:proofErr w:type="spellStart"/>
              <w:r w:rsidR="004A4423">
                <w:rPr>
                  <w:sz w:val="20"/>
                </w:rPr>
                <w:t>Corp</w:t>
              </w:r>
              <w:proofErr w:type="spellEnd"/>
              <w:r w:rsidR="004A4423">
                <w:rPr>
                  <w:sz w:val="20"/>
                </w:rPr>
                <w:t xml:space="preserve"> </w:t>
              </w:r>
            </w:ins>
            <w:ins w:id="127" w:author="Albatrino Aza, Giuseppe Martin" w:date="2015-05-04T11:29:00Z">
              <w:r w:rsidR="004A4423">
                <w:rPr>
                  <w:sz w:val="20"/>
                </w:rPr>
                <w:t>, entre los países listados debe haber uno llamado “</w:t>
              </w:r>
              <w:proofErr w:type="spellStart"/>
              <w:r w:rsidR="004A4423">
                <w:rPr>
                  <w:sz w:val="20"/>
                </w:rPr>
                <w:t>Corp</w:t>
              </w:r>
              <w:proofErr w:type="spellEnd"/>
              <w:r w:rsidR="004A4423">
                <w:rPr>
                  <w:sz w:val="20"/>
                </w:rPr>
                <w:t>”</w:t>
              </w:r>
            </w:ins>
          </w:p>
          <w:p w:rsidR="00AE205C" w:rsidRDefault="00AE205C" w:rsidP="00601299">
            <w:pPr>
              <w:numPr>
                <w:ilvl w:val="0"/>
                <w:numId w:val="18"/>
              </w:numPr>
              <w:rPr>
                <w:sz w:val="20"/>
              </w:rPr>
            </w:pPr>
            <w:r>
              <w:rPr>
                <w:sz w:val="20"/>
              </w:rPr>
              <w:t>El usuario</w:t>
            </w:r>
            <w:r w:rsidR="00A959C1">
              <w:rPr>
                <w:sz w:val="20"/>
              </w:rPr>
              <w:t xml:space="preserve"> selecciona</w:t>
            </w:r>
            <w:r>
              <w:rPr>
                <w:sz w:val="20"/>
              </w:rPr>
              <w:t xml:space="preserve">  la opción “Ingresar”.</w:t>
            </w:r>
          </w:p>
          <w:p w:rsidR="00AE205C" w:rsidRDefault="00AE205C" w:rsidP="00601299">
            <w:pPr>
              <w:numPr>
                <w:ilvl w:val="0"/>
                <w:numId w:val="18"/>
              </w:numPr>
              <w:rPr>
                <w:sz w:val="20"/>
              </w:rPr>
            </w:pPr>
            <w:r>
              <w:rPr>
                <w:sz w:val="20"/>
              </w:rPr>
              <w:t>El sistema valida las credenciales del usuario.</w:t>
            </w:r>
          </w:p>
          <w:p w:rsidR="00AE205C" w:rsidRDefault="00AE205C" w:rsidP="00601299">
            <w:pPr>
              <w:numPr>
                <w:ilvl w:val="0"/>
                <w:numId w:val="18"/>
              </w:numPr>
              <w:rPr>
                <w:sz w:val="20"/>
              </w:rPr>
            </w:pPr>
            <w:r>
              <w:rPr>
                <w:sz w:val="20"/>
              </w:rPr>
              <w:t xml:space="preserve">El sistema muestra el formulario principal del sistema </w:t>
            </w:r>
            <w:r>
              <w:rPr>
                <w:b/>
                <w:bCs/>
                <w:sz w:val="20"/>
              </w:rPr>
              <w:t>(PW-002)</w:t>
            </w:r>
            <w:r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Subflujos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959C1" w:rsidP="00A959C1">
            <w:pPr>
              <w:tabs>
                <w:tab w:val="left" w:pos="425"/>
              </w:tabs>
              <w:rPr>
                <w:sz w:val="20"/>
              </w:rPr>
            </w:pPr>
            <w:r>
              <w:rPr>
                <w:sz w:val="20"/>
              </w:rPr>
              <w:t>No aplica.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Flujos alternos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Flujo alterno 1: </w:t>
            </w:r>
            <w:proofErr w:type="gramStart"/>
            <w:r>
              <w:rPr>
                <w:b/>
                <w:bCs/>
                <w:sz w:val="20"/>
              </w:rPr>
              <w:t>Paso</w:t>
            </w:r>
            <w:proofErr w:type="gramEnd"/>
            <w:r>
              <w:rPr>
                <w:b/>
                <w:bCs/>
                <w:sz w:val="20"/>
              </w:rPr>
              <w:t xml:space="preserve"> 4 del Flujo básico (Usuario, Contraseña o País incorrectos).</w:t>
            </w:r>
          </w:p>
          <w:p w:rsidR="00AE205C" w:rsidRDefault="00AE205C" w:rsidP="00601299">
            <w:pPr>
              <w:numPr>
                <w:ilvl w:val="0"/>
                <w:numId w:val="19"/>
              </w:numPr>
              <w:rPr>
                <w:sz w:val="20"/>
              </w:rPr>
            </w:pPr>
            <w:r>
              <w:rPr>
                <w:sz w:val="20"/>
              </w:rPr>
              <w:t xml:space="preserve">El sistema muestra el mensaje “Usuario, Clave o País incorrectos, por favor intente de nuevo” </w:t>
            </w:r>
            <w:r>
              <w:rPr>
                <w:b/>
                <w:bCs/>
                <w:sz w:val="20"/>
              </w:rPr>
              <w:t>(PW-003)</w:t>
            </w:r>
            <w:r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19"/>
              </w:numPr>
            </w:pPr>
            <w:r>
              <w:rPr>
                <w:sz w:val="20"/>
              </w:rPr>
              <w:t>El caso de uso continúa en el punto 2 del flujo básico.</w:t>
            </w:r>
          </w:p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Flujo alterno 2: Paso 4 del Flujo básico (Us</w:t>
            </w:r>
            <w:r w:rsidR="00A959C1">
              <w:rPr>
                <w:b/>
                <w:bCs/>
                <w:sz w:val="20"/>
              </w:rPr>
              <w:t>uario, Contraseña o País vacios</w:t>
            </w:r>
            <w:r>
              <w:rPr>
                <w:b/>
                <w:bCs/>
                <w:sz w:val="20"/>
              </w:rPr>
              <w:t>).</w:t>
            </w:r>
          </w:p>
          <w:p w:rsidR="00AE205C" w:rsidRDefault="00AE205C" w:rsidP="00601299">
            <w:pPr>
              <w:numPr>
                <w:ilvl w:val="0"/>
                <w:numId w:val="20"/>
              </w:numPr>
              <w:rPr>
                <w:sz w:val="20"/>
              </w:rPr>
            </w:pPr>
            <w:r>
              <w:rPr>
                <w:sz w:val="20"/>
              </w:rPr>
              <w:t xml:space="preserve">El sistema muestra el mensaje “Usuario, Clave o País incorrectos, por favor intente de nuevo” </w:t>
            </w:r>
            <w:r>
              <w:rPr>
                <w:b/>
                <w:bCs/>
                <w:sz w:val="20"/>
              </w:rPr>
              <w:t>(PW-003)</w:t>
            </w:r>
            <w:r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20"/>
              </w:numPr>
            </w:pPr>
            <w:r>
              <w:rPr>
                <w:sz w:val="20"/>
              </w:rPr>
              <w:t>El caso de uso continúa en el punto 2 del flujo básico.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Postcondiciones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lastRenderedPageBreak/>
              <w:t>El usuario ingresa al sistema con sus credenciales.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Puntos de extensión (extend) o de inclusión (include)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pStyle w:val="ListParagraph1"/>
              <w:ind w:left="0"/>
              <w:jc w:val="both"/>
              <w:rPr>
                <w:sz w:val="20"/>
              </w:rPr>
            </w:pPr>
            <w:r>
              <w:rPr>
                <w:rFonts w:cs="Arial"/>
                <w:sz w:val="20"/>
              </w:rPr>
              <w:t>No aplica.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Observaciones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E205C" w:rsidRDefault="00AE205C" w:rsidP="00601299">
            <w:pPr>
              <w:numPr>
                <w:ilvl w:val="0"/>
                <w:numId w:val="70"/>
              </w:numPr>
              <w:rPr>
                <w:sz w:val="20"/>
              </w:rPr>
            </w:pPr>
            <w:r>
              <w:rPr>
                <w:sz w:val="20"/>
              </w:rPr>
              <w:t>La validación de las credenciales se realiza mediante un servicio</w:t>
            </w:r>
            <w:r w:rsidR="00A959C1">
              <w:rPr>
                <w:sz w:val="20"/>
              </w:rPr>
              <w:t xml:space="preserve"> web existente provisto por Yanbal</w:t>
            </w:r>
            <w:r>
              <w:rPr>
                <w:sz w:val="20"/>
              </w:rPr>
              <w:t xml:space="preserve"> que lee los datos del </w:t>
            </w:r>
            <w:r>
              <w:rPr>
                <w:sz w:val="20"/>
                <w:szCs w:val="22"/>
                <w:lang w:eastAsia="en-US"/>
              </w:rPr>
              <w:t xml:space="preserve">Active </w:t>
            </w:r>
            <w:proofErr w:type="spellStart"/>
            <w:r>
              <w:rPr>
                <w:sz w:val="20"/>
                <w:szCs w:val="22"/>
                <w:lang w:eastAsia="en-US"/>
              </w:rPr>
              <w:t>Directory</w:t>
            </w:r>
            <w:proofErr w:type="spellEnd"/>
            <w:r>
              <w:rPr>
                <w:sz w:val="20"/>
              </w:rPr>
              <w:t>. Este servicio retorna una trama de respuesta con: rol de usuario, nombre, y otros campos más por definir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Pantallas asociadas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PW-001</w:t>
            </w:r>
          </w:p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PW-002</w:t>
            </w:r>
          </w:p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PW-003</w:t>
            </w:r>
          </w:p>
        </w:tc>
      </w:tr>
    </w:tbl>
    <w:p w:rsidR="00AE205C" w:rsidRDefault="00AE205C" w:rsidP="00AE205C"/>
    <w:p w:rsidR="00AE205C" w:rsidRDefault="00AE205C" w:rsidP="00AE205C"/>
    <w:p w:rsidR="00AE205C" w:rsidRDefault="007204A4" w:rsidP="00AE205C">
      <w:pPr>
        <w:jc w:val="center"/>
      </w:pPr>
      <w:r>
        <w:pict>
          <v:shape id="_x0000_i1033" type="#_x0000_t75" style="width:386.25pt;height:267.75pt">
            <v:imagedata r:id="rId16" o:title="" croptop="23258f" cropbottom="11210f" cropleft="10616f" cropright="30054f"/>
          </v:shape>
        </w:pict>
      </w:r>
    </w:p>
    <w:p w:rsidR="00AE205C" w:rsidRDefault="00AE205C" w:rsidP="00AE205C">
      <w:pPr>
        <w:jc w:val="center"/>
      </w:pPr>
      <w:r>
        <w:t>Wireframe PW-001</w:t>
      </w:r>
    </w:p>
    <w:p w:rsidR="00AE205C" w:rsidRDefault="00AE205C" w:rsidP="00AE205C"/>
    <w:p w:rsidR="00AE205C" w:rsidRDefault="007204A4" w:rsidP="00AE205C">
      <w:pPr>
        <w:jc w:val="center"/>
      </w:pPr>
      <w:r>
        <w:lastRenderedPageBreak/>
        <w:pict>
          <v:shape id="_x0000_i1034" type="#_x0000_t75" style="width:459pt;height:252.75pt">
            <v:imagedata r:id="rId17" o:title=""/>
          </v:shape>
        </w:pict>
      </w:r>
    </w:p>
    <w:p w:rsidR="00AE205C" w:rsidRDefault="00AE205C" w:rsidP="00AE205C">
      <w:pPr>
        <w:jc w:val="center"/>
      </w:pPr>
      <w:r>
        <w:t>Wireframe PW-002</w:t>
      </w:r>
    </w:p>
    <w:p w:rsidR="00AE205C" w:rsidRDefault="00AE205C" w:rsidP="00AE205C">
      <w:pPr>
        <w:jc w:val="center"/>
      </w:pPr>
    </w:p>
    <w:p w:rsidR="00AE205C" w:rsidRDefault="00AE205C" w:rsidP="00AE205C">
      <w:pPr>
        <w:jc w:val="center"/>
      </w:pPr>
    </w:p>
    <w:p w:rsidR="00AE205C" w:rsidRDefault="007204A4" w:rsidP="00AE205C">
      <w:pPr>
        <w:jc w:val="center"/>
      </w:pPr>
      <w:r>
        <w:pict>
          <v:shape id="Picture Frame 1062" o:spid="_x0000_i1035" type="#_x0000_t75" style="width:341.25pt;height:136.5pt">
            <v:imagedata r:id="rId18" o:title=""/>
          </v:shape>
        </w:pict>
      </w:r>
    </w:p>
    <w:p w:rsidR="00AE205C" w:rsidRDefault="00AE205C" w:rsidP="00AE205C">
      <w:pPr>
        <w:jc w:val="center"/>
      </w:pPr>
      <w:r>
        <w:t>Wireframe PW-003</w:t>
      </w:r>
    </w:p>
    <w:p w:rsidR="00AE205C" w:rsidRDefault="00AE205C" w:rsidP="00AE205C">
      <w:pPr>
        <w:jc w:val="center"/>
      </w:pPr>
    </w:p>
    <w:p w:rsidR="00AE205C" w:rsidRDefault="00AE205C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r>
        <w:br w:type="page"/>
      </w:r>
      <w:bookmarkStart w:id="128" w:name="_Toc417482985"/>
      <w:bookmarkStart w:id="129" w:name="_Toc417483074"/>
      <w:bookmarkStart w:id="130" w:name="_Toc417483442"/>
      <w:bookmarkStart w:id="131" w:name="_Toc417488026"/>
      <w:bookmarkStart w:id="132" w:name="_Toc417488066"/>
      <w:bookmarkStart w:id="133" w:name="_Toc417488967"/>
      <w:bookmarkStart w:id="134" w:name="_Toc417489061"/>
      <w:bookmarkStart w:id="135" w:name="_Toc417489100"/>
      <w:bookmarkStart w:id="136" w:name="_Toc417489307"/>
      <w:bookmarkStart w:id="137" w:name="_Toc417551826"/>
      <w:bookmarkStart w:id="138" w:name="_Toc417551872"/>
      <w:bookmarkStart w:id="139" w:name="_Toc417551944"/>
      <w:bookmarkStart w:id="140" w:name="_Toc417552322"/>
      <w:bookmarkStart w:id="141" w:name="_Toc417684402"/>
      <w:bookmarkStart w:id="142" w:name="_Toc417684628"/>
      <w:bookmarkStart w:id="143" w:name="_Toc417685011"/>
      <w:bookmarkStart w:id="144" w:name="_Toc417685053"/>
      <w:bookmarkStart w:id="145" w:name="_Toc418009838"/>
      <w:bookmarkStart w:id="146" w:name="_Toc418070786"/>
      <w:bookmarkStart w:id="147" w:name="_Toc41815377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r>
        <w:lastRenderedPageBreak/>
        <w:t>CUW-002 Configurar tamaño de Carga y Descarga</w:t>
      </w:r>
      <w:bookmarkEnd w:id="145"/>
      <w:bookmarkEnd w:id="146"/>
      <w:bookmarkEnd w:id="147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E205C" w:rsidTr="00AE205C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Configurar Tamaño de Carga y Descarga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Actores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)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926FDB" w:rsidRDefault="00AE205C" w:rsidP="00AE205C">
            <w:p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Permite al usuario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) configurar</w:t>
            </w:r>
            <w:r w:rsidR="00926FDB">
              <w:rPr>
                <w:sz w:val="20"/>
                <w:szCs w:val="22"/>
                <w:lang w:eastAsia="en-US"/>
              </w:rPr>
              <w:t>:</w:t>
            </w:r>
          </w:p>
          <w:p w:rsidR="00AE205C" w:rsidRDefault="00926FDB" w:rsidP="00601299">
            <w:pPr>
              <w:numPr>
                <w:ilvl w:val="0"/>
                <w:numId w:val="70"/>
              </w:num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Tamaño máximo de descarga</w:t>
            </w:r>
            <w:r w:rsidR="00AE205C">
              <w:rPr>
                <w:sz w:val="20"/>
                <w:szCs w:val="22"/>
                <w:lang w:eastAsia="en-US"/>
              </w:rPr>
              <w:t>.</w:t>
            </w:r>
            <w:r>
              <w:rPr>
                <w:sz w:val="20"/>
                <w:szCs w:val="22"/>
                <w:lang w:eastAsia="en-US"/>
              </w:rPr>
              <w:t xml:space="preserve"> Para r</w:t>
            </w:r>
            <w:r w:rsidR="00AE205C">
              <w:rPr>
                <w:sz w:val="20"/>
                <w:szCs w:val="22"/>
                <w:lang w:eastAsia="en-US"/>
              </w:rPr>
              <w:t>estringir a los dispositivos móviles el tamaño</w:t>
            </w:r>
            <w:r>
              <w:rPr>
                <w:sz w:val="20"/>
                <w:szCs w:val="22"/>
                <w:lang w:eastAsia="en-US"/>
              </w:rPr>
              <w:t xml:space="preserve"> de archivo (según su tipo)</w:t>
            </w:r>
            <w:r w:rsidR="00AE205C">
              <w:rPr>
                <w:sz w:val="20"/>
                <w:szCs w:val="22"/>
                <w:lang w:eastAsia="en-US"/>
              </w:rPr>
              <w:t xml:space="preserve"> </w:t>
            </w:r>
            <w:r>
              <w:rPr>
                <w:sz w:val="20"/>
                <w:szCs w:val="22"/>
                <w:lang w:eastAsia="en-US"/>
              </w:rPr>
              <w:t>que puedan descargar.</w:t>
            </w:r>
          </w:p>
          <w:p w:rsidR="00AE205C" w:rsidRDefault="00926FDB" w:rsidP="00601299">
            <w:pPr>
              <w:numPr>
                <w:ilvl w:val="0"/>
                <w:numId w:val="70"/>
              </w:num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Tamaño máximo de carga de un tipo de archivo. Para t</w:t>
            </w:r>
            <w:r w:rsidR="00AE205C">
              <w:rPr>
                <w:sz w:val="20"/>
                <w:szCs w:val="22"/>
                <w:lang w:eastAsia="en-US"/>
              </w:rPr>
              <w:t>ener un control de</w:t>
            </w:r>
            <w:r>
              <w:rPr>
                <w:sz w:val="20"/>
                <w:szCs w:val="22"/>
                <w:lang w:eastAsia="en-US"/>
              </w:rPr>
              <w:t>l</w:t>
            </w:r>
            <w:r w:rsidR="00AE205C">
              <w:rPr>
                <w:sz w:val="20"/>
                <w:szCs w:val="22"/>
                <w:lang w:eastAsia="en-US"/>
              </w:rPr>
              <w:t xml:space="preserve"> límite de tamaño de archivo que el </w:t>
            </w:r>
            <w:r>
              <w:rPr>
                <w:sz w:val="20"/>
                <w:szCs w:val="22"/>
                <w:lang w:eastAsia="en-US"/>
              </w:rPr>
              <w:t>usuario puede</w:t>
            </w:r>
            <w:r w:rsidR="00AE205C">
              <w:rPr>
                <w:sz w:val="20"/>
                <w:szCs w:val="22"/>
                <w:lang w:eastAsia="en-US"/>
              </w:rPr>
              <w:t xml:space="preserve"> cargar en el sistema para la publicación.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Precondiciones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Pr="0073605E" w:rsidRDefault="00AE205C" w:rsidP="00601299">
            <w:pPr>
              <w:numPr>
                <w:ilvl w:val="0"/>
                <w:numId w:val="70"/>
              </w:numPr>
              <w:jc w:val="both"/>
              <w:rPr>
                <w:sz w:val="20"/>
                <w:szCs w:val="22"/>
                <w:lang w:eastAsia="en-US"/>
              </w:rPr>
            </w:pPr>
            <w:r w:rsidRPr="0073605E">
              <w:rPr>
                <w:sz w:val="20"/>
                <w:szCs w:val="22"/>
                <w:lang w:eastAsia="en-US"/>
              </w:rPr>
              <w:t>El usuario debe haber iniciado sesión en el sistema web.</w:t>
            </w:r>
          </w:p>
          <w:p w:rsidR="0073605E" w:rsidRDefault="0073605E" w:rsidP="00601299">
            <w:pPr>
              <w:numPr>
                <w:ilvl w:val="0"/>
                <w:numId w:val="70"/>
              </w:numPr>
              <w:jc w:val="both"/>
              <w:rPr>
                <w:sz w:val="20"/>
              </w:rPr>
            </w:pPr>
            <w:r w:rsidRPr="0073605E">
              <w:rPr>
                <w:sz w:val="20"/>
                <w:szCs w:val="22"/>
                <w:lang w:eastAsia="en-US"/>
              </w:rPr>
              <w:t>Las extensiones de los archivos</w:t>
            </w:r>
            <w:r w:rsidR="00297DFF">
              <w:rPr>
                <w:sz w:val="20"/>
                <w:szCs w:val="22"/>
                <w:lang w:eastAsia="en-US"/>
              </w:rPr>
              <w:t xml:space="preserve"> soportados</w:t>
            </w:r>
            <w:r w:rsidRPr="0073605E">
              <w:rPr>
                <w:sz w:val="20"/>
                <w:szCs w:val="22"/>
                <w:lang w:eastAsia="en-US"/>
              </w:rPr>
              <w:t xml:space="preserve"> han sido precargadas en el sistema.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 básico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73605E" w:rsidRPr="0073605E" w:rsidRDefault="00AE205C" w:rsidP="00601299">
            <w:pPr>
              <w:numPr>
                <w:ilvl w:val="0"/>
                <w:numId w:val="22"/>
              </w:numPr>
              <w:tabs>
                <w:tab w:val="clear" w:pos="425"/>
              </w:tabs>
              <w:ind w:left="360" w:hanging="360"/>
              <w:jc w:val="both"/>
              <w:rPr>
                <w:sz w:val="20"/>
              </w:rPr>
            </w:pPr>
            <w:r>
              <w:rPr>
                <w:sz w:val="20"/>
              </w:rPr>
              <w:t>El sistema muestra el formulario</w:t>
            </w:r>
            <w:r>
              <w:rPr>
                <w:b/>
                <w:bCs/>
                <w:sz w:val="20"/>
              </w:rPr>
              <w:t xml:space="preserve"> (PW-028)</w:t>
            </w:r>
            <w:r w:rsidR="0073605E">
              <w:rPr>
                <w:b/>
                <w:bCs/>
                <w:sz w:val="20"/>
              </w:rPr>
              <w:t xml:space="preserve"> </w:t>
            </w:r>
            <w:r w:rsidR="0073605E">
              <w:rPr>
                <w:bCs/>
                <w:sz w:val="20"/>
              </w:rPr>
              <w:t>con el l</w:t>
            </w:r>
            <w:r w:rsidRPr="006820AD">
              <w:rPr>
                <w:bCs/>
                <w:sz w:val="20"/>
              </w:rPr>
              <w:t>istado de tipos de archivo</w:t>
            </w:r>
            <w:r w:rsidR="0073605E">
              <w:rPr>
                <w:bCs/>
                <w:sz w:val="20"/>
              </w:rPr>
              <w:t xml:space="preserve"> soportados, con l</w:t>
            </w:r>
            <w:r w:rsidR="00297DFF">
              <w:rPr>
                <w:bCs/>
                <w:sz w:val="20"/>
              </w:rPr>
              <w:t>as siguientes columnas</w:t>
            </w:r>
            <w:r w:rsidR="0073605E">
              <w:rPr>
                <w:bCs/>
                <w:sz w:val="20"/>
              </w:rPr>
              <w:t xml:space="preserve">: Extensión, Descripción, </w:t>
            </w:r>
            <w:r w:rsidR="0073605E">
              <w:rPr>
                <w:sz w:val="20"/>
              </w:rPr>
              <w:t>Tamaño</w:t>
            </w:r>
            <w:r w:rsidR="00297DFF">
              <w:rPr>
                <w:sz w:val="20"/>
              </w:rPr>
              <w:t xml:space="preserve"> Má</w:t>
            </w:r>
            <w:r w:rsidR="0073605E">
              <w:rPr>
                <w:sz w:val="20"/>
              </w:rPr>
              <w:t>ximo de Descarga</w:t>
            </w:r>
            <w:r w:rsidR="00297DFF">
              <w:rPr>
                <w:sz w:val="20"/>
              </w:rPr>
              <w:t>,</w:t>
            </w:r>
            <w:r w:rsidR="0073605E">
              <w:rPr>
                <w:sz w:val="20"/>
              </w:rPr>
              <w:t xml:space="preserve"> Tamaño Máximo de Carga y la opción de Editar.</w:t>
            </w:r>
          </w:p>
          <w:p w:rsidR="00AE205C" w:rsidRDefault="00AE205C" w:rsidP="00601299">
            <w:pPr>
              <w:numPr>
                <w:ilvl w:val="0"/>
                <w:numId w:val="2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</w:t>
            </w:r>
            <w:r w:rsidR="0073605E">
              <w:rPr>
                <w:sz w:val="20"/>
              </w:rPr>
              <w:t xml:space="preserve"> selecciona la opción de Editar</w:t>
            </w:r>
            <w:r w:rsidR="00297DFF">
              <w:rPr>
                <w:sz w:val="20"/>
              </w:rPr>
              <w:t xml:space="preserve"> de una de las filas del listado</w:t>
            </w:r>
            <w:r w:rsidRPr="006820AD">
              <w:rPr>
                <w:sz w:val="20"/>
              </w:rPr>
              <w:t>.</w:t>
            </w:r>
          </w:p>
          <w:p w:rsidR="0073605E" w:rsidRDefault="0073605E" w:rsidP="00601299">
            <w:pPr>
              <w:numPr>
                <w:ilvl w:val="0"/>
                <w:numId w:val="2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muestra un formulario emergente </w:t>
            </w:r>
            <w:r w:rsidRPr="0073605E">
              <w:rPr>
                <w:b/>
                <w:sz w:val="20"/>
              </w:rPr>
              <w:t>(PW-029)</w:t>
            </w:r>
            <w:r w:rsidR="00297DFF">
              <w:rPr>
                <w:sz w:val="20"/>
              </w:rPr>
              <w:t xml:space="preserve"> con los datos cargados</w:t>
            </w:r>
            <w:r>
              <w:rPr>
                <w:sz w:val="20"/>
              </w:rPr>
              <w:t xml:space="preserve"> </w:t>
            </w:r>
            <w:r w:rsidR="00297DFF">
              <w:rPr>
                <w:sz w:val="20"/>
              </w:rPr>
              <w:t>correspondientes a la fila seleccionada. Los campos editables son</w:t>
            </w:r>
            <w:r>
              <w:rPr>
                <w:sz w:val="20"/>
              </w:rPr>
              <w:t xml:space="preserve">: </w:t>
            </w:r>
            <w:r>
              <w:rPr>
                <w:bCs/>
                <w:sz w:val="20"/>
              </w:rPr>
              <w:t>Descripción</w:t>
            </w:r>
            <w:r w:rsidR="00297DFF">
              <w:rPr>
                <w:bCs/>
                <w:sz w:val="20"/>
              </w:rPr>
              <w:t xml:space="preserve"> (obligatorio)</w:t>
            </w:r>
            <w:r>
              <w:rPr>
                <w:bCs/>
                <w:sz w:val="20"/>
              </w:rPr>
              <w:t xml:space="preserve">, </w:t>
            </w:r>
            <w:r>
              <w:rPr>
                <w:sz w:val="20"/>
              </w:rPr>
              <w:t>Tamaño</w:t>
            </w:r>
            <w:r w:rsidR="00297DFF">
              <w:rPr>
                <w:sz w:val="20"/>
              </w:rPr>
              <w:t xml:space="preserve"> M</w:t>
            </w:r>
            <w:r>
              <w:rPr>
                <w:sz w:val="20"/>
              </w:rPr>
              <w:t>áximo de Descarga y Tamaño Máximo de Carga.</w:t>
            </w:r>
            <w:r w:rsidR="00297DFF">
              <w:rPr>
                <w:sz w:val="20"/>
              </w:rPr>
              <w:t xml:space="preserve"> El campo Extensión está en modo de solo lectura.</w:t>
            </w:r>
          </w:p>
          <w:p w:rsidR="00AE205C" w:rsidRDefault="00AE205C" w:rsidP="00601299">
            <w:pPr>
              <w:numPr>
                <w:ilvl w:val="0"/>
                <w:numId w:val="24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</w:t>
            </w:r>
            <w:r w:rsidR="00297DFF">
              <w:rPr>
                <w:sz w:val="20"/>
              </w:rPr>
              <w:t>edita los datos y selecciona Guardar</w:t>
            </w:r>
            <w:r w:rsidRPr="006820AD">
              <w:rPr>
                <w:sz w:val="20"/>
              </w:rPr>
              <w:t>.</w:t>
            </w:r>
          </w:p>
          <w:p w:rsidR="007F2768" w:rsidRDefault="00AE205C" w:rsidP="00601299">
            <w:pPr>
              <w:numPr>
                <w:ilvl w:val="0"/>
                <w:numId w:val="7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</w:t>
            </w:r>
            <w:r w:rsidR="006820AD">
              <w:rPr>
                <w:sz w:val="20"/>
              </w:rPr>
              <w:t>sistema</w:t>
            </w:r>
            <w:r w:rsidR="00297DFF">
              <w:rPr>
                <w:sz w:val="20"/>
              </w:rPr>
              <w:t xml:space="preserve"> actualiza los datos y muestra el mensaje “Se ha editado la configuración seleccionada con éxito.” </w:t>
            </w:r>
            <w:r w:rsidR="00297DFF">
              <w:rPr>
                <w:b/>
                <w:bCs/>
                <w:sz w:val="20"/>
              </w:rPr>
              <w:t>(PW-03</w:t>
            </w:r>
            <w:r w:rsidR="00894A36">
              <w:rPr>
                <w:b/>
                <w:bCs/>
                <w:sz w:val="20"/>
              </w:rPr>
              <w:t>0</w:t>
            </w:r>
            <w:r w:rsidR="00297DFF">
              <w:rPr>
                <w:sz w:val="20"/>
              </w:rPr>
              <w:t>).</w:t>
            </w:r>
            <w:r w:rsidR="007F2768">
              <w:rPr>
                <w:sz w:val="20"/>
              </w:rPr>
              <w:t xml:space="preserve"> </w:t>
            </w:r>
          </w:p>
          <w:p w:rsidR="007F2768" w:rsidRDefault="007F2768" w:rsidP="00601299">
            <w:pPr>
              <w:numPr>
                <w:ilvl w:val="0"/>
                <w:numId w:val="7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 aceptar en el formulario mostrado.</w:t>
            </w:r>
          </w:p>
          <w:p w:rsidR="00AE205C" w:rsidRDefault="007F2768" w:rsidP="00601299">
            <w:pPr>
              <w:numPr>
                <w:ilvl w:val="0"/>
                <w:numId w:val="7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</w:t>
            </w:r>
            <w:r w:rsidR="00297DFF">
              <w:rPr>
                <w:sz w:val="20"/>
              </w:rPr>
              <w:t xml:space="preserve">l sistema </w:t>
            </w:r>
            <w:r w:rsidR="006820AD">
              <w:rPr>
                <w:sz w:val="20"/>
              </w:rPr>
              <w:t xml:space="preserve">muestra </w:t>
            </w:r>
            <w:r w:rsidR="00297DFF">
              <w:rPr>
                <w:sz w:val="20"/>
              </w:rPr>
              <w:t>el</w:t>
            </w:r>
            <w:r w:rsidR="006820AD">
              <w:rPr>
                <w:sz w:val="20"/>
              </w:rPr>
              <w:t xml:space="preserve"> </w:t>
            </w:r>
            <w:r w:rsidR="00297DFF">
              <w:rPr>
                <w:sz w:val="20"/>
              </w:rPr>
              <w:t xml:space="preserve">formulario </w:t>
            </w:r>
            <w:r w:rsidR="00297DFF" w:rsidRPr="00297DFF">
              <w:rPr>
                <w:b/>
                <w:sz w:val="20"/>
              </w:rPr>
              <w:t>(PW-028)</w:t>
            </w:r>
            <w:r w:rsidR="00297DFF">
              <w:rPr>
                <w:sz w:val="20"/>
              </w:rPr>
              <w:t xml:space="preserve"> con los</w:t>
            </w:r>
            <w:bookmarkStart w:id="148" w:name="_GoBack"/>
            <w:bookmarkEnd w:id="148"/>
            <w:r w:rsidR="00297DFF">
              <w:rPr>
                <w:sz w:val="20"/>
              </w:rPr>
              <w:t xml:space="preserve"> datos actualizados del </w:t>
            </w:r>
            <w:r w:rsidR="006820AD">
              <w:rPr>
                <w:sz w:val="20"/>
              </w:rPr>
              <w:t>listado</w:t>
            </w:r>
            <w:r w:rsidR="00297DFF">
              <w:rPr>
                <w:sz w:val="20"/>
              </w:rPr>
              <w:t xml:space="preserve"> de archivos soportados</w:t>
            </w:r>
            <w:r w:rsidR="006820AD"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Subflujos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7F2768" w:rsidP="007F2768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Flujos alternos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Pr="007F2768" w:rsidRDefault="007F2768" w:rsidP="007F2768">
            <w:pPr>
              <w:tabs>
                <w:tab w:val="left" w:pos="425"/>
              </w:tabs>
              <w:jc w:val="both"/>
            </w:pPr>
            <w:r w:rsidRPr="007F2768">
              <w:rPr>
                <w:bCs/>
                <w:sz w:val="20"/>
              </w:rPr>
              <w:t>No aplica.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Postcondiciones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72"/>
              </w:numPr>
              <w:tabs>
                <w:tab w:val="left" w:pos="360"/>
              </w:tabs>
              <w:rPr>
                <w:sz w:val="20"/>
              </w:rPr>
            </w:pPr>
            <w:r>
              <w:rPr>
                <w:sz w:val="20"/>
              </w:rPr>
              <w:lastRenderedPageBreak/>
              <w:t>Se registra las configuraciones para el límite de descarga y carga por cada tipo de archivo.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Puntos de extensión (extend) o de inclusión (include)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Observaciones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E205C" w:rsidRDefault="007F2768" w:rsidP="00601299">
            <w:pPr>
              <w:numPr>
                <w:ilvl w:val="0"/>
                <w:numId w:val="9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Si el usuario no ingresa Tamaño Máximo de Descarga y Tamaño Máximo de Carga, se asume que no hay límite.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Pantallas asociadas</w:t>
            </w:r>
          </w:p>
        </w:tc>
      </w:tr>
      <w:tr w:rsidR="00AE205C" w:rsidTr="00894A36">
        <w:trPr>
          <w:trHeight w:val="1332"/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PW-028</w:t>
            </w:r>
          </w:p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PW-029</w:t>
            </w:r>
          </w:p>
          <w:p w:rsidR="00AE205C" w:rsidRPr="00894A36" w:rsidRDefault="00AE205C" w:rsidP="00894A3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PW-030</w:t>
            </w:r>
          </w:p>
        </w:tc>
      </w:tr>
    </w:tbl>
    <w:p w:rsidR="00AE205C" w:rsidRDefault="007204A4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  <w:jc w:val="center"/>
      </w:pPr>
      <w:r>
        <w:rPr>
          <w:b w:val="0"/>
        </w:rPr>
        <w:pict>
          <v:shape id="_x0000_i1036" type="#_x0000_t75" style="width:467.25pt;height:284.25pt">
            <v:imagedata r:id="rId19" o:title=""/>
          </v:shape>
        </w:pict>
      </w:r>
    </w:p>
    <w:p w:rsidR="00AE205C" w:rsidRDefault="00AE205C" w:rsidP="00AE205C">
      <w:pPr>
        <w:jc w:val="center"/>
      </w:pPr>
      <w:r>
        <w:t>Wireframe PW-028</w:t>
      </w:r>
    </w:p>
    <w:p w:rsidR="00AE205C" w:rsidRDefault="00AE205C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  <w:jc w:val="center"/>
      </w:pPr>
    </w:p>
    <w:p w:rsidR="00AE205C" w:rsidRDefault="007204A4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  <w:jc w:val="center"/>
      </w:pPr>
      <w:r>
        <w:rPr>
          <w:b w:val="0"/>
        </w:rPr>
        <w:pict>
          <v:shape id="_x0000_i1037" type="#_x0000_t75" style="width:295.5pt;height:182.25pt">
            <v:imagedata r:id="rId20" o:title="" croptop="27563f" cropbottom="22929f" cropleft="16654f" cropright="35106f"/>
          </v:shape>
        </w:pict>
      </w:r>
    </w:p>
    <w:p w:rsidR="00AE205C" w:rsidRDefault="00297DFF" w:rsidP="00AE205C">
      <w:pPr>
        <w:jc w:val="center"/>
      </w:pPr>
      <w:r>
        <w:t>Wireframe PW-029</w:t>
      </w:r>
    </w:p>
    <w:p w:rsidR="00AE205C" w:rsidRDefault="00AE205C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</w:pPr>
    </w:p>
    <w:p w:rsidR="00AE205C" w:rsidRDefault="007204A4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  <w:jc w:val="center"/>
      </w:pPr>
      <w:r>
        <w:pict>
          <v:shape id="Picture Frame 1060" o:spid="_x0000_i1038" type="#_x0000_t75" style="width:297pt;height:133.5pt">
            <v:imagedata r:id="rId21" o:title=""/>
          </v:shape>
        </w:pict>
      </w:r>
    </w:p>
    <w:p w:rsidR="00AE205C" w:rsidRDefault="00894A36" w:rsidP="00AE205C">
      <w:pPr>
        <w:jc w:val="center"/>
      </w:pPr>
      <w:r>
        <w:t>Wireframe PW-030</w:t>
      </w:r>
    </w:p>
    <w:p w:rsidR="00AE205C" w:rsidRDefault="00AE205C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  <w:jc w:val="center"/>
      </w:pPr>
    </w:p>
    <w:p w:rsidR="00AE205C" w:rsidRDefault="00AE205C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</w:pPr>
    </w:p>
    <w:p w:rsidR="00AE205C" w:rsidRDefault="00AE205C" w:rsidP="00AE205C">
      <w:pPr>
        <w:pStyle w:val="Titulo2"/>
        <w:numPr>
          <w:ilvl w:val="1"/>
          <w:numId w:val="0"/>
        </w:numPr>
        <w:pBdr>
          <w:top w:val="none" w:sz="0" w:space="0" w:color="auto"/>
        </w:pBdr>
        <w:tabs>
          <w:tab w:val="clear" w:pos="3839"/>
        </w:tabs>
        <w:ind w:left="1260"/>
      </w:pPr>
    </w:p>
    <w:p w:rsidR="00AE205C" w:rsidRDefault="00AE205C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r>
        <w:br w:type="page"/>
      </w:r>
      <w:bookmarkStart w:id="149" w:name="_Toc418009839"/>
      <w:bookmarkStart w:id="150" w:name="_Toc418070787"/>
      <w:bookmarkStart w:id="151" w:name="_Toc418153778"/>
      <w:r>
        <w:lastRenderedPageBreak/>
        <w:t xml:space="preserve">CUW-003 </w:t>
      </w:r>
      <w:bookmarkEnd w:id="149"/>
      <w:bookmarkEnd w:id="150"/>
      <w:r w:rsidR="007C4CE3">
        <w:t>Gestionar Colecciones</w:t>
      </w:r>
      <w:bookmarkEnd w:id="151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E205C" w:rsidTr="00AE205C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Gestionar Colecciones y Archivos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Actores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, Administrador UN)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E205C" w:rsidRDefault="00AE205C" w:rsidP="007C4CE3">
            <w:p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Pe</w:t>
            </w:r>
            <w:r w:rsidR="00EA499A">
              <w:rPr>
                <w:sz w:val="20"/>
                <w:szCs w:val="22"/>
                <w:lang w:eastAsia="en-US"/>
              </w:rPr>
              <w:t xml:space="preserve">rmite al usuario crear, editar y </w:t>
            </w:r>
            <w:r>
              <w:rPr>
                <w:sz w:val="20"/>
                <w:szCs w:val="22"/>
                <w:lang w:eastAsia="en-US"/>
              </w:rPr>
              <w:t>eliminar las Colecciones. Las Colecciones tendrán un nivel de anidamiento de hasta cuatro niveles.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Precondiciones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pStyle w:val="ListParagraph11"/>
              <w:numPr>
                <w:ilvl w:val="0"/>
                <w:numId w:val="9"/>
              </w:numPr>
              <w:spacing w:after="0"/>
              <w:jc w:val="both"/>
              <w:rPr>
                <w:sz w:val="20"/>
              </w:rPr>
            </w:pPr>
            <w:r>
              <w:rPr>
                <w:sz w:val="20"/>
              </w:rPr>
              <w:t>El usuario debe haber iniciado sesión en el sistema web.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 básico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73"/>
              </w:numPr>
              <w:spacing w:before="120"/>
              <w:ind w:left="357" w:hanging="357"/>
              <w:jc w:val="both"/>
              <w:rPr>
                <w:sz w:val="20"/>
              </w:rPr>
            </w:pPr>
            <w:r>
              <w:rPr>
                <w:sz w:val="20"/>
              </w:rPr>
              <w:t>El sistema muestra el formulario</w:t>
            </w:r>
            <w:r w:rsidR="00A502E4">
              <w:rPr>
                <w:sz w:val="20"/>
              </w:rPr>
              <w:t xml:space="preserve"> para la gestión de colecciones</w:t>
            </w:r>
            <w:r>
              <w:rPr>
                <w:b/>
                <w:bCs/>
                <w:sz w:val="20"/>
              </w:rPr>
              <w:t xml:space="preserve"> (PW-005)</w:t>
            </w:r>
            <w:r>
              <w:rPr>
                <w:sz w:val="20"/>
              </w:rPr>
              <w:t xml:space="preserve"> con los las siguientes secciones</w:t>
            </w:r>
            <w:r w:rsidR="00E82321">
              <w:rPr>
                <w:sz w:val="20"/>
              </w:rPr>
              <w:t xml:space="preserve">: </w:t>
            </w:r>
          </w:p>
          <w:p w:rsidR="00E82321" w:rsidRPr="00E82321" w:rsidRDefault="00AE205C" w:rsidP="00601299">
            <w:pPr>
              <w:numPr>
                <w:ilvl w:val="0"/>
                <w:numId w:val="101"/>
              </w:numPr>
              <w:ind w:leftChars="200"/>
              <w:jc w:val="both"/>
              <w:rPr>
                <w:sz w:val="20"/>
              </w:rPr>
            </w:pPr>
            <w:r w:rsidRPr="00E82321">
              <w:rPr>
                <w:b/>
                <w:bCs/>
                <w:sz w:val="20"/>
              </w:rPr>
              <w:t>Búsqueda</w:t>
            </w:r>
            <w:r w:rsidR="00E82321" w:rsidRPr="00E82321">
              <w:rPr>
                <w:bCs/>
                <w:sz w:val="20"/>
              </w:rPr>
              <w:t>,</w:t>
            </w:r>
            <w:r w:rsidR="00A37664">
              <w:rPr>
                <w:sz w:val="20"/>
              </w:rPr>
              <w:t xml:space="preserve"> tiene los siguientes campos: Nombre y Descripción</w:t>
            </w:r>
            <w:r w:rsidRPr="00E82321">
              <w:rPr>
                <w:sz w:val="20"/>
              </w:rPr>
              <w:t>.</w:t>
            </w:r>
            <w:r w:rsidR="00E82321" w:rsidRPr="00E82321">
              <w:rPr>
                <w:sz w:val="20"/>
              </w:rPr>
              <w:t xml:space="preserve"> La búsqueda se realiza sólo en el mismo nivel en que se encuentra el listado de colecciones.</w:t>
            </w:r>
            <w:r w:rsidR="00E82321">
              <w:rPr>
                <w:sz w:val="20"/>
              </w:rPr>
              <w:t xml:space="preserve"> Además, tiene</w:t>
            </w:r>
            <w:r w:rsidRPr="00E82321">
              <w:rPr>
                <w:sz w:val="20"/>
              </w:rPr>
              <w:t xml:space="preserve"> las opciones siguientes: Nuevo</w:t>
            </w:r>
            <w:r w:rsidR="00E82321">
              <w:rPr>
                <w:sz w:val="20"/>
              </w:rPr>
              <w:t>, Editar, Eliminar y Regresar (</w:t>
            </w:r>
            <w:r w:rsidR="00E82321" w:rsidRPr="00E82321">
              <w:rPr>
                <w:sz w:val="20"/>
              </w:rPr>
              <w:sym w:font="Wingdings" w:char="F0DF"/>
            </w:r>
            <w:r w:rsidRPr="00E82321">
              <w:rPr>
                <w:sz w:val="20"/>
              </w:rPr>
              <w:t>).</w:t>
            </w:r>
          </w:p>
          <w:p w:rsidR="00AE205C" w:rsidRPr="00E82321" w:rsidRDefault="00AE205C" w:rsidP="00601299">
            <w:pPr>
              <w:numPr>
                <w:ilvl w:val="0"/>
                <w:numId w:val="101"/>
              </w:numPr>
              <w:ind w:leftChars="200"/>
              <w:jc w:val="both"/>
              <w:rPr>
                <w:bCs/>
                <w:sz w:val="20"/>
              </w:rPr>
            </w:pPr>
            <w:r w:rsidRPr="00E82321">
              <w:rPr>
                <w:b/>
                <w:bCs/>
                <w:sz w:val="20"/>
              </w:rPr>
              <w:t>Listado de Coleccione</w:t>
            </w:r>
            <w:r w:rsidR="00E82321" w:rsidRPr="00E82321">
              <w:rPr>
                <w:b/>
                <w:bCs/>
                <w:sz w:val="20"/>
              </w:rPr>
              <w:t>s</w:t>
            </w:r>
            <w:r w:rsidR="00E82321">
              <w:rPr>
                <w:bCs/>
                <w:sz w:val="20"/>
              </w:rPr>
              <w:t>,</w:t>
            </w:r>
            <w:r w:rsidRPr="00E82321">
              <w:rPr>
                <w:bCs/>
                <w:sz w:val="20"/>
              </w:rPr>
              <w:t xml:space="preserve"> muestra una lista con las col</w:t>
            </w:r>
            <w:r w:rsidR="00E82321">
              <w:rPr>
                <w:bCs/>
                <w:sz w:val="20"/>
              </w:rPr>
              <w:t>ecciones existentes, se mostrará</w:t>
            </w:r>
            <w:r w:rsidRPr="00E82321">
              <w:rPr>
                <w:bCs/>
                <w:sz w:val="20"/>
              </w:rPr>
              <w:t xml:space="preserve">n por defecto desde el nivel </w:t>
            </w:r>
            <w:proofErr w:type="spellStart"/>
            <w:r w:rsidRPr="00E82321">
              <w:rPr>
                <w:bCs/>
                <w:sz w:val="20"/>
              </w:rPr>
              <w:t>jerarquico</w:t>
            </w:r>
            <w:proofErr w:type="spellEnd"/>
            <w:r w:rsidRPr="00E82321">
              <w:rPr>
                <w:bCs/>
                <w:sz w:val="20"/>
              </w:rPr>
              <w:t xml:space="preserve"> inicial.</w:t>
            </w:r>
            <w:r w:rsidR="00BE76A1">
              <w:rPr>
                <w:bCs/>
                <w:sz w:val="20"/>
              </w:rPr>
              <w:t xml:space="preserve"> Inicialmente, muestra el listado de las colecciones del primer nivel.</w:t>
            </w:r>
          </w:p>
          <w:p w:rsidR="00AE205C" w:rsidRPr="00E82321" w:rsidRDefault="00E82321" w:rsidP="00601299">
            <w:pPr>
              <w:numPr>
                <w:ilvl w:val="0"/>
                <w:numId w:val="101"/>
              </w:numPr>
              <w:ind w:leftChars="200"/>
              <w:jc w:val="both"/>
              <w:rPr>
                <w:bCs/>
                <w:sz w:val="20"/>
              </w:rPr>
            </w:pPr>
            <w:r w:rsidRPr="00E82321">
              <w:rPr>
                <w:b/>
                <w:bCs/>
                <w:sz w:val="20"/>
              </w:rPr>
              <w:t>Detalle de Colección</w:t>
            </w:r>
            <w:r>
              <w:rPr>
                <w:bCs/>
                <w:sz w:val="20"/>
              </w:rPr>
              <w:t>, muestra el detalle de la colección seleccionada del listado de colecciones.  Tiene la</w:t>
            </w:r>
            <w:r w:rsidR="00AE205C" w:rsidRPr="00E82321">
              <w:rPr>
                <w:bCs/>
                <w:sz w:val="20"/>
              </w:rPr>
              <w:t>s siguientes sub secciones:</w:t>
            </w:r>
          </w:p>
          <w:p w:rsidR="00AE205C" w:rsidRDefault="00AE205C" w:rsidP="00601299">
            <w:pPr>
              <w:pStyle w:val="ListParagraph1"/>
              <w:numPr>
                <w:ilvl w:val="0"/>
                <w:numId w:val="102"/>
              </w:numPr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Datos de Colección</w:t>
            </w:r>
            <w:r w:rsidR="00E82321" w:rsidRPr="00E82321">
              <w:rPr>
                <w:bCs/>
                <w:sz w:val="20"/>
              </w:rPr>
              <w:t>,</w:t>
            </w:r>
            <w:r>
              <w:rPr>
                <w:b/>
                <w:bCs/>
                <w:sz w:val="20"/>
              </w:rPr>
              <w:t xml:space="preserve"> </w:t>
            </w:r>
            <w:r>
              <w:rPr>
                <w:sz w:val="20"/>
              </w:rPr>
              <w:t>tiene los siguientes campos: Colección Padre, Nombre, Nivel, Descripción</w:t>
            </w:r>
            <w:r w:rsidR="00A459D0">
              <w:rPr>
                <w:sz w:val="20"/>
              </w:rPr>
              <w:t xml:space="preserve"> y fecha</w:t>
            </w:r>
            <w:r>
              <w:rPr>
                <w:sz w:val="20"/>
              </w:rPr>
              <w:t xml:space="preserve">, estos campos </w:t>
            </w:r>
            <w:proofErr w:type="spellStart"/>
            <w:r>
              <w:rPr>
                <w:sz w:val="20"/>
              </w:rPr>
              <w:t>apareceran</w:t>
            </w:r>
            <w:proofErr w:type="spellEnd"/>
            <w:r>
              <w:rPr>
                <w:sz w:val="20"/>
              </w:rPr>
              <w:t xml:space="preserve"> no editables y </w:t>
            </w:r>
            <w:proofErr w:type="spellStart"/>
            <w:r>
              <w:rPr>
                <w:sz w:val="20"/>
              </w:rPr>
              <w:t>seran</w:t>
            </w:r>
            <w:proofErr w:type="spellEnd"/>
            <w:r>
              <w:rPr>
                <w:sz w:val="20"/>
              </w:rPr>
              <w:t xml:space="preserve"> solo para visualizar los datos a un nivel </w:t>
            </w:r>
            <w:proofErr w:type="spellStart"/>
            <w:r>
              <w:rPr>
                <w:sz w:val="20"/>
              </w:rPr>
              <w:t>mas</w:t>
            </w:r>
            <w:proofErr w:type="spellEnd"/>
            <w:r>
              <w:rPr>
                <w:sz w:val="20"/>
              </w:rPr>
              <w:t xml:space="preserve"> detallado de la Colección.</w:t>
            </w:r>
          </w:p>
          <w:p w:rsidR="00AE205C" w:rsidRDefault="00E82321" w:rsidP="00601299">
            <w:pPr>
              <w:pStyle w:val="ListParagraph1"/>
              <w:numPr>
                <w:ilvl w:val="0"/>
                <w:numId w:val="102"/>
              </w:numPr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>Archivos de Colección</w:t>
            </w:r>
            <w:r w:rsidRPr="00E82321">
              <w:rPr>
                <w:bCs/>
                <w:sz w:val="20"/>
              </w:rPr>
              <w:t>,</w:t>
            </w:r>
            <w:r w:rsidR="00AE205C">
              <w:rPr>
                <w:b/>
                <w:bCs/>
                <w:sz w:val="20"/>
              </w:rPr>
              <w:t xml:space="preserve"> </w:t>
            </w:r>
            <w:r w:rsidR="00A37664">
              <w:rPr>
                <w:sz w:val="20"/>
              </w:rPr>
              <w:t>presenta las opciones: Nuevo, Editar, Eliminar y Mover</w:t>
            </w:r>
            <w:r w:rsidR="00AE205C">
              <w:rPr>
                <w:sz w:val="20"/>
              </w:rPr>
              <w:t xml:space="preserve"> (Estas opciones son para la gestión de los archivos d</w:t>
            </w:r>
            <w:r w:rsidR="00A37664">
              <w:rPr>
                <w:sz w:val="20"/>
              </w:rPr>
              <w:t>entro de las Colecciones). Ademá</w:t>
            </w:r>
            <w:r w:rsidR="00AE205C">
              <w:rPr>
                <w:sz w:val="20"/>
              </w:rPr>
              <w:t>s</w:t>
            </w:r>
            <w:r w:rsidR="00A37664">
              <w:rPr>
                <w:sz w:val="20"/>
              </w:rPr>
              <w:t>,</w:t>
            </w:r>
            <w:r w:rsidR="00AE205C">
              <w:rPr>
                <w:sz w:val="20"/>
              </w:rPr>
              <w:t xml:space="preserve"> de un listado con archivos de la Colección seleccionada. Esta lista</w:t>
            </w:r>
            <w:r w:rsidR="00A37664">
              <w:rPr>
                <w:sz w:val="20"/>
              </w:rPr>
              <w:t xml:space="preserve"> contiene las columnas: Nombre, Tamaño, Extensión, Descargable y Descripción,</w:t>
            </w:r>
            <w:r w:rsidR="00AE205C">
              <w:rPr>
                <w:sz w:val="20"/>
              </w:rPr>
              <w:t xml:space="preserve"> y </w:t>
            </w:r>
            <w:proofErr w:type="spellStart"/>
            <w:r w:rsidR="00AE205C">
              <w:rPr>
                <w:sz w:val="20"/>
              </w:rPr>
              <w:t>ademas</w:t>
            </w:r>
            <w:proofErr w:type="spellEnd"/>
            <w:r w:rsidR="00AE205C">
              <w:rPr>
                <w:sz w:val="20"/>
              </w:rPr>
              <w:t xml:space="preserve"> la opción Publicar</w:t>
            </w:r>
            <w:r w:rsidR="00A37664">
              <w:rPr>
                <w:sz w:val="20"/>
              </w:rPr>
              <w:t xml:space="preserve"> (Esta opción solo estará</w:t>
            </w:r>
            <w:r w:rsidR="00AE205C">
              <w:rPr>
                <w:sz w:val="20"/>
              </w:rPr>
              <w:t xml:space="preserve"> habilitada si el archivo no se encuentra publicado).</w:t>
            </w:r>
          </w:p>
          <w:p w:rsidR="00AE205C" w:rsidRDefault="00BE76A1" w:rsidP="00601299">
            <w:pPr>
              <w:numPr>
                <w:ilvl w:val="0"/>
                <w:numId w:val="74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usuario ingresa los campos Nombre o Descripción</w:t>
            </w:r>
            <w:r w:rsidR="00AE205C">
              <w:rPr>
                <w:sz w:val="20"/>
              </w:rPr>
              <w:t xml:space="preserve"> de la </w:t>
            </w:r>
            <w:r w:rsidR="00AE205C" w:rsidRPr="00BE76A1">
              <w:rPr>
                <w:sz w:val="20"/>
              </w:rPr>
              <w:t xml:space="preserve">sección </w:t>
            </w:r>
            <w:r>
              <w:rPr>
                <w:sz w:val="20"/>
              </w:rPr>
              <w:t>“</w:t>
            </w:r>
            <w:r w:rsidR="00AE205C" w:rsidRPr="00BE76A1">
              <w:rPr>
                <w:bCs/>
                <w:sz w:val="20"/>
              </w:rPr>
              <w:t>Búsqueda</w:t>
            </w:r>
            <w:r>
              <w:rPr>
                <w:bCs/>
                <w:sz w:val="20"/>
              </w:rPr>
              <w:t>”</w:t>
            </w:r>
            <w:r w:rsidR="00AE205C" w:rsidRPr="00BE76A1"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75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usuario</w:t>
            </w:r>
            <w:r w:rsidR="00BE76A1">
              <w:rPr>
                <w:sz w:val="20"/>
              </w:rPr>
              <w:t xml:space="preserve"> selecciona</w:t>
            </w:r>
            <w:r>
              <w:rPr>
                <w:sz w:val="20"/>
              </w:rPr>
              <w:t xml:space="preserve">  la opción “Buscar”</w:t>
            </w:r>
            <w:r w:rsidR="00BE76A1">
              <w:rPr>
                <w:sz w:val="20"/>
              </w:rPr>
              <w:t>.</w:t>
            </w:r>
          </w:p>
          <w:p w:rsidR="00AE205C" w:rsidRDefault="00BE76A1" w:rsidP="00601299">
            <w:pPr>
              <w:numPr>
                <w:ilvl w:val="0"/>
                <w:numId w:val="25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muestra el listado </w:t>
            </w:r>
            <w:proofErr w:type="spellStart"/>
            <w:r>
              <w:rPr>
                <w:sz w:val="20"/>
              </w:rPr>
              <w:t>coorespondiente</w:t>
            </w:r>
            <w:proofErr w:type="spellEnd"/>
            <w:r>
              <w:rPr>
                <w:sz w:val="20"/>
              </w:rPr>
              <w:t xml:space="preserve"> a los filtros </w:t>
            </w:r>
            <w:r w:rsidR="00AE205C">
              <w:rPr>
                <w:sz w:val="20"/>
              </w:rPr>
              <w:t xml:space="preserve">en la sección </w:t>
            </w:r>
            <w:r w:rsidR="00AE205C" w:rsidRPr="00BE76A1">
              <w:rPr>
                <w:bCs/>
                <w:sz w:val="20"/>
              </w:rPr>
              <w:t>“Listado de Colecciones”</w:t>
            </w:r>
            <w:r w:rsidR="00AE205C" w:rsidRPr="00BE76A1"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Subflujos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1: (</w:t>
            </w:r>
            <w:r w:rsidR="00BE76A1">
              <w:rPr>
                <w:b/>
                <w:bCs/>
                <w:sz w:val="20"/>
              </w:rPr>
              <w:t>Nueva Colección</w:t>
            </w:r>
            <w:r>
              <w:rPr>
                <w:b/>
                <w:bCs/>
                <w:sz w:val="20"/>
              </w:rPr>
              <w:t>)</w:t>
            </w:r>
          </w:p>
          <w:p w:rsidR="00AE205C" w:rsidRDefault="00AE205C" w:rsidP="00601299">
            <w:pPr>
              <w:numPr>
                <w:ilvl w:val="0"/>
                <w:numId w:val="26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selecciona una “Colección” del listado de la sección </w:t>
            </w:r>
            <w:r w:rsidRPr="005A60A2">
              <w:rPr>
                <w:sz w:val="20"/>
              </w:rPr>
              <w:t>“</w:t>
            </w:r>
            <w:r w:rsidRPr="005A60A2">
              <w:rPr>
                <w:bCs/>
                <w:sz w:val="20"/>
              </w:rPr>
              <w:t>Listado de Colecciones</w:t>
            </w:r>
            <w:r w:rsidRPr="005A60A2">
              <w:rPr>
                <w:sz w:val="20"/>
              </w:rPr>
              <w:t>” donde</w:t>
            </w:r>
            <w:r>
              <w:rPr>
                <w:sz w:val="20"/>
              </w:rPr>
              <w:t xml:space="preserve"> desea crear la nueva “Colección” </w:t>
            </w:r>
            <w:r>
              <w:rPr>
                <w:b/>
                <w:bCs/>
                <w:sz w:val="20"/>
              </w:rPr>
              <w:t>(PW-005</w:t>
            </w:r>
            <w:r>
              <w:rPr>
                <w:sz w:val="20"/>
              </w:rPr>
              <w:t>)</w:t>
            </w:r>
            <w:r w:rsidR="00BE76A1">
              <w:rPr>
                <w:sz w:val="20"/>
              </w:rPr>
              <w:t>, o puede no seleccionar ninguna, con lo que la nueva colección se crearía en el primer nivel.</w:t>
            </w:r>
          </w:p>
          <w:p w:rsidR="00AE205C" w:rsidRDefault="00AE205C" w:rsidP="00601299">
            <w:pPr>
              <w:numPr>
                <w:ilvl w:val="0"/>
                <w:numId w:val="27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lastRenderedPageBreak/>
              <w:t xml:space="preserve">El usuario selecciona la </w:t>
            </w:r>
            <w:r w:rsidRPr="003030CE">
              <w:rPr>
                <w:sz w:val="20"/>
              </w:rPr>
              <w:t xml:space="preserve">opción </w:t>
            </w:r>
            <w:r w:rsidR="00095E60" w:rsidRPr="00E530C3">
              <w:rPr>
                <w:b/>
                <w:sz w:val="20"/>
              </w:rPr>
              <w:t>“</w:t>
            </w:r>
            <w:r w:rsidRPr="00E530C3">
              <w:rPr>
                <w:b/>
                <w:bCs/>
                <w:sz w:val="20"/>
              </w:rPr>
              <w:t>Nuevo</w:t>
            </w:r>
            <w:r w:rsidR="00095E60" w:rsidRPr="00E530C3">
              <w:rPr>
                <w:b/>
                <w:bCs/>
                <w:sz w:val="20"/>
              </w:rPr>
              <w:t>”</w:t>
            </w:r>
            <w:r w:rsidRPr="003030CE"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8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muestra el formulario emergente</w:t>
            </w:r>
            <w:r w:rsidR="003030CE">
              <w:rPr>
                <w:sz w:val="20"/>
              </w:rPr>
              <w:t xml:space="preserve"> </w:t>
            </w:r>
            <w:r>
              <w:rPr>
                <w:sz w:val="20"/>
              </w:rPr>
              <w:t>(</w:t>
            </w:r>
            <w:r>
              <w:rPr>
                <w:b/>
                <w:bCs/>
                <w:sz w:val="20"/>
              </w:rPr>
              <w:t>PW-013</w:t>
            </w:r>
            <w:r w:rsidR="000815D6">
              <w:rPr>
                <w:sz w:val="20"/>
              </w:rPr>
              <w:t xml:space="preserve">) con los campos “Nombre” y </w:t>
            </w:r>
            <w:r>
              <w:rPr>
                <w:sz w:val="20"/>
              </w:rPr>
              <w:t>“Descripción” editables y limpios</w:t>
            </w:r>
            <w:r w:rsidR="000815D6">
              <w:rPr>
                <w:sz w:val="20"/>
              </w:rPr>
              <w:t>,</w:t>
            </w:r>
            <w:r>
              <w:rPr>
                <w:sz w:val="20"/>
              </w:rPr>
              <w:t xml:space="preserve"> mientras que los campos “Colección Padre” y “Nivel” aparecen precargados y no editables. </w:t>
            </w:r>
            <w:proofErr w:type="spellStart"/>
            <w:r>
              <w:rPr>
                <w:sz w:val="20"/>
              </w:rPr>
              <w:t>Ademas</w:t>
            </w:r>
            <w:proofErr w:type="spellEnd"/>
            <w:r w:rsidR="000815D6">
              <w:rPr>
                <w:sz w:val="20"/>
              </w:rPr>
              <w:t>,</w:t>
            </w:r>
            <w:r>
              <w:rPr>
                <w:sz w:val="20"/>
              </w:rPr>
              <w:t xml:space="preserve"> las opciones “Guardar”, “Cancelar”.</w:t>
            </w:r>
          </w:p>
          <w:p w:rsidR="00AE205C" w:rsidRDefault="00AE205C" w:rsidP="00601299">
            <w:pPr>
              <w:numPr>
                <w:ilvl w:val="0"/>
                <w:numId w:val="8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ingresa los campos “Nombre” y opcionalmente “Descripción”</w:t>
            </w:r>
            <w:r w:rsidR="00F324DB"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8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 la opción “</w:t>
            </w:r>
            <w:r>
              <w:rPr>
                <w:b/>
                <w:bCs/>
                <w:sz w:val="20"/>
              </w:rPr>
              <w:t>Guardar</w:t>
            </w:r>
            <w:r>
              <w:rPr>
                <w:sz w:val="20"/>
              </w:rPr>
              <w:t>”</w:t>
            </w:r>
            <w:r w:rsidR="00F324DB"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8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registra la nueva colección y muestra el mensaje “Se ha creado la nueva Colección con éxito” </w:t>
            </w:r>
            <w:r>
              <w:rPr>
                <w:b/>
                <w:bCs/>
                <w:sz w:val="20"/>
              </w:rPr>
              <w:t>(PW-006</w:t>
            </w:r>
            <w:r>
              <w:rPr>
                <w:sz w:val="20"/>
              </w:rPr>
              <w:t>).</w:t>
            </w:r>
          </w:p>
          <w:p w:rsidR="00AE205C" w:rsidRDefault="00F324DB" w:rsidP="00601299">
            <w:pPr>
              <w:numPr>
                <w:ilvl w:val="0"/>
                <w:numId w:val="8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 aceptar en el mensaje de confirmación</w:t>
            </w:r>
            <w:r w:rsidR="00AE205C">
              <w:rPr>
                <w:sz w:val="20"/>
              </w:rPr>
              <w:t>.</w:t>
            </w:r>
          </w:p>
          <w:p w:rsidR="00BE76A1" w:rsidRPr="005E76DB" w:rsidRDefault="00F324DB" w:rsidP="00601299">
            <w:pPr>
              <w:numPr>
                <w:ilvl w:val="0"/>
                <w:numId w:val="89"/>
              </w:numPr>
              <w:jc w:val="both"/>
              <w:rPr>
                <w:sz w:val="20"/>
              </w:rPr>
            </w:pPr>
            <w:r w:rsidRPr="005E76DB">
              <w:rPr>
                <w:sz w:val="20"/>
              </w:rPr>
              <w:t xml:space="preserve">El sistema muestra el formulario </w:t>
            </w:r>
            <w:r w:rsidRPr="005E76DB">
              <w:rPr>
                <w:b/>
                <w:sz w:val="20"/>
              </w:rPr>
              <w:t>“Mantenimiento de Colecciones”</w:t>
            </w:r>
            <w:r w:rsidRPr="005E76DB">
              <w:rPr>
                <w:b/>
                <w:bCs/>
                <w:sz w:val="20"/>
              </w:rPr>
              <w:t xml:space="preserve"> </w:t>
            </w:r>
            <w:r w:rsidRPr="005E76DB">
              <w:rPr>
                <w:b/>
                <w:sz w:val="20"/>
              </w:rPr>
              <w:t>(</w:t>
            </w:r>
            <w:r w:rsidRPr="005E76DB">
              <w:rPr>
                <w:b/>
                <w:bCs/>
                <w:sz w:val="20"/>
              </w:rPr>
              <w:t xml:space="preserve">PW-005) </w:t>
            </w:r>
            <w:r w:rsidRPr="005E76DB">
              <w:rPr>
                <w:bCs/>
                <w:sz w:val="20"/>
              </w:rPr>
              <w:t>con el listado de colecciones</w:t>
            </w:r>
            <w:r w:rsidRPr="005E76DB">
              <w:rPr>
                <w:b/>
                <w:bCs/>
                <w:sz w:val="20"/>
              </w:rPr>
              <w:t xml:space="preserve"> </w:t>
            </w:r>
            <w:r w:rsidRPr="005E76DB">
              <w:rPr>
                <w:bCs/>
                <w:sz w:val="20"/>
              </w:rPr>
              <w:t xml:space="preserve">actualizado, teniendo seleccionada la nueva colección y mostrando sus datos en la sección de </w:t>
            </w:r>
            <w:r w:rsidRPr="005E76DB">
              <w:rPr>
                <w:b/>
                <w:bCs/>
                <w:sz w:val="20"/>
              </w:rPr>
              <w:t>“Datos de Colección”</w:t>
            </w:r>
            <w:r w:rsidRPr="005E76DB">
              <w:rPr>
                <w:bCs/>
                <w:sz w:val="20"/>
              </w:rPr>
              <w:t>.</w:t>
            </w:r>
          </w:p>
          <w:p w:rsidR="00AE205C" w:rsidRPr="005E76DB" w:rsidRDefault="00AE205C" w:rsidP="00AE205C">
            <w:pPr>
              <w:jc w:val="both"/>
              <w:rPr>
                <w:b/>
                <w:bCs/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2: </w:t>
            </w:r>
            <w:r w:rsidR="005E76DB">
              <w:rPr>
                <w:b/>
                <w:bCs/>
                <w:sz w:val="20"/>
              </w:rPr>
              <w:t>(Editar Colección</w:t>
            </w:r>
            <w:r w:rsidR="00BD7730">
              <w:rPr>
                <w:b/>
                <w:bCs/>
                <w:sz w:val="20"/>
              </w:rPr>
              <w:t>)</w:t>
            </w:r>
          </w:p>
          <w:p w:rsidR="00AE205C" w:rsidRDefault="00AE205C" w:rsidP="00601299">
            <w:pPr>
              <w:numPr>
                <w:ilvl w:val="0"/>
                <w:numId w:val="76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usuario selec</w:t>
            </w:r>
            <w:r w:rsidR="00095E60">
              <w:rPr>
                <w:sz w:val="20"/>
              </w:rPr>
              <w:t>ciona una colección del “L</w:t>
            </w:r>
            <w:r>
              <w:rPr>
                <w:sz w:val="20"/>
              </w:rPr>
              <w:t xml:space="preserve">istado </w:t>
            </w:r>
            <w:r w:rsidRPr="00095E60">
              <w:rPr>
                <w:bCs/>
                <w:sz w:val="20"/>
              </w:rPr>
              <w:t>de Colecciones</w:t>
            </w:r>
            <w:r w:rsidRPr="00095E60">
              <w:rPr>
                <w:sz w:val="20"/>
              </w:rPr>
              <w:t>”</w:t>
            </w:r>
            <w:r>
              <w:rPr>
                <w:sz w:val="20"/>
              </w:rPr>
              <w:t xml:space="preserve"> (</w:t>
            </w:r>
            <w:r>
              <w:rPr>
                <w:b/>
                <w:bCs/>
                <w:sz w:val="20"/>
              </w:rPr>
              <w:t>PW-005</w:t>
            </w:r>
            <w:r>
              <w:rPr>
                <w:sz w:val="20"/>
              </w:rPr>
              <w:t>)</w:t>
            </w:r>
          </w:p>
          <w:p w:rsidR="00AE205C" w:rsidRDefault="00AE205C" w:rsidP="00601299">
            <w:pPr>
              <w:numPr>
                <w:ilvl w:val="0"/>
                <w:numId w:val="28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selecciona la </w:t>
            </w:r>
            <w:r w:rsidRPr="00095E60">
              <w:rPr>
                <w:sz w:val="20"/>
              </w:rPr>
              <w:t xml:space="preserve">opción </w:t>
            </w:r>
            <w:r w:rsidRPr="00E530C3">
              <w:rPr>
                <w:b/>
                <w:sz w:val="20"/>
              </w:rPr>
              <w:t>“</w:t>
            </w:r>
            <w:r w:rsidRPr="00E530C3">
              <w:rPr>
                <w:b/>
                <w:bCs/>
                <w:sz w:val="20"/>
              </w:rPr>
              <w:t>Editar</w:t>
            </w:r>
            <w:r w:rsidRPr="00E530C3">
              <w:rPr>
                <w:b/>
                <w:sz w:val="20"/>
              </w:rPr>
              <w:t>”.</w:t>
            </w:r>
          </w:p>
          <w:p w:rsidR="00AE205C" w:rsidRDefault="00AE205C" w:rsidP="00601299">
            <w:pPr>
              <w:numPr>
                <w:ilvl w:val="0"/>
                <w:numId w:val="90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muestra el formulario emergente (</w:t>
            </w:r>
            <w:r>
              <w:rPr>
                <w:b/>
                <w:bCs/>
                <w:sz w:val="20"/>
              </w:rPr>
              <w:t>PW-013</w:t>
            </w:r>
            <w:r w:rsidR="00095E60">
              <w:rPr>
                <w:sz w:val="20"/>
              </w:rPr>
              <w:t>) con los campos precargados “Nombre” y</w:t>
            </w:r>
            <w:r>
              <w:rPr>
                <w:sz w:val="20"/>
              </w:rPr>
              <w:t xml:space="preserve"> “Descripción” editables</w:t>
            </w:r>
            <w:r w:rsidR="00095E60">
              <w:rPr>
                <w:sz w:val="20"/>
              </w:rPr>
              <w:t>,</w:t>
            </w:r>
            <w:r>
              <w:rPr>
                <w:sz w:val="20"/>
              </w:rPr>
              <w:t xml:space="preserve"> y los campos “Colección Padre” y “Nivel” </w:t>
            </w:r>
            <w:r w:rsidR="00095E60">
              <w:rPr>
                <w:sz w:val="20"/>
              </w:rPr>
              <w:t>no editables. Ademá</w:t>
            </w:r>
            <w:r>
              <w:rPr>
                <w:sz w:val="20"/>
              </w:rPr>
              <w:t>s</w:t>
            </w:r>
            <w:r w:rsidR="00095E60">
              <w:rPr>
                <w:sz w:val="20"/>
              </w:rPr>
              <w:t xml:space="preserve">, las opciones “Guardar” y </w:t>
            </w:r>
            <w:r>
              <w:rPr>
                <w:sz w:val="20"/>
              </w:rPr>
              <w:t>“Cancelar”.</w:t>
            </w:r>
          </w:p>
          <w:p w:rsidR="00AE205C" w:rsidRDefault="00AE205C" w:rsidP="00601299">
            <w:pPr>
              <w:numPr>
                <w:ilvl w:val="0"/>
                <w:numId w:val="2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edita los campos “Nombre” y opcionalmente “Descripción”</w:t>
            </w:r>
            <w:r w:rsidR="00095E60">
              <w:rPr>
                <w:sz w:val="20"/>
              </w:rPr>
              <w:t>.</w:t>
            </w:r>
          </w:p>
          <w:p w:rsidR="00095E60" w:rsidRDefault="00AE205C" w:rsidP="00601299">
            <w:pPr>
              <w:numPr>
                <w:ilvl w:val="0"/>
                <w:numId w:val="29"/>
              </w:numPr>
              <w:jc w:val="both"/>
              <w:rPr>
                <w:sz w:val="20"/>
              </w:rPr>
            </w:pPr>
            <w:r w:rsidRPr="00095E60">
              <w:rPr>
                <w:sz w:val="20"/>
              </w:rPr>
              <w:t xml:space="preserve">El usuario selecciona la opción </w:t>
            </w:r>
            <w:r w:rsidRPr="003945C3">
              <w:rPr>
                <w:b/>
                <w:sz w:val="20"/>
              </w:rPr>
              <w:t>“Guardar”</w:t>
            </w:r>
            <w:r w:rsidR="00095E60" w:rsidRPr="003945C3">
              <w:rPr>
                <w:b/>
                <w:sz w:val="20"/>
              </w:rPr>
              <w:t>.</w:t>
            </w:r>
          </w:p>
          <w:p w:rsidR="003945C3" w:rsidRPr="003945C3" w:rsidRDefault="00AE205C" w:rsidP="00601299">
            <w:pPr>
              <w:numPr>
                <w:ilvl w:val="0"/>
                <w:numId w:val="29"/>
              </w:numPr>
              <w:jc w:val="both"/>
              <w:rPr>
                <w:sz w:val="20"/>
              </w:rPr>
            </w:pPr>
            <w:r w:rsidRPr="003945C3">
              <w:rPr>
                <w:sz w:val="20"/>
              </w:rPr>
              <w:t xml:space="preserve">El sistema actualiza la colección y muestra el mensaje “Se ha editado la Colección seleccionada con éxito” </w:t>
            </w:r>
            <w:r w:rsidRPr="003945C3">
              <w:rPr>
                <w:b/>
                <w:sz w:val="20"/>
              </w:rPr>
              <w:t>(PW-007).</w:t>
            </w:r>
            <w:r w:rsidR="003945C3">
              <w:rPr>
                <w:b/>
                <w:sz w:val="20"/>
              </w:rPr>
              <w:t xml:space="preserve"> </w:t>
            </w:r>
          </w:p>
          <w:p w:rsidR="003945C3" w:rsidRPr="003945C3" w:rsidRDefault="003945C3" w:rsidP="00601299">
            <w:pPr>
              <w:numPr>
                <w:ilvl w:val="0"/>
                <w:numId w:val="29"/>
              </w:numPr>
              <w:jc w:val="both"/>
              <w:rPr>
                <w:sz w:val="20"/>
              </w:rPr>
            </w:pPr>
            <w:r w:rsidRPr="003945C3">
              <w:rPr>
                <w:sz w:val="20"/>
              </w:rPr>
              <w:t>El usuario selecciona aceptar en el mensaje de confirmación.</w:t>
            </w:r>
          </w:p>
          <w:p w:rsidR="003945C3" w:rsidRDefault="003945C3" w:rsidP="00601299">
            <w:pPr>
              <w:numPr>
                <w:ilvl w:val="0"/>
                <w:numId w:val="29"/>
              </w:numPr>
              <w:jc w:val="both"/>
              <w:rPr>
                <w:sz w:val="20"/>
              </w:rPr>
            </w:pPr>
            <w:r w:rsidRPr="005E76DB">
              <w:rPr>
                <w:sz w:val="20"/>
              </w:rPr>
              <w:t xml:space="preserve">El sistema muestra el formulario </w:t>
            </w:r>
            <w:r w:rsidRPr="005E76DB">
              <w:rPr>
                <w:b/>
                <w:sz w:val="20"/>
              </w:rPr>
              <w:t>“Mantenimiento de Colecciones”</w:t>
            </w:r>
            <w:r w:rsidRPr="005E76DB">
              <w:rPr>
                <w:b/>
                <w:bCs/>
                <w:sz w:val="20"/>
              </w:rPr>
              <w:t xml:space="preserve"> </w:t>
            </w:r>
            <w:r w:rsidRPr="005E76DB">
              <w:rPr>
                <w:b/>
                <w:sz w:val="20"/>
              </w:rPr>
              <w:t>(</w:t>
            </w:r>
            <w:r w:rsidRPr="005E76DB">
              <w:rPr>
                <w:b/>
                <w:bCs/>
                <w:sz w:val="20"/>
              </w:rPr>
              <w:t xml:space="preserve">PW-005) </w:t>
            </w:r>
            <w:r w:rsidRPr="005E76DB">
              <w:rPr>
                <w:bCs/>
                <w:sz w:val="20"/>
              </w:rPr>
              <w:t>con el listado de colecciones</w:t>
            </w:r>
            <w:r w:rsidRPr="005E76DB">
              <w:rPr>
                <w:b/>
                <w:bCs/>
                <w:sz w:val="20"/>
              </w:rPr>
              <w:t xml:space="preserve"> </w:t>
            </w:r>
            <w:r w:rsidRPr="005E76DB">
              <w:rPr>
                <w:bCs/>
                <w:sz w:val="20"/>
              </w:rPr>
              <w:t xml:space="preserve">actualizado, teniendo seleccionada la nueva colección y mostrando sus datos en la sección de </w:t>
            </w:r>
            <w:r w:rsidRPr="005E76DB">
              <w:rPr>
                <w:b/>
                <w:bCs/>
                <w:sz w:val="20"/>
              </w:rPr>
              <w:t>“Datos de Colección”</w:t>
            </w:r>
            <w:r w:rsidRPr="005E76DB">
              <w:rPr>
                <w:bCs/>
                <w:sz w:val="20"/>
              </w:rPr>
              <w:t>.</w:t>
            </w:r>
          </w:p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3: </w:t>
            </w:r>
            <w:r w:rsidR="003945C3">
              <w:rPr>
                <w:b/>
                <w:bCs/>
                <w:sz w:val="20"/>
              </w:rPr>
              <w:t>(</w:t>
            </w:r>
            <w:r w:rsidR="00040DEB">
              <w:rPr>
                <w:b/>
                <w:bCs/>
                <w:sz w:val="20"/>
              </w:rPr>
              <w:t>Eliminar Colección</w:t>
            </w:r>
            <w:r>
              <w:rPr>
                <w:b/>
                <w:bCs/>
                <w:sz w:val="20"/>
              </w:rPr>
              <w:t>)</w:t>
            </w:r>
          </w:p>
          <w:p w:rsidR="00AE205C" w:rsidRDefault="00AE205C" w:rsidP="00601299">
            <w:pPr>
              <w:numPr>
                <w:ilvl w:val="0"/>
                <w:numId w:val="30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selecciona una </w:t>
            </w:r>
            <w:r w:rsidR="00E530C3">
              <w:rPr>
                <w:sz w:val="20"/>
              </w:rPr>
              <w:t>c</w:t>
            </w:r>
            <w:r>
              <w:rPr>
                <w:sz w:val="20"/>
              </w:rPr>
              <w:t xml:space="preserve">olección del </w:t>
            </w:r>
            <w:r w:rsidR="00E530C3">
              <w:rPr>
                <w:sz w:val="20"/>
              </w:rPr>
              <w:t>“L</w:t>
            </w:r>
            <w:r>
              <w:rPr>
                <w:sz w:val="20"/>
              </w:rPr>
              <w:t xml:space="preserve">istado </w:t>
            </w:r>
            <w:r w:rsidRPr="00E530C3">
              <w:rPr>
                <w:bCs/>
                <w:sz w:val="20"/>
              </w:rPr>
              <w:t>de Colecciones</w:t>
            </w:r>
            <w:r w:rsidRPr="00E530C3">
              <w:rPr>
                <w:sz w:val="20"/>
              </w:rPr>
              <w:t>”</w:t>
            </w:r>
            <w:r>
              <w:rPr>
                <w:sz w:val="20"/>
              </w:rPr>
              <w:t xml:space="preserve"> (</w:t>
            </w:r>
            <w:r>
              <w:rPr>
                <w:b/>
                <w:bCs/>
                <w:sz w:val="20"/>
              </w:rPr>
              <w:t>PW-005</w:t>
            </w:r>
            <w:r>
              <w:rPr>
                <w:sz w:val="20"/>
              </w:rPr>
              <w:t>).</w:t>
            </w:r>
          </w:p>
          <w:p w:rsidR="00AE205C" w:rsidRDefault="00AE205C" w:rsidP="00601299">
            <w:pPr>
              <w:numPr>
                <w:ilvl w:val="0"/>
                <w:numId w:val="3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 la opción “</w:t>
            </w:r>
            <w:r>
              <w:rPr>
                <w:b/>
                <w:bCs/>
                <w:sz w:val="20"/>
              </w:rPr>
              <w:t>Eliminar</w:t>
            </w:r>
            <w:r>
              <w:rPr>
                <w:sz w:val="20"/>
              </w:rPr>
              <w:t>”.</w:t>
            </w:r>
          </w:p>
          <w:p w:rsidR="00AE205C" w:rsidRDefault="00AE205C" w:rsidP="00601299">
            <w:pPr>
              <w:numPr>
                <w:ilvl w:val="0"/>
                <w:numId w:val="77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sistema muestra el mensaje de confirmación “¿Está seguro de eliminar la Colección seleccionada?” (</w:t>
            </w:r>
            <w:r>
              <w:rPr>
                <w:b/>
                <w:bCs/>
                <w:sz w:val="20"/>
              </w:rPr>
              <w:t>PW-008</w:t>
            </w:r>
            <w:r>
              <w:rPr>
                <w:sz w:val="20"/>
              </w:rPr>
              <w:t>).</w:t>
            </w:r>
          </w:p>
          <w:p w:rsidR="00AE205C" w:rsidRDefault="00AE205C" w:rsidP="00601299">
            <w:pPr>
              <w:numPr>
                <w:ilvl w:val="0"/>
                <w:numId w:val="78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usuario selecciona la opción “Si”.</w:t>
            </w:r>
          </w:p>
          <w:p w:rsidR="00AE205C" w:rsidRDefault="00AE205C" w:rsidP="00601299">
            <w:pPr>
              <w:numPr>
                <w:ilvl w:val="0"/>
                <w:numId w:val="79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sistema elimina la Colección y muestra el mensaje “Se ha eliminado la Colección seleccionada con éxito” (</w:t>
            </w:r>
            <w:r>
              <w:rPr>
                <w:b/>
                <w:bCs/>
                <w:sz w:val="20"/>
              </w:rPr>
              <w:t>PW-009</w:t>
            </w:r>
            <w:r>
              <w:rPr>
                <w:sz w:val="20"/>
              </w:rPr>
              <w:t>).</w:t>
            </w:r>
          </w:p>
          <w:p w:rsidR="00AE205C" w:rsidRDefault="00E530C3" w:rsidP="00601299">
            <w:pPr>
              <w:numPr>
                <w:ilvl w:val="0"/>
                <w:numId w:val="80"/>
              </w:numPr>
              <w:tabs>
                <w:tab w:val="left" w:pos="425"/>
              </w:tabs>
              <w:jc w:val="both"/>
              <w:rPr>
                <w:sz w:val="20"/>
              </w:rPr>
            </w:pPr>
            <w:r w:rsidRPr="005E76DB">
              <w:rPr>
                <w:sz w:val="20"/>
              </w:rPr>
              <w:t xml:space="preserve">El sistema muestra el formulario </w:t>
            </w:r>
            <w:r w:rsidRPr="005E76DB">
              <w:rPr>
                <w:b/>
                <w:sz w:val="20"/>
              </w:rPr>
              <w:t>“Mantenimiento de Colecciones”</w:t>
            </w:r>
            <w:r w:rsidRPr="005E76DB">
              <w:rPr>
                <w:b/>
                <w:bCs/>
                <w:sz w:val="20"/>
              </w:rPr>
              <w:t xml:space="preserve"> </w:t>
            </w:r>
            <w:r w:rsidRPr="005E76DB">
              <w:rPr>
                <w:b/>
                <w:sz w:val="20"/>
              </w:rPr>
              <w:t>(</w:t>
            </w:r>
            <w:r w:rsidRPr="005E76DB">
              <w:rPr>
                <w:b/>
                <w:bCs/>
                <w:sz w:val="20"/>
              </w:rPr>
              <w:t xml:space="preserve">PW-005) </w:t>
            </w:r>
            <w:r w:rsidRPr="005E76DB">
              <w:rPr>
                <w:bCs/>
                <w:sz w:val="20"/>
              </w:rPr>
              <w:t xml:space="preserve">con el listado de </w:t>
            </w:r>
            <w:r w:rsidRPr="005E76DB">
              <w:rPr>
                <w:bCs/>
                <w:sz w:val="20"/>
              </w:rPr>
              <w:lastRenderedPageBreak/>
              <w:t>colecciones</w:t>
            </w:r>
            <w:r w:rsidRPr="005E76DB">
              <w:rPr>
                <w:b/>
                <w:bCs/>
                <w:sz w:val="20"/>
              </w:rPr>
              <w:t xml:space="preserve"> </w:t>
            </w:r>
            <w:r w:rsidRPr="005E76DB">
              <w:rPr>
                <w:bCs/>
                <w:sz w:val="20"/>
              </w:rPr>
              <w:t>actualizado</w:t>
            </w:r>
            <w:r>
              <w:rPr>
                <w:bCs/>
                <w:sz w:val="20"/>
              </w:rPr>
              <w:t>, sin tener ninguna colección seleccionada</w:t>
            </w:r>
            <w:r w:rsidR="00AE205C">
              <w:rPr>
                <w:sz w:val="20"/>
              </w:rPr>
              <w:t>.</w:t>
            </w:r>
          </w:p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 w:rsidR="00E530C3">
              <w:rPr>
                <w:b/>
                <w:bCs/>
                <w:sz w:val="20"/>
              </w:rPr>
              <w:t xml:space="preserve"> 4: (Ver datos de una Colección de la lista</w:t>
            </w:r>
            <w:r>
              <w:rPr>
                <w:b/>
                <w:bCs/>
                <w:sz w:val="20"/>
              </w:rPr>
              <w:t>).</w:t>
            </w:r>
          </w:p>
          <w:p w:rsidR="00E530C3" w:rsidRDefault="00E530C3" w:rsidP="00601299">
            <w:pPr>
              <w:numPr>
                <w:ilvl w:val="0"/>
                <w:numId w:val="9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</w:t>
            </w:r>
            <w:proofErr w:type="spellStart"/>
            <w:r>
              <w:rPr>
                <w:sz w:val="20"/>
              </w:rPr>
              <w:t>seleccióna</w:t>
            </w:r>
            <w:proofErr w:type="spellEnd"/>
            <w:r>
              <w:rPr>
                <w:sz w:val="20"/>
              </w:rPr>
              <w:t xml:space="preserve"> una colección del listado de colecciones</w:t>
            </w:r>
            <w:r w:rsidR="00812775">
              <w:rPr>
                <w:sz w:val="20"/>
              </w:rPr>
              <w:t xml:space="preserve"> (</w:t>
            </w:r>
            <w:r w:rsidR="00812775">
              <w:rPr>
                <w:b/>
                <w:bCs/>
                <w:sz w:val="20"/>
              </w:rPr>
              <w:t>PW-005</w:t>
            </w:r>
            <w:r w:rsidR="00812775">
              <w:rPr>
                <w:sz w:val="20"/>
              </w:rPr>
              <w:t>)</w:t>
            </w:r>
            <w:r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9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carga los datos de la </w:t>
            </w:r>
            <w:proofErr w:type="spellStart"/>
            <w:r>
              <w:rPr>
                <w:sz w:val="20"/>
              </w:rPr>
              <w:t>coleccion</w:t>
            </w:r>
            <w:proofErr w:type="spellEnd"/>
            <w:r>
              <w:rPr>
                <w:sz w:val="20"/>
              </w:rPr>
              <w:t xml:space="preserve"> en la sección “</w:t>
            </w:r>
            <w:r>
              <w:rPr>
                <w:b/>
                <w:bCs/>
                <w:sz w:val="20"/>
              </w:rPr>
              <w:t xml:space="preserve">Datos de </w:t>
            </w:r>
            <w:proofErr w:type="spellStart"/>
            <w:r>
              <w:rPr>
                <w:b/>
                <w:bCs/>
                <w:sz w:val="20"/>
              </w:rPr>
              <w:t>Coleccion</w:t>
            </w:r>
            <w:proofErr w:type="spellEnd"/>
            <w:r>
              <w:rPr>
                <w:sz w:val="20"/>
              </w:rPr>
              <w:t xml:space="preserve">” mostrando los campos: “Colección Padre”, “Nombre”, “Nivel”, y “Descripción”, estos campos no </w:t>
            </w:r>
            <w:r w:rsidR="00E530C3">
              <w:rPr>
                <w:sz w:val="20"/>
              </w:rPr>
              <w:t>son</w:t>
            </w:r>
            <w:r>
              <w:rPr>
                <w:sz w:val="20"/>
              </w:rPr>
              <w:t xml:space="preserve"> editables</w:t>
            </w:r>
            <w:r w:rsidR="00812775">
              <w:rPr>
                <w:sz w:val="20"/>
              </w:rPr>
              <w:t>.</w:t>
            </w:r>
          </w:p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5: (</w:t>
            </w:r>
            <w:r w:rsidR="00E530C3">
              <w:rPr>
                <w:b/>
                <w:bCs/>
                <w:sz w:val="20"/>
              </w:rPr>
              <w:t>Ingresar al siguiente nivel de una colección</w:t>
            </w:r>
            <w:r>
              <w:rPr>
                <w:b/>
                <w:bCs/>
                <w:sz w:val="20"/>
              </w:rPr>
              <w:t>).</w:t>
            </w:r>
          </w:p>
          <w:p w:rsidR="00E530C3" w:rsidRDefault="00E530C3" w:rsidP="00601299">
            <w:pPr>
              <w:numPr>
                <w:ilvl w:val="0"/>
                <w:numId w:val="92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 ver detalle de una colección del listado de colecciones al hacer doble click sobre esta</w:t>
            </w:r>
            <w:r w:rsidR="00812775">
              <w:rPr>
                <w:sz w:val="20"/>
              </w:rPr>
              <w:t xml:space="preserve"> (</w:t>
            </w:r>
            <w:r w:rsidR="00812775">
              <w:rPr>
                <w:b/>
                <w:bCs/>
                <w:sz w:val="20"/>
              </w:rPr>
              <w:t>PW-005</w:t>
            </w:r>
            <w:r w:rsidR="00812775">
              <w:rPr>
                <w:sz w:val="20"/>
              </w:rPr>
              <w:t>)</w:t>
            </w:r>
            <w:r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92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carga el listado de la sección “</w:t>
            </w:r>
            <w:r>
              <w:rPr>
                <w:b/>
                <w:bCs/>
                <w:sz w:val="20"/>
              </w:rPr>
              <w:t>Listado de Colecciones</w:t>
            </w:r>
            <w:r>
              <w:rPr>
                <w:sz w:val="20"/>
              </w:rPr>
              <w:t xml:space="preserve">” con las colecciones que se encuentre en el nivel siguiente en la </w:t>
            </w:r>
            <w:proofErr w:type="spellStart"/>
            <w:r>
              <w:rPr>
                <w:sz w:val="20"/>
              </w:rPr>
              <w:t>jerarquia</w:t>
            </w:r>
            <w:proofErr w:type="spellEnd"/>
            <w:r>
              <w:rPr>
                <w:sz w:val="20"/>
              </w:rPr>
              <w:t xml:space="preserve"> de la colección seleccionada anteriormente.</w:t>
            </w:r>
          </w:p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6: (</w:t>
            </w:r>
            <w:r w:rsidR="00E530C3">
              <w:rPr>
                <w:b/>
                <w:bCs/>
                <w:sz w:val="20"/>
              </w:rPr>
              <w:t>Regresar a un nivel anterior</w:t>
            </w:r>
            <w:r>
              <w:rPr>
                <w:b/>
                <w:bCs/>
                <w:sz w:val="20"/>
              </w:rPr>
              <w:t>)</w:t>
            </w:r>
          </w:p>
          <w:p w:rsidR="00E530C3" w:rsidRDefault="00E530C3" w:rsidP="00601299">
            <w:pPr>
              <w:numPr>
                <w:ilvl w:val="0"/>
                <w:numId w:val="9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usuario selecciona la opción regresar (</w:t>
            </w:r>
            <w:r w:rsidRPr="00E530C3">
              <w:rPr>
                <w:sz w:val="20"/>
              </w:rPr>
              <w:sym w:font="Wingdings" w:char="F0DF"/>
            </w:r>
            <w:r>
              <w:rPr>
                <w:sz w:val="20"/>
              </w:rPr>
              <w:t>)</w:t>
            </w:r>
            <w:r w:rsidR="00F64EC1">
              <w:rPr>
                <w:sz w:val="20"/>
              </w:rPr>
              <w:t>. Sólo está habilitada si se encuentra en un nivel diferente al primero (</w:t>
            </w:r>
            <w:r w:rsidR="00F64EC1">
              <w:rPr>
                <w:b/>
                <w:bCs/>
                <w:sz w:val="20"/>
              </w:rPr>
              <w:t>PW-005</w:t>
            </w:r>
            <w:r w:rsidR="00F64EC1">
              <w:rPr>
                <w:sz w:val="20"/>
              </w:rPr>
              <w:t>).</w:t>
            </w:r>
          </w:p>
          <w:p w:rsidR="00AE205C" w:rsidRDefault="00AE205C" w:rsidP="00601299">
            <w:pPr>
              <w:numPr>
                <w:ilvl w:val="0"/>
                <w:numId w:val="9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carga el listado de la sección “</w:t>
            </w:r>
            <w:r>
              <w:rPr>
                <w:b/>
                <w:bCs/>
                <w:sz w:val="20"/>
              </w:rPr>
              <w:t>Listado de Colecciones</w:t>
            </w:r>
            <w:r>
              <w:rPr>
                <w:sz w:val="20"/>
              </w:rPr>
              <w:t xml:space="preserve">” con las colecciones que se encuentre en el nivel anterior en la </w:t>
            </w:r>
            <w:proofErr w:type="spellStart"/>
            <w:r>
              <w:rPr>
                <w:sz w:val="20"/>
              </w:rPr>
              <w:t>jerarquia</w:t>
            </w:r>
            <w:proofErr w:type="spellEnd"/>
            <w:r>
              <w:rPr>
                <w:sz w:val="20"/>
              </w:rPr>
              <w:t xml:space="preserve"> de la colección actual</w:t>
            </w:r>
            <w:r w:rsidR="00812775">
              <w:rPr>
                <w:sz w:val="20"/>
              </w:rPr>
              <w:t>.</w:t>
            </w:r>
          </w:p>
          <w:p w:rsidR="00AE205C" w:rsidRDefault="00AE205C" w:rsidP="00601299">
            <w:pPr>
              <w:numPr>
                <w:ilvl w:val="0"/>
                <w:numId w:val="9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caso de uso continúa en el punto 1</w:t>
            </w:r>
            <w:r w:rsidR="00A71B23">
              <w:rPr>
                <w:sz w:val="20"/>
              </w:rPr>
              <w:t>, hasta que se llegue al primer nivel de la jerarquía, en donde la opción de regresar estará deshabilitada</w:t>
            </w:r>
            <w:r>
              <w:rPr>
                <w:sz w:val="20"/>
              </w:rPr>
              <w:t>.</w:t>
            </w:r>
          </w:p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7: </w:t>
            </w:r>
            <w:r w:rsidR="00FD2A5D">
              <w:rPr>
                <w:b/>
                <w:bCs/>
                <w:sz w:val="20"/>
              </w:rPr>
              <w:t>(Ver los archivos de una colección</w:t>
            </w:r>
            <w:r>
              <w:rPr>
                <w:b/>
                <w:bCs/>
                <w:sz w:val="20"/>
              </w:rPr>
              <w:t>)</w:t>
            </w:r>
          </w:p>
          <w:p w:rsidR="00812775" w:rsidRDefault="00AE205C" w:rsidP="00601299">
            <w:pPr>
              <w:numPr>
                <w:ilvl w:val="0"/>
                <w:numId w:val="94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usuario selecciona la </w:t>
            </w:r>
            <w:r w:rsidR="00812775">
              <w:rPr>
                <w:sz w:val="20"/>
              </w:rPr>
              <w:t xml:space="preserve">sub </w:t>
            </w:r>
            <w:r w:rsidR="00812775" w:rsidRPr="00F77137">
              <w:rPr>
                <w:sz w:val="20"/>
              </w:rPr>
              <w:t xml:space="preserve">sección </w:t>
            </w:r>
            <w:r w:rsidRPr="00F77137">
              <w:rPr>
                <w:sz w:val="20"/>
              </w:rPr>
              <w:t xml:space="preserve">“Archivos de </w:t>
            </w:r>
            <w:proofErr w:type="spellStart"/>
            <w:r w:rsidRPr="00F77137">
              <w:rPr>
                <w:sz w:val="20"/>
              </w:rPr>
              <w:t>Coleccion</w:t>
            </w:r>
            <w:proofErr w:type="spellEnd"/>
            <w:r w:rsidRPr="00F77137">
              <w:rPr>
                <w:sz w:val="20"/>
              </w:rPr>
              <w:t>”</w:t>
            </w:r>
            <w:r w:rsidR="00812775" w:rsidRPr="00F77137">
              <w:rPr>
                <w:sz w:val="20"/>
              </w:rPr>
              <w:t>.</w:t>
            </w:r>
          </w:p>
          <w:p w:rsidR="00AE205C" w:rsidRPr="007C4CE3" w:rsidRDefault="00812775" w:rsidP="00601299">
            <w:pPr>
              <w:numPr>
                <w:ilvl w:val="0"/>
                <w:numId w:val="94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sistema muestra la </w:t>
            </w:r>
            <w:r w:rsidR="007C4CE3">
              <w:rPr>
                <w:sz w:val="20"/>
              </w:rPr>
              <w:t>lista de archivos que contiene la colección seleccionada.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lastRenderedPageBreak/>
              <w:t>Flujos alternos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b/>
                <w:bCs/>
                <w:sz w:val="20"/>
              </w:rPr>
              <w:t xml:space="preserve">Flujo alterno 1: Paso 4 del </w:t>
            </w: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3 (El usuario selecciona opción “</w:t>
            </w:r>
            <w:r w:rsidR="001B6972">
              <w:rPr>
                <w:b/>
                <w:bCs/>
                <w:sz w:val="20"/>
              </w:rPr>
              <w:t xml:space="preserve">No” en eliminación de </w:t>
            </w:r>
            <w:proofErr w:type="spellStart"/>
            <w:r w:rsidR="001B6972">
              <w:rPr>
                <w:b/>
                <w:bCs/>
                <w:sz w:val="20"/>
              </w:rPr>
              <w:t>Coleccion</w:t>
            </w:r>
            <w:proofErr w:type="spellEnd"/>
            <w:r>
              <w:rPr>
                <w:b/>
                <w:bCs/>
                <w:sz w:val="20"/>
              </w:rPr>
              <w:t>)</w:t>
            </w:r>
          </w:p>
          <w:p w:rsidR="00AE205C" w:rsidRDefault="00AE205C" w:rsidP="00601299">
            <w:pPr>
              <w:numPr>
                <w:ilvl w:val="0"/>
                <w:numId w:val="81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 xml:space="preserve">El caso de uso </w:t>
            </w:r>
            <w:r w:rsidR="001B6972">
              <w:rPr>
                <w:sz w:val="20"/>
              </w:rPr>
              <w:t>continúa</w:t>
            </w:r>
            <w:r>
              <w:rPr>
                <w:sz w:val="20"/>
              </w:rPr>
              <w:t xml:space="preserve"> en el punto 1 del flujo básico.</w:t>
            </w:r>
          </w:p>
          <w:p w:rsidR="00AE205C" w:rsidRDefault="00AE205C" w:rsidP="00AE205C">
            <w:pPr>
              <w:jc w:val="both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Flujo alt</w:t>
            </w:r>
            <w:r w:rsidR="001B6972">
              <w:rPr>
                <w:b/>
                <w:bCs/>
                <w:sz w:val="20"/>
              </w:rPr>
              <w:t xml:space="preserve">erno 2: Paso 5 del </w:t>
            </w:r>
            <w:proofErr w:type="spellStart"/>
            <w:r w:rsidR="001B6972">
              <w:rPr>
                <w:b/>
                <w:bCs/>
                <w:sz w:val="20"/>
              </w:rPr>
              <w:t>Subflujo</w:t>
            </w:r>
            <w:proofErr w:type="spellEnd"/>
            <w:r w:rsidR="001B6972">
              <w:rPr>
                <w:b/>
                <w:bCs/>
                <w:sz w:val="20"/>
              </w:rPr>
              <w:t xml:space="preserve"> 3 (No se puede eliminar Colecci</w:t>
            </w:r>
            <w:r w:rsidR="001B2B65">
              <w:rPr>
                <w:b/>
                <w:bCs/>
                <w:sz w:val="20"/>
              </w:rPr>
              <w:t>ó</w:t>
            </w:r>
            <w:r w:rsidR="001B6972">
              <w:rPr>
                <w:b/>
                <w:bCs/>
                <w:sz w:val="20"/>
              </w:rPr>
              <w:t>n</w:t>
            </w:r>
            <w:r w:rsidR="002C3C54">
              <w:rPr>
                <w:b/>
                <w:bCs/>
                <w:sz w:val="20"/>
              </w:rPr>
              <w:t>)</w:t>
            </w:r>
          </w:p>
          <w:p w:rsidR="00AE205C" w:rsidRDefault="00AE205C" w:rsidP="00601299">
            <w:pPr>
              <w:numPr>
                <w:ilvl w:val="0"/>
                <w:numId w:val="32"/>
              </w:numPr>
              <w:jc w:val="both"/>
            </w:pPr>
            <w:r>
              <w:rPr>
                <w:sz w:val="20"/>
              </w:rPr>
              <w:t xml:space="preserve">El sistema </w:t>
            </w:r>
            <w:r w:rsidR="001B2B65">
              <w:rPr>
                <w:sz w:val="20"/>
              </w:rPr>
              <w:t>no puede eliminar la c</w:t>
            </w:r>
            <w:r>
              <w:rPr>
                <w:sz w:val="20"/>
              </w:rPr>
              <w:t xml:space="preserve">olección y muestra el mensaje “No se puede eliminar la Colección seleccionada, la Colección </w:t>
            </w:r>
            <w:r w:rsidR="001B6972">
              <w:rPr>
                <w:sz w:val="20"/>
              </w:rPr>
              <w:t>no está vacía</w:t>
            </w:r>
            <w:r>
              <w:rPr>
                <w:sz w:val="20"/>
              </w:rPr>
              <w:t xml:space="preserve">, primero elimine el contenido </w:t>
            </w:r>
            <w:r w:rsidR="002C3C54">
              <w:rPr>
                <w:sz w:val="20"/>
              </w:rPr>
              <w:t xml:space="preserve">e intente </w:t>
            </w:r>
            <w:r w:rsidR="002C3C54">
              <w:t>nuevamente</w:t>
            </w:r>
            <w:r>
              <w:rPr>
                <w:sz w:val="20"/>
              </w:rPr>
              <w:t>.” (</w:t>
            </w:r>
            <w:r>
              <w:rPr>
                <w:b/>
                <w:bCs/>
                <w:sz w:val="20"/>
              </w:rPr>
              <w:t>PW-010</w:t>
            </w:r>
            <w:r>
              <w:rPr>
                <w:sz w:val="20"/>
              </w:rPr>
              <w:t>).</w:t>
            </w:r>
          </w:p>
          <w:p w:rsidR="00AE205C" w:rsidRDefault="00AE205C" w:rsidP="00AE205C">
            <w:pPr>
              <w:jc w:val="both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Flujo alt</w:t>
            </w:r>
            <w:r w:rsidR="002C3C54">
              <w:rPr>
                <w:b/>
                <w:bCs/>
                <w:sz w:val="20"/>
              </w:rPr>
              <w:t xml:space="preserve">erno 3: Paso 2 del </w:t>
            </w:r>
            <w:proofErr w:type="spellStart"/>
            <w:r w:rsidR="002C3C54">
              <w:rPr>
                <w:b/>
                <w:bCs/>
                <w:sz w:val="20"/>
              </w:rPr>
              <w:t>Subflujo</w:t>
            </w:r>
            <w:proofErr w:type="spellEnd"/>
            <w:r w:rsidR="002C3C54">
              <w:rPr>
                <w:b/>
                <w:bCs/>
                <w:sz w:val="20"/>
              </w:rPr>
              <w:t xml:space="preserve"> 1 (</w:t>
            </w:r>
            <w:r>
              <w:rPr>
                <w:b/>
                <w:bCs/>
                <w:sz w:val="20"/>
              </w:rPr>
              <w:t>No se puede cre</w:t>
            </w:r>
            <w:r w:rsidR="002C3C54">
              <w:rPr>
                <w:b/>
                <w:bCs/>
                <w:sz w:val="20"/>
              </w:rPr>
              <w:t>ar Colección)</w:t>
            </w:r>
          </w:p>
          <w:p w:rsidR="00AE205C" w:rsidRDefault="001B2B65" w:rsidP="00601299">
            <w:pPr>
              <w:numPr>
                <w:ilvl w:val="0"/>
                <w:numId w:val="33"/>
              </w:numPr>
              <w:jc w:val="both"/>
            </w:pPr>
            <w:r>
              <w:rPr>
                <w:sz w:val="20"/>
              </w:rPr>
              <w:t>El sistema no puede crear la c</w:t>
            </w:r>
            <w:r w:rsidR="00AE205C">
              <w:rPr>
                <w:sz w:val="20"/>
              </w:rPr>
              <w:t>olección y muestra el mensaje “No se puede crear una Colección en este nivel.” (</w:t>
            </w:r>
            <w:r w:rsidR="00AE205C">
              <w:rPr>
                <w:b/>
                <w:bCs/>
                <w:sz w:val="20"/>
              </w:rPr>
              <w:t>PW-012</w:t>
            </w:r>
            <w:r w:rsidR="00AE205C">
              <w:rPr>
                <w:sz w:val="20"/>
              </w:rPr>
              <w:t>)</w:t>
            </w:r>
            <w:r w:rsidR="00AE205C" w:rsidRPr="002C3C54">
              <w:rPr>
                <w:sz w:val="20"/>
              </w:rPr>
              <w:t>.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Postcondiciones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</w:tcPr>
          <w:p w:rsidR="00AE205C" w:rsidRDefault="001B2B65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>Se crearon colecciones nuevas, se editaron o eliminaron</w:t>
            </w:r>
            <w:r w:rsidR="00AE205C"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lastRenderedPageBreak/>
              <w:t>Puntos de extensión (extend) o de inclusión (include)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1B2B65" w:rsidP="001B2B65">
            <w:pPr>
              <w:pStyle w:val="ListParagraph1"/>
              <w:ind w:left="0"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No Aplica.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pPr>
              <w:pStyle w:val="ListParagraph1"/>
              <w:ind w:left="11"/>
              <w:jc w:val="both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Observaciones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E205C" w:rsidRPr="001B2B65" w:rsidRDefault="00D82A2D" w:rsidP="00601299">
            <w:pPr>
              <w:numPr>
                <w:ilvl w:val="0"/>
                <w:numId w:val="34"/>
              </w:numPr>
              <w:jc w:val="both"/>
              <w:rPr>
                <w:sz w:val="20"/>
              </w:rPr>
            </w:pPr>
            <w:r w:rsidRPr="006B39E2">
              <w:rPr>
                <w:sz w:val="20"/>
                <w:szCs w:val="22"/>
                <w:lang w:eastAsia="en-US"/>
              </w:rPr>
              <w:t xml:space="preserve">El usuario con rol “Administrador UN” no puede realizar cambios en </w:t>
            </w:r>
            <w:r>
              <w:rPr>
                <w:sz w:val="20"/>
                <w:szCs w:val="22"/>
                <w:lang w:eastAsia="en-US"/>
              </w:rPr>
              <w:t>colecciones</w:t>
            </w:r>
            <w:r w:rsidRPr="006B39E2">
              <w:rPr>
                <w:sz w:val="20"/>
                <w:szCs w:val="22"/>
                <w:lang w:eastAsia="en-US"/>
              </w:rPr>
              <w:t xml:space="preserve"> cread</w:t>
            </w:r>
            <w:r>
              <w:rPr>
                <w:sz w:val="20"/>
                <w:szCs w:val="22"/>
                <w:lang w:eastAsia="en-US"/>
              </w:rPr>
              <w:t>a</w:t>
            </w:r>
            <w:r w:rsidRPr="006B39E2">
              <w:rPr>
                <w:sz w:val="20"/>
                <w:szCs w:val="22"/>
                <w:lang w:eastAsia="en-US"/>
              </w:rPr>
              <w:t xml:space="preserve">s por un rol “Administrador </w:t>
            </w:r>
            <w:proofErr w:type="spellStart"/>
            <w:r w:rsidRPr="006B39E2">
              <w:rPr>
                <w:sz w:val="20"/>
                <w:szCs w:val="22"/>
                <w:lang w:eastAsia="en-US"/>
              </w:rPr>
              <w:t>Corp</w:t>
            </w:r>
            <w:proofErr w:type="spellEnd"/>
            <w:r w:rsidRPr="006B39E2">
              <w:rPr>
                <w:sz w:val="20"/>
                <w:szCs w:val="22"/>
                <w:lang w:eastAsia="en-US"/>
              </w:rPr>
              <w:t>”.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Pantallas asociadas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PW-005</w:t>
            </w:r>
          </w:p>
          <w:p w:rsidR="00AE205C" w:rsidRDefault="00AE205C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</w:t>
            </w:r>
            <w:r w:rsidR="001B2B65">
              <w:rPr>
                <w:sz w:val="20"/>
              </w:rPr>
              <w:t>11</w:t>
            </w:r>
          </w:p>
          <w:p w:rsidR="001B2B65" w:rsidRDefault="001B2B65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PW-006</w:t>
            </w:r>
          </w:p>
          <w:p w:rsidR="001B2B65" w:rsidRDefault="001B2B65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PW-007</w:t>
            </w:r>
          </w:p>
          <w:p w:rsidR="001B2B65" w:rsidRDefault="001B2B65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PW-008</w:t>
            </w:r>
          </w:p>
          <w:p w:rsidR="001B2B65" w:rsidRDefault="001B2B65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PW-009</w:t>
            </w:r>
          </w:p>
          <w:p w:rsidR="001B2B65" w:rsidRDefault="001B2B65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PW-010</w:t>
            </w:r>
          </w:p>
          <w:p w:rsidR="001B2B65" w:rsidRDefault="001B2B65" w:rsidP="001B2B65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PW-012</w:t>
            </w:r>
          </w:p>
        </w:tc>
      </w:tr>
    </w:tbl>
    <w:p w:rsidR="003F5C27" w:rsidRDefault="003F5C27" w:rsidP="00AE205C"/>
    <w:p w:rsidR="00AE205C" w:rsidRDefault="003F5C27" w:rsidP="003F5C27">
      <w:pPr>
        <w:jc w:val="center"/>
      </w:pPr>
      <w:r>
        <w:br w:type="page"/>
      </w:r>
      <w:r w:rsidR="007204A4">
        <w:lastRenderedPageBreak/>
        <w:pict>
          <v:shape id="_x0000_i1039" type="#_x0000_t75" style="width:450.75pt;height:293.25pt">
            <v:imagedata r:id="rId22" o:title="" croptop="16293f" cropbottom="11897f" cropleft="7518f" cropright="25370f"/>
          </v:shape>
        </w:pict>
      </w:r>
    </w:p>
    <w:p w:rsidR="00AE205C" w:rsidRDefault="00AE205C" w:rsidP="00AE205C">
      <w:pPr>
        <w:jc w:val="center"/>
      </w:pPr>
      <w:r>
        <w:t>Wireframe PW-005</w:t>
      </w:r>
    </w:p>
    <w:p w:rsidR="00AE205C" w:rsidRDefault="00AE205C" w:rsidP="00AE205C"/>
    <w:p w:rsidR="007C4CE3" w:rsidRDefault="007204A4" w:rsidP="007C4CE3">
      <w:pPr>
        <w:jc w:val="center"/>
      </w:pPr>
      <w:r>
        <w:pict>
          <v:shape id="Picture Frame 1070" o:spid="_x0000_i1040" type="#_x0000_t75" style="width:445.5pt;height:289.5pt">
            <v:imagedata r:id="rId23" o:title=""/>
          </v:shape>
        </w:pict>
      </w:r>
    </w:p>
    <w:p w:rsidR="007C4CE3" w:rsidRDefault="007C4CE3" w:rsidP="007C4CE3">
      <w:pPr>
        <w:jc w:val="center"/>
      </w:pPr>
      <w:r>
        <w:t>Wireframe PW-011</w:t>
      </w:r>
    </w:p>
    <w:p w:rsidR="00AE205C" w:rsidRDefault="00AE205C" w:rsidP="00AE205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99"/>
        <w:gridCol w:w="4671"/>
      </w:tblGrid>
      <w:tr w:rsidR="007C4CE3" w:rsidTr="00601299">
        <w:tc>
          <w:tcPr>
            <w:tcW w:w="5122" w:type="dxa"/>
          </w:tcPr>
          <w:p w:rsidR="007C4CE3" w:rsidRPr="00601299" w:rsidRDefault="007204A4" w:rsidP="00601299">
            <w:pPr>
              <w:pStyle w:val="subtituloCU"/>
              <w:spacing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pict>
                <v:shape id="Picture Frame 1071" o:spid="_x0000_i1041" type="#_x0000_t75" style="width:222pt;height:100.5pt">
                  <v:imagedata r:id="rId24" o:title=""/>
                </v:shape>
              </w:pict>
            </w:r>
          </w:p>
          <w:p w:rsidR="007C4CE3" w:rsidRPr="00601299" w:rsidRDefault="007C4CE3" w:rsidP="00601299">
            <w:pPr>
              <w:jc w:val="center"/>
              <w:rPr>
                <w:lang w:val="en-US"/>
              </w:rPr>
            </w:pPr>
            <w:r w:rsidRPr="00601299">
              <w:rPr>
                <w:lang w:val="en-US"/>
              </w:rPr>
              <w:t>Wireframe PW-006</w:t>
            </w:r>
          </w:p>
        </w:tc>
        <w:tc>
          <w:tcPr>
            <w:tcW w:w="4448" w:type="dxa"/>
          </w:tcPr>
          <w:p w:rsidR="007C4CE3" w:rsidRPr="00601299" w:rsidRDefault="007204A4" w:rsidP="00601299">
            <w:pPr>
              <w:pStyle w:val="subtituloCU"/>
              <w:spacing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pict>
                <v:shape id="Picture Frame 1072" o:spid="_x0000_i1042" type="#_x0000_t75" style="width:219.75pt;height:100.5pt">
                  <v:imagedata r:id="rId25" o:title=""/>
                </v:shape>
              </w:pict>
            </w:r>
          </w:p>
          <w:p w:rsidR="007C4CE3" w:rsidRPr="00601299" w:rsidRDefault="007C4CE3" w:rsidP="00601299">
            <w:pPr>
              <w:jc w:val="center"/>
              <w:rPr>
                <w:lang w:val="en-US"/>
              </w:rPr>
            </w:pPr>
            <w:r w:rsidRPr="00601299">
              <w:rPr>
                <w:lang w:val="en-US"/>
              </w:rPr>
              <w:t>Wireframe PW-007</w:t>
            </w:r>
          </w:p>
        </w:tc>
      </w:tr>
      <w:tr w:rsidR="007C4CE3" w:rsidTr="00601299">
        <w:tc>
          <w:tcPr>
            <w:tcW w:w="5122" w:type="dxa"/>
          </w:tcPr>
          <w:p w:rsidR="007C4CE3" w:rsidRPr="00601299" w:rsidRDefault="007204A4" w:rsidP="00601299">
            <w:pPr>
              <w:pStyle w:val="subtituloCU"/>
              <w:spacing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pict>
                <v:shape id="Picture Frame 1075" o:spid="_x0000_i1043" type="#_x0000_t75" style="width:225pt;height:102pt">
                  <v:imagedata r:id="rId26" o:title=""/>
                </v:shape>
              </w:pict>
            </w:r>
          </w:p>
          <w:p w:rsidR="007C4CE3" w:rsidRPr="00601299" w:rsidRDefault="007C4CE3" w:rsidP="00601299">
            <w:pPr>
              <w:jc w:val="center"/>
              <w:rPr>
                <w:lang w:val="en-US"/>
              </w:rPr>
            </w:pPr>
            <w:r w:rsidRPr="00601299">
              <w:rPr>
                <w:lang w:val="en-US"/>
              </w:rPr>
              <w:t>Wireframe PW-008</w:t>
            </w:r>
          </w:p>
        </w:tc>
        <w:tc>
          <w:tcPr>
            <w:tcW w:w="4448" w:type="dxa"/>
          </w:tcPr>
          <w:p w:rsidR="007C4CE3" w:rsidRPr="00601299" w:rsidRDefault="007204A4" w:rsidP="00601299">
            <w:pPr>
              <w:pStyle w:val="subtituloCU"/>
              <w:spacing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pict>
                <v:shape id="Picture Frame 1074" o:spid="_x0000_i1044" type="#_x0000_t75" style="width:222.75pt;height:101.25pt">
                  <v:imagedata r:id="rId27" o:title=""/>
                </v:shape>
              </w:pict>
            </w:r>
          </w:p>
          <w:p w:rsidR="007C4CE3" w:rsidRPr="00601299" w:rsidRDefault="007C4CE3" w:rsidP="00601299">
            <w:pPr>
              <w:jc w:val="center"/>
              <w:rPr>
                <w:lang w:val="en-US"/>
              </w:rPr>
            </w:pPr>
            <w:r w:rsidRPr="00601299">
              <w:rPr>
                <w:lang w:val="en-US"/>
              </w:rPr>
              <w:t>Wireframe PW-009</w:t>
            </w:r>
          </w:p>
        </w:tc>
      </w:tr>
      <w:tr w:rsidR="007C4CE3" w:rsidTr="00601299">
        <w:tc>
          <w:tcPr>
            <w:tcW w:w="5122" w:type="dxa"/>
          </w:tcPr>
          <w:p w:rsidR="007C4CE3" w:rsidRPr="00601299" w:rsidRDefault="007204A4" w:rsidP="00601299">
            <w:pPr>
              <w:pStyle w:val="subtituloCU"/>
              <w:spacing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pict>
                <v:shape id="_x0000_i1045" type="#_x0000_t75" style="width:230.25pt;height:80.25pt">
                  <v:imagedata r:id="rId28" o:title=""/>
                </v:shape>
              </w:pict>
            </w:r>
          </w:p>
          <w:p w:rsidR="007C4CE3" w:rsidRPr="00601299" w:rsidRDefault="007C4CE3" w:rsidP="00601299">
            <w:pPr>
              <w:jc w:val="center"/>
              <w:rPr>
                <w:lang w:val="en-US"/>
              </w:rPr>
            </w:pPr>
            <w:r w:rsidRPr="00601299">
              <w:rPr>
                <w:lang w:val="en-US"/>
              </w:rPr>
              <w:t>Wireframe PW-010</w:t>
            </w:r>
          </w:p>
        </w:tc>
        <w:tc>
          <w:tcPr>
            <w:tcW w:w="4448" w:type="dxa"/>
          </w:tcPr>
          <w:p w:rsidR="007C4CE3" w:rsidRPr="00601299" w:rsidRDefault="007204A4" w:rsidP="00601299">
            <w:pPr>
              <w:pStyle w:val="subtituloCU"/>
              <w:spacing w:after="120"/>
              <w:jc w:val="center"/>
              <w:rPr>
                <w:lang w:val="en-US"/>
              </w:rPr>
            </w:pPr>
            <w:r>
              <w:rPr>
                <w:lang w:val="en-US"/>
              </w:rPr>
              <w:pict>
                <v:shape id="Picture Frame 1077" o:spid="_x0000_i1046" type="#_x0000_t75" style="width:219.75pt;height:99.75pt">
                  <v:imagedata r:id="rId29" o:title=""/>
                </v:shape>
              </w:pict>
            </w:r>
          </w:p>
          <w:p w:rsidR="007C4CE3" w:rsidRPr="00601299" w:rsidRDefault="007C4CE3" w:rsidP="00601299">
            <w:pPr>
              <w:jc w:val="center"/>
              <w:rPr>
                <w:lang w:val="en-US"/>
              </w:rPr>
            </w:pPr>
            <w:r w:rsidRPr="00601299">
              <w:rPr>
                <w:lang w:val="en-US"/>
              </w:rPr>
              <w:t>Wireframe PW-012</w:t>
            </w:r>
          </w:p>
        </w:tc>
      </w:tr>
    </w:tbl>
    <w:p w:rsidR="007C4CE3" w:rsidRDefault="007C4CE3" w:rsidP="00AE205C">
      <w:pPr>
        <w:pStyle w:val="subtituloCU"/>
        <w:spacing w:after="120"/>
        <w:jc w:val="center"/>
      </w:pPr>
    </w:p>
    <w:p w:rsidR="00AE205C" w:rsidRDefault="007204A4" w:rsidP="00AE205C">
      <w:pPr>
        <w:pStyle w:val="subtituloCU"/>
        <w:spacing w:after="120"/>
        <w:jc w:val="center"/>
        <w:rPr>
          <w:rFonts w:cs="Arial"/>
          <w:sz w:val="24"/>
          <w:szCs w:val="24"/>
        </w:rPr>
      </w:pPr>
      <w:r>
        <w:pict>
          <v:shape id="Picture Frame 1078" o:spid="_x0000_i1047" type="#_x0000_t75" style="width:243.75pt;height:207pt">
            <v:imagedata r:id="rId30" o:title=""/>
          </v:shape>
        </w:pict>
      </w:r>
    </w:p>
    <w:p w:rsidR="00AE205C" w:rsidRDefault="00AE205C" w:rsidP="00AE205C">
      <w:pPr>
        <w:jc w:val="center"/>
      </w:pPr>
      <w:r>
        <w:t>Wireframe PW-013</w:t>
      </w:r>
    </w:p>
    <w:p w:rsidR="001B2B65" w:rsidRDefault="001B2B65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r>
        <w:br w:type="page"/>
      </w:r>
      <w:bookmarkStart w:id="152" w:name="_Toc418009842"/>
      <w:bookmarkStart w:id="153" w:name="_Toc418070790"/>
      <w:bookmarkStart w:id="154" w:name="_Toc418153779"/>
      <w:r w:rsidR="00DD7B62">
        <w:lastRenderedPageBreak/>
        <w:t>CUW-004</w:t>
      </w:r>
      <w:r>
        <w:t xml:space="preserve"> </w:t>
      </w:r>
      <w:bookmarkEnd w:id="152"/>
      <w:bookmarkEnd w:id="153"/>
      <w:r w:rsidR="0055305B">
        <w:t>Gestionar Archivos</w:t>
      </w:r>
      <w:bookmarkEnd w:id="154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1B2B65" w:rsidTr="001A5E4E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1B2B65" w:rsidRDefault="001B2B65" w:rsidP="001A5E4E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1B2B65" w:rsidRDefault="0055305B" w:rsidP="001A5E4E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Gestionar</w:t>
            </w:r>
            <w:r w:rsidR="001B2B65">
              <w:rPr>
                <w:rFonts w:cs="Arial"/>
                <w:sz w:val="20"/>
              </w:rPr>
              <w:t xml:space="preserve"> archivos</w:t>
            </w:r>
          </w:p>
        </w:tc>
      </w:tr>
      <w:tr w:rsidR="001B2B65" w:rsidTr="001A5E4E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1B2B65" w:rsidRDefault="001B2B65" w:rsidP="001A5E4E">
            <w:r>
              <w:t>Actores</w:t>
            </w:r>
          </w:p>
        </w:tc>
        <w:tc>
          <w:tcPr>
            <w:tcW w:w="7603" w:type="dxa"/>
            <w:vAlign w:val="center"/>
          </w:tcPr>
          <w:p w:rsidR="001B2B65" w:rsidRDefault="001B2B65" w:rsidP="001A5E4E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, Administrador UN)</w:t>
            </w:r>
          </w:p>
        </w:tc>
      </w:tr>
      <w:tr w:rsidR="001B2B65" w:rsidTr="001A5E4E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1B2B65" w:rsidRDefault="001B2B65" w:rsidP="001A5E4E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1B2B65" w:rsidRDefault="0055305B" w:rsidP="0055305B">
            <w:pPr>
              <w:rPr>
                <w:ins w:id="155" w:author="Albatrino Aza, Giuseppe Martin" w:date="2015-05-04T15:49:00Z"/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Permite crear, editar y eliminar archivos de las colecciones.</w:t>
            </w:r>
          </w:p>
          <w:p w:rsidR="007A3B16" w:rsidRDefault="007A3B16" w:rsidP="007A3B16">
            <w:pPr>
              <w:rPr>
                <w:sz w:val="20"/>
                <w:szCs w:val="22"/>
                <w:lang w:eastAsia="en-US"/>
              </w:rPr>
            </w:pPr>
            <w:ins w:id="156" w:author="Albatrino Aza, Giuseppe Martin" w:date="2015-05-04T15:49:00Z">
              <w:r>
                <w:rPr>
                  <w:sz w:val="20"/>
                  <w:szCs w:val="22"/>
                  <w:lang w:eastAsia="en-US"/>
                </w:rPr>
                <w:t>Permite ubicar el orden en que aparecerán los archivos al interior de la carpeta o colecci</w:t>
              </w:r>
            </w:ins>
            <w:ins w:id="157" w:author="Albatrino Aza, Giuseppe Martin" w:date="2015-05-04T15:50:00Z">
              <w:r>
                <w:rPr>
                  <w:sz w:val="20"/>
                  <w:szCs w:val="22"/>
                  <w:lang w:eastAsia="en-US"/>
                </w:rPr>
                <w:t>ón.</w:t>
              </w:r>
            </w:ins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1B2B65" w:rsidRDefault="001B2B65" w:rsidP="001A5E4E">
            <w:r>
              <w:t>Precondiciones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</w:tcPr>
          <w:p w:rsidR="001B2B65" w:rsidRDefault="001B2B65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>El usuario debe haber iniciado sesión en el sistema web.</w:t>
            </w:r>
          </w:p>
          <w:p w:rsidR="001B2B65" w:rsidRDefault="001B2B65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>Debe existir al menos una Colección donde crear el Contenido.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1B2B65" w:rsidRDefault="001B2B65" w:rsidP="001A5E4E">
            <w:r>
              <w:t>Flujo básico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</w:tcPr>
          <w:p w:rsidR="00A502E4" w:rsidRPr="00A502E4" w:rsidRDefault="00A502E4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>El sistema muestra el formulario para la gestión de colecciones</w:t>
            </w:r>
            <w:r>
              <w:rPr>
                <w:b/>
                <w:bCs/>
                <w:sz w:val="20"/>
              </w:rPr>
              <w:t xml:space="preserve"> (PW-011).</w:t>
            </w:r>
          </w:p>
          <w:p w:rsidR="00A502E4" w:rsidRDefault="00A502E4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>El usuario selecciona una colección de listado de colecciones.</w:t>
            </w:r>
          </w:p>
          <w:p w:rsidR="007969B9" w:rsidRDefault="007969B9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>El sistema muestra la lista de archiv</w:t>
            </w:r>
            <w:r w:rsidRPr="007969B9">
              <w:rPr>
                <w:sz w:val="20"/>
              </w:rPr>
              <w:t>os en la sección “Detalle de Colección”</w:t>
            </w:r>
            <w:r>
              <w:rPr>
                <w:sz w:val="20"/>
              </w:rPr>
              <w:t xml:space="preserve"> en caso ya se hayan agregado algunos a la colección.</w:t>
            </w:r>
          </w:p>
          <w:p w:rsidR="007969B9" w:rsidRDefault="007969B9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>El usuario selecciona la opción Nuevo.</w:t>
            </w:r>
          </w:p>
          <w:p w:rsidR="007969B9" w:rsidRPr="007969B9" w:rsidRDefault="007969B9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 w:rsidRPr="007969B9">
              <w:rPr>
                <w:sz w:val="20"/>
              </w:rPr>
              <w:t xml:space="preserve">El sistema muestra el formulario emergente para Carga de Archivos (PW-014) con los campos “Nombre” y “Descripción” editables, mientras que los campos “Tamaño” y “Extensión” aparecen vacios y no editables. </w:t>
            </w:r>
            <w:proofErr w:type="spellStart"/>
            <w:r w:rsidRPr="007969B9">
              <w:rPr>
                <w:sz w:val="20"/>
              </w:rPr>
              <w:t>Ademas</w:t>
            </w:r>
            <w:proofErr w:type="spellEnd"/>
            <w:r w:rsidRPr="007969B9">
              <w:rPr>
                <w:sz w:val="20"/>
              </w:rPr>
              <w:t xml:space="preserve"> de las opciones “Guardar” y “Cancelar”.</w:t>
            </w:r>
          </w:p>
          <w:p w:rsidR="001B2B65" w:rsidRDefault="001B2B65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 xml:space="preserve">El usuario </w:t>
            </w:r>
            <w:r w:rsidR="007969B9">
              <w:rPr>
                <w:sz w:val="20"/>
              </w:rPr>
              <w:t xml:space="preserve">completa los campos con los datos correspondientes, y </w:t>
            </w:r>
            <w:r>
              <w:rPr>
                <w:sz w:val="20"/>
              </w:rPr>
              <w:t xml:space="preserve">selecciona </w:t>
            </w:r>
            <w:r w:rsidR="007969B9">
              <w:rPr>
                <w:sz w:val="20"/>
              </w:rPr>
              <w:t xml:space="preserve">la opción “Examinar” para cargar </w:t>
            </w:r>
            <w:r>
              <w:rPr>
                <w:sz w:val="20"/>
              </w:rPr>
              <w:t>el archivo</w:t>
            </w:r>
            <w:r w:rsidR="007969B9">
              <w:rPr>
                <w:sz w:val="20"/>
              </w:rPr>
              <w:t>.</w:t>
            </w:r>
          </w:p>
          <w:p w:rsidR="007969B9" w:rsidRDefault="007969B9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>El sistema muestra un explorador de carpetas del computador del usuario.</w:t>
            </w:r>
          </w:p>
          <w:p w:rsidR="001B2B65" w:rsidRDefault="001B2B65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 xml:space="preserve">El usuario selecciona </w:t>
            </w:r>
            <w:r w:rsidR="007969B9">
              <w:rPr>
                <w:sz w:val="20"/>
              </w:rPr>
              <w:t xml:space="preserve">un archivo y </w:t>
            </w:r>
            <w:r>
              <w:rPr>
                <w:sz w:val="20"/>
              </w:rPr>
              <w:t>la opción “Abrir”.</w:t>
            </w:r>
          </w:p>
          <w:p w:rsidR="001B2B65" w:rsidRDefault="001B2B65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>
              <w:rPr>
                <w:sz w:val="20"/>
              </w:rPr>
              <w:t>El sistema carga el archivo y muestra la ruta completa del archivo en el campo “Archivo”</w:t>
            </w:r>
            <w:r w:rsidR="007969B9">
              <w:rPr>
                <w:sz w:val="20"/>
              </w:rPr>
              <w:t>.</w:t>
            </w:r>
          </w:p>
          <w:p w:rsidR="007969B9" w:rsidRPr="007969B9" w:rsidRDefault="007969B9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 w:rsidRPr="007969B9">
              <w:rPr>
                <w:sz w:val="20"/>
              </w:rPr>
              <w:t>El usuario selecciona la opción “G</w:t>
            </w:r>
            <w:r w:rsidR="005449B5">
              <w:rPr>
                <w:sz w:val="20"/>
              </w:rPr>
              <w:t>uardar”</w:t>
            </w:r>
            <w:r w:rsidRPr="007969B9">
              <w:rPr>
                <w:sz w:val="20"/>
              </w:rPr>
              <w:t>.</w:t>
            </w:r>
          </w:p>
          <w:p w:rsidR="007969B9" w:rsidRDefault="007969B9" w:rsidP="00601299">
            <w:pPr>
              <w:numPr>
                <w:ilvl w:val="0"/>
                <w:numId w:val="42"/>
              </w:numPr>
              <w:spacing w:before="120"/>
              <w:rPr>
                <w:sz w:val="20"/>
              </w:rPr>
            </w:pPr>
            <w:r w:rsidRPr="007969B9">
              <w:rPr>
                <w:sz w:val="20"/>
              </w:rPr>
              <w:t xml:space="preserve">El sistema registra el archivo y muestra el mensaje “Se ha cargado un nuevo archivo con éxito.” </w:t>
            </w:r>
            <w:r w:rsidRPr="00524A5A">
              <w:rPr>
                <w:b/>
                <w:sz w:val="20"/>
              </w:rPr>
              <w:t>(PW-015)</w:t>
            </w:r>
            <w:r w:rsidRPr="007969B9">
              <w:rPr>
                <w:sz w:val="20"/>
              </w:rPr>
              <w:t>.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1B2B65" w:rsidRDefault="001B2B65" w:rsidP="001A5E4E">
            <w:r>
              <w:t>Subflujos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</w:tcPr>
          <w:p w:rsidR="007A3B25" w:rsidRPr="00E80AB4" w:rsidRDefault="001A5E4E" w:rsidP="007A3B25">
            <w:pPr>
              <w:jc w:val="both"/>
              <w:rPr>
                <w:sz w:val="20"/>
              </w:rPr>
            </w:pPr>
            <w:proofErr w:type="spellStart"/>
            <w:r w:rsidRPr="00E80AB4">
              <w:rPr>
                <w:b/>
                <w:bCs/>
                <w:sz w:val="20"/>
              </w:rPr>
              <w:t>Subflujo</w:t>
            </w:r>
            <w:proofErr w:type="spellEnd"/>
            <w:r w:rsidRPr="00E80AB4">
              <w:rPr>
                <w:b/>
                <w:bCs/>
                <w:sz w:val="20"/>
              </w:rPr>
              <w:t xml:space="preserve"> 1</w:t>
            </w:r>
            <w:r w:rsidR="001901F2" w:rsidRPr="00E80AB4">
              <w:rPr>
                <w:b/>
                <w:bCs/>
                <w:sz w:val="20"/>
              </w:rPr>
              <w:t>: Paso 3</w:t>
            </w:r>
            <w:r w:rsidR="007A3B25" w:rsidRPr="00E80AB4">
              <w:rPr>
                <w:b/>
                <w:bCs/>
                <w:sz w:val="20"/>
              </w:rPr>
              <w:t xml:space="preserve"> del </w:t>
            </w:r>
            <w:r w:rsidR="001901F2" w:rsidRPr="00E80AB4">
              <w:rPr>
                <w:b/>
                <w:bCs/>
                <w:sz w:val="20"/>
              </w:rPr>
              <w:t xml:space="preserve">flujo básico </w:t>
            </w:r>
            <w:r w:rsidR="007A3B25" w:rsidRPr="00E80AB4">
              <w:rPr>
                <w:b/>
                <w:bCs/>
                <w:sz w:val="20"/>
              </w:rPr>
              <w:t>(</w:t>
            </w:r>
            <w:r w:rsidR="001901F2" w:rsidRPr="00E80AB4">
              <w:rPr>
                <w:b/>
                <w:bCs/>
                <w:sz w:val="20"/>
              </w:rPr>
              <w:t>Editar</w:t>
            </w:r>
            <w:r w:rsidR="00E80AB4" w:rsidRPr="00E80AB4">
              <w:rPr>
                <w:b/>
                <w:bCs/>
                <w:sz w:val="20"/>
              </w:rPr>
              <w:t xml:space="preserve"> Archivo</w:t>
            </w:r>
            <w:r w:rsidR="001901F2" w:rsidRPr="00E80AB4">
              <w:rPr>
                <w:b/>
                <w:bCs/>
                <w:sz w:val="20"/>
              </w:rPr>
              <w:t>)</w:t>
            </w:r>
          </w:p>
          <w:p w:rsidR="001901F2" w:rsidRPr="00E80AB4" w:rsidRDefault="001901F2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usuario selecciona la opción Editar.</w:t>
            </w:r>
          </w:p>
          <w:p w:rsidR="007A3B25" w:rsidRPr="00E80AB4" w:rsidRDefault="007A3B25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sistema muestra el formulario emergent</w:t>
            </w:r>
            <w:r w:rsidR="001901F2" w:rsidRPr="00E80AB4">
              <w:rPr>
                <w:sz w:val="20"/>
              </w:rPr>
              <w:t>e para Carga de Archivos</w:t>
            </w:r>
            <w:r w:rsidRPr="00E80AB4">
              <w:rPr>
                <w:sz w:val="20"/>
              </w:rPr>
              <w:t xml:space="preserve"> (</w:t>
            </w:r>
            <w:r w:rsidRPr="00E80AB4">
              <w:rPr>
                <w:b/>
                <w:bCs/>
                <w:sz w:val="20"/>
              </w:rPr>
              <w:t>PW-014</w:t>
            </w:r>
            <w:r w:rsidR="001901F2" w:rsidRPr="00E80AB4">
              <w:rPr>
                <w:sz w:val="20"/>
              </w:rPr>
              <w:t>) con los campos “Nombre” y</w:t>
            </w:r>
            <w:r w:rsidRPr="00E80AB4">
              <w:rPr>
                <w:sz w:val="20"/>
              </w:rPr>
              <w:t xml:space="preserve"> “Descripción” editables, mientras que los campos “Tamaño” y “Extensión” aparecen no </w:t>
            </w:r>
            <w:r w:rsidRPr="00E80AB4">
              <w:rPr>
                <w:sz w:val="20"/>
              </w:rPr>
              <w:lastRenderedPageBreak/>
              <w:t xml:space="preserve">editables. </w:t>
            </w:r>
            <w:proofErr w:type="spellStart"/>
            <w:r w:rsidRPr="00E80AB4">
              <w:rPr>
                <w:sz w:val="20"/>
              </w:rPr>
              <w:t>Ademas</w:t>
            </w:r>
            <w:proofErr w:type="spellEnd"/>
            <w:r w:rsidR="001901F2" w:rsidRPr="00E80AB4">
              <w:rPr>
                <w:sz w:val="20"/>
              </w:rPr>
              <w:t xml:space="preserve"> de las opciones “Guardar” y </w:t>
            </w:r>
            <w:r w:rsidRPr="00E80AB4">
              <w:rPr>
                <w:sz w:val="20"/>
              </w:rPr>
              <w:t>“Cancelar”.</w:t>
            </w:r>
          </w:p>
          <w:p w:rsidR="007A3B25" w:rsidRPr="00E80AB4" w:rsidRDefault="007A3B25" w:rsidP="00601299">
            <w:pPr>
              <w:numPr>
                <w:ilvl w:val="0"/>
                <w:numId w:val="96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usuario edita los campos “Nombre” y opcionalmente “Descripción</w:t>
            </w:r>
            <w:r w:rsidR="001901F2" w:rsidRPr="00E80AB4">
              <w:rPr>
                <w:sz w:val="20"/>
              </w:rPr>
              <w:t>.</w:t>
            </w:r>
          </w:p>
          <w:p w:rsidR="001901F2" w:rsidRPr="00E80AB4" w:rsidRDefault="001901F2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usuario completa los campos con los datos correspondientes, y selecciona la opción “Examinar” para cargar el archivo.</w:t>
            </w:r>
          </w:p>
          <w:p w:rsidR="001901F2" w:rsidRPr="00E80AB4" w:rsidRDefault="001901F2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sistema muestra un explorador de carpetas del computador del usuario.</w:t>
            </w:r>
          </w:p>
          <w:p w:rsidR="001901F2" w:rsidRPr="00E80AB4" w:rsidRDefault="001901F2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usuario selecciona un archivo y la opción “Abrir”.</w:t>
            </w:r>
          </w:p>
          <w:p w:rsidR="001901F2" w:rsidRPr="00E80AB4" w:rsidRDefault="001901F2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sistema carga el archivo y muestra la ruta completa del archivo en el campo “Archivo”.</w:t>
            </w:r>
          </w:p>
          <w:p w:rsidR="001901F2" w:rsidRPr="00E80AB4" w:rsidRDefault="001901F2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>El usuario selecciona la opción “Guardar”.</w:t>
            </w:r>
          </w:p>
          <w:p w:rsidR="007A3B25" w:rsidRPr="00E80AB4" w:rsidRDefault="007A3B25" w:rsidP="00601299">
            <w:pPr>
              <w:numPr>
                <w:ilvl w:val="0"/>
                <w:numId w:val="95"/>
              </w:numPr>
              <w:jc w:val="both"/>
              <w:rPr>
                <w:sz w:val="20"/>
              </w:rPr>
            </w:pPr>
            <w:r w:rsidRPr="00E80AB4">
              <w:rPr>
                <w:sz w:val="20"/>
              </w:rPr>
              <w:t xml:space="preserve">El sistema actualiza el archivo y muestra el mensaje “Se ha editado el archivo seleccionado con éxito.” </w:t>
            </w:r>
            <w:r w:rsidRPr="00E80AB4">
              <w:rPr>
                <w:b/>
                <w:sz w:val="20"/>
              </w:rPr>
              <w:t>(PW-016).</w:t>
            </w:r>
          </w:p>
          <w:p w:rsidR="007A3B25" w:rsidRPr="00E80AB4" w:rsidRDefault="00E80AB4" w:rsidP="007A3B25">
            <w:pPr>
              <w:jc w:val="both"/>
              <w:rPr>
                <w:sz w:val="20"/>
              </w:rPr>
            </w:pPr>
            <w:proofErr w:type="spellStart"/>
            <w:r w:rsidRPr="00E80AB4">
              <w:rPr>
                <w:b/>
                <w:bCs/>
                <w:sz w:val="20"/>
              </w:rPr>
              <w:t>Subflujo</w:t>
            </w:r>
            <w:proofErr w:type="spellEnd"/>
            <w:r w:rsidRPr="00E80AB4">
              <w:rPr>
                <w:b/>
                <w:bCs/>
                <w:sz w:val="20"/>
              </w:rPr>
              <w:t xml:space="preserve"> 2</w:t>
            </w:r>
            <w:r w:rsidR="007A3B25" w:rsidRPr="00E80AB4">
              <w:rPr>
                <w:b/>
                <w:bCs/>
                <w:sz w:val="20"/>
              </w:rPr>
              <w:t xml:space="preserve">: </w:t>
            </w:r>
            <w:r w:rsidRPr="00E80AB4">
              <w:rPr>
                <w:b/>
                <w:bCs/>
                <w:sz w:val="20"/>
              </w:rPr>
              <w:t xml:space="preserve">Paso 3 del flujo básico </w:t>
            </w:r>
            <w:r w:rsidR="007A3B25" w:rsidRPr="00E80AB4">
              <w:rPr>
                <w:b/>
                <w:bCs/>
                <w:sz w:val="20"/>
              </w:rPr>
              <w:t>(</w:t>
            </w:r>
            <w:r w:rsidRPr="00E80AB4">
              <w:rPr>
                <w:b/>
                <w:bCs/>
                <w:sz w:val="20"/>
              </w:rPr>
              <w:t>Eliminar</w:t>
            </w:r>
            <w:r w:rsidR="007A3B25" w:rsidRPr="00E80AB4">
              <w:rPr>
                <w:b/>
                <w:bCs/>
                <w:sz w:val="20"/>
              </w:rPr>
              <w:t xml:space="preserve"> Archivo).</w:t>
            </w:r>
          </w:p>
          <w:p w:rsidR="00E80AB4" w:rsidRPr="00E80AB4" w:rsidRDefault="00E80AB4" w:rsidP="00601299">
            <w:pPr>
              <w:numPr>
                <w:ilvl w:val="0"/>
                <w:numId w:val="97"/>
              </w:numPr>
              <w:rPr>
                <w:sz w:val="20"/>
              </w:rPr>
            </w:pPr>
            <w:r w:rsidRPr="00E80AB4">
              <w:rPr>
                <w:sz w:val="20"/>
              </w:rPr>
              <w:t>El usuario selecciona la opción Eliminar.</w:t>
            </w:r>
          </w:p>
          <w:p w:rsidR="007A3B25" w:rsidRPr="00E80AB4" w:rsidRDefault="007A3B25" w:rsidP="00601299">
            <w:pPr>
              <w:numPr>
                <w:ilvl w:val="0"/>
                <w:numId w:val="97"/>
              </w:numPr>
              <w:rPr>
                <w:sz w:val="20"/>
              </w:rPr>
            </w:pPr>
            <w:r w:rsidRPr="00E80AB4">
              <w:rPr>
                <w:sz w:val="20"/>
              </w:rPr>
              <w:t>El sistema muestra el mensaje de confirmación “¿</w:t>
            </w:r>
            <w:proofErr w:type="spellStart"/>
            <w:r w:rsidRPr="00E80AB4">
              <w:rPr>
                <w:sz w:val="20"/>
              </w:rPr>
              <w:t>Esta</w:t>
            </w:r>
            <w:proofErr w:type="spellEnd"/>
            <w:r w:rsidRPr="00E80AB4">
              <w:rPr>
                <w:sz w:val="20"/>
              </w:rPr>
              <w:t xml:space="preserve"> seguro de eliminar el archivo </w:t>
            </w:r>
            <w:r w:rsidR="00E80AB4" w:rsidRPr="00E80AB4">
              <w:rPr>
                <w:sz w:val="20"/>
              </w:rPr>
              <w:t>s</w:t>
            </w:r>
            <w:r w:rsidRPr="00E80AB4">
              <w:rPr>
                <w:sz w:val="20"/>
              </w:rPr>
              <w:t>eleccionado?” (</w:t>
            </w:r>
            <w:r w:rsidRPr="00E80AB4">
              <w:rPr>
                <w:b/>
                <w:bCs/>
                <w:sz w:val="20"/>
              </w:rPr>
              <w:t>PW-017</w:t>
            </w:r>
            <w:r w:rsidRPr="00E80AB4">
              <w:rPr>
                <w:sz w:val="20"/>
              </w:rPr>
              <w:t>).</w:t>
            </w:r>
          </w:p>
          <w:p w:rsidR="007A3B25" w:rsidRPr="00E80AB4" w:rsidRDefault="007A3B25" w:rsidP="00601299">
            <w:pPr>
              <w:numPr>
                <w:ilvl w:val="0"/>
                <w:numId w:val="97"/>
              </w:numPr>
              <w:rPr>
                <w:sz w:val="20"/>
              </w:rPr>
            </w:pPr>
            <w:r w:rsidRPr="00E80AB4">
              <w:rPr>
                <w:sz w:val="20"/>
              </w:rPr>
              <w:t>El usuario selecciona la opción “Si”.</w:t>
            </w:r>
          </w:p>
          <w:p w:rsidR="001B2B65" w:rsidRPr="00E80AB4" w:rsidRDefault="007A3B25" w:rsidP="00C01EEA">
            <w:pPr>
              <w:numPr>
                <w:ilvl w:val="0"/>
                <w:numId w:val="97"/>
              </w:numPr>
              <w:rPr>
                <w:sz w:val="20"/>
              </w:rPr>
            </w:pPr>
            <w:r w:rsidRPr="00E80AB4">
              <w:rPr>
                <w:sz w:val="20"/>
              </w:rPr>
              <w:t xml:space="preserve">El sistema elimina el </w:t>
            </w:r>
            <w:r w:rsidR="00E80AB4" w:rsidRPr="00E80AB4">
              <w:rPr>
                <w:sz w:val="20"/>
              </w:rPr>
              <w:t>archivo</w:t>
            </w:r>
            <w:r w:rsidRPr="00E80AB4">
              <w:rPr>
                <w:sz w:val="20"/>
              </w:rPr>
              <w:t xml:space="preserve"> y muestra el mensaje “Se ha eliminado el archivo seleccionado con éxito.” </w:t>
            </w:r>
            <w:ins w:id="158" w:author="Albatrino Aza, Giuseppe Martin" w:date="2015-05-04T17:17:00Z">
              <w:r w:rsidR="00C01EEA">
                <w:rPr>
                  <w:sz w:val="20"/>
                </w:rPr>
                <w:t xml:space="preserve">Y actualiza esto en cada dispositivo móvil. </w:t>
              </w:r>
            </w:ins>
            <w:r w:rsidRPr="00E80AB4">
              <w:rPr>
                <w:b/>
                <w:sz w:val="20"/>
              </w:rPr>
              <w:t>(PW-018)</w:t>
            </w:r>
            <w:r w:rsidRPr="00E80AB4">
              <w:rPr>
                <w:sz w:val="20"/>
              </w:rPr>
              <w:t>.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1B2B65" w:rsidRDefault="001B2B65" w:rsidP="001A5E4E">
            <w:r>
              <w:lastRenderedPageBreak/>
              <w:t>Flujos alternos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</w:tcPr>
          <w:p w:rsidR="001B2B65" w:rsidRPr="000A49AE" w:rsidRDefault="001B2B65" w:rsidP="001A5E4E">
            <w:pPr>
              <w:jc w:val="both"/>
              <w:rPr>
                <w:sz w:val="20"/>
              </w:rPr>
            </w:pPr>
            <w:r w:rsidRPr="000A49AE">
              <w:rPr>
                <w:b/>
                <w:bCs/>
                <w:sz w:val="20"/>
              </w:rPr>
              <w:t xml:space="preserve">Flujo alterno 1: </w:t>
            </w:r>
            <w:proofErr w:type="gramStart"/>
            <w:r w:rsidRPr="000A49AE">
              <w:rPr>
                <w:b/>
                <w:bCs/>
                <w:sz w:val="20"/>
              </w:rPr>
              <w:t>Paso</w:t>
            </w:r>
            <w:proofErr w:type="gramEnd"/>
            <w:r w:rsidRPr="000A49AE">
              <w:rPr>
                <w:b/>
                <w:bCs/>
                <w:sz w:val="20"/>
              </w:rPr>
              <w:t xml:space="preserve"> </w:t>
            </w:r>
            <w:r w:rsidR="008B52A4" w:rsidRPr="000A49AE">
              <w:rPr>
                <w:b/>
                <w:bCs/>
                <w:sz w:val="20"/>
              </w:rPr>
              <w:t>10 del Flujo básico (Archivo de tamaño no permitido</w:t>
            </w:r>
            <w:r w:rsidRPr="000A49AE">
              <w:rPr>
                <w:b/>
                <w:bCs/>
                <w:sz w:val="20"/>
              </w:rPr>
              <w:t>).</w:t>
            </w:r>
          </w:p>
          <w:p w:rsidR="001B2B65" w:rsidRPr="000A49AE" w:rsidRDefault="001B2B65" w:rsidP="00601299">
            <w:pPr>
              <w:numPr>
                <w:ilvl w:val="0"/>
                <w:numId w:val="43"/>
              </w:numPr>
              <w:jc w:val="both"/>
              <w:rPr>
                <w:sz w:val="20"/>
              </w:rPr>
            </w:pPr>
            <w:r w:rsidRPr="000A49AE">
              <w:rPr>
                <w:sz w:val="20"/>
              </w:rPr>
              <w:t xml:space="preserve">El sistema muestra el mensaje “El archivo excede el tamaño permitido, por favor intente de </w:t>
            </w:r>
            <w:r w:rsidR="008B52A4" w:rsidRPr="000A49AE">
              <w:rPr>
                <w:sz w:val="20"/>
              </w:rPr>
              <w:t>nuevo”. E</w:t>
            </w:r>
            <w:r w:rsidRPr="000A49AE">
              <w:rPr>
                <w:sz w:val="20"/>
              </w:rPr>
              <w:t>l tamaño máximo de cada tipo de archivo es variable de acuerdo a la configuración de del sistema.</w:t>
            </w:r>
          </w:p>
          <w:p w:rsidR="001B2B65" w:rsidRPr="000A49AE" w:rsidRDefault="001B2B65" w:rsidP="00601299">
            <w:pPr>
              <w:numPr>
                <w:ilvl w:val="0"/>
                <w:numId w:val="81"/>
              </w:numPr>
              <w:tabs>
                <w:tab w:val="left" w:pos="425"/>
              </w:tabs>
            </w:pPr>
            <w:r w:rsidRPr="000A49AE">
              <w:rPr>
                <w:sz w:val="20"/>
              </w:rPr>
              <w:t>El ca</w:t>
            </w:r>
            <w:r w:rsidR="008B52A4" w:rsidRPr="000A49AE">
              <w:rPr>
                <w:sz w:val="20"/>
              </w:rPr>
              <w:t>so de uso continúa en el paso 5</w:t>
            </w:r>
            <w:r w:rsidRPr="000A49AE">
              <w:rPr>
                <w:sz w:val="20"/>
              </w:rPr>
              <w:t xml:space="preserve"> del flujo básico.</w:t>
            </w:r>
          </w:p>
          <w:p w:rsidR="005A2842" w:rsidRPr="000A49AE" w:rsidRDefault="000A49AE" w:rsidP="005A2842">
            <w:pPr>
              <w:rPr>
                <w:b/>
                <w:bCs/>
                <w:sz w:val="20"/>
              </w:rPr>
            </w:pPr>
            <w:r w:rsidRPr="000A49AE">
              <w:rPr>
                <w:b/>
                <w:bCs/>
                <w:sz w:val="20"/>
              </w:rPr>
              <w:t>Flujo alterno 2</w:t>
            </w:r>
            <w:r w:rsidR="005A2842" w:rsidRPr="000A49AE">
              <w:rPr>
                <w:b/>
                <w:bCs/>
                <w:sz w:val="20"/>
              </w:rPr>
              <w:t xml:space="preserve">: Paso </w:t>
            </w:r>
            <w:r w:rsidRPr="000A49AE">
              <w:rPr>
                <w:b/>
                <w:bCs/>
                <w:sz w:val="20"/>
              </w:rPr>
              <w:t>3</w:t>
            </w:r>
            <w:r w:rsidR="005A2842" w:rsidRPr="000A49AE">
              <w:rPr>
                <w:b/>
                <w:bCs/>
                <w:sz w:val="20"/>
              </w:rPr>
              <w:t xml:space="preserve"> del </w:t>
            </w:r>
            <w:proofErr w:type="spellStart"/>
            <w:r w:rsidRPr="000A49AE">
              <w:rPr>
                <w:b/>
                <w:bCs/>
                <w:sz w:val="20"/>
              </w:rPr>
              <w:t>Subflujo</w:t>
            </w:r>
            <w:proofErr w:type="spellEnd"/>
            <w:r w:rsidRPr="000A49AE">
              <w:rPr>
                <w:b/>
                <w:bCs/>
                <w:sz w:val="20"/>
              </w:rPr>
              <w:t xml:space="preserve"> 2 (</w:t>
            </w:r>
            <w:r w:rsidR="005A2842" w:rsidRPr="000A49AE">
              <w:rPr>
                <w:b/>
                <w:bCs/>
                <w:sz w:val="20"/>
              </w:rPr>
              <w:t>El usuario selecciona opción</w:t>
            </w:r>
            <w:r w:rsidRPr="000A49AE">
              <w:rPr>
                <w:b/>
                <w:bCs/>
                <w:sz w:val="20"/>
              </w:rPr>
              <w:t xml:space="preserve"> “No” en eliminación de Archivo</w:t>
            </w:r>
            <w:r w:rsidR="005A2842" w:rsidRPr="000A49AE">
              <w:rPr>
                <w:b/>
                <w:bCs/>
                <w:sz w:val="20"/>
              </w:rPr>
              <w:t>).</w:t>
            </w:r>
          </w:p>
          <w:p w:rsidR="005A2842" w:rsidRPr="000A49AE" w:rsidRDefault="005A2842" w:rsidP="00601299">
            <w:pPr>
              <w:numPr>
                <w:ilvl w:val="0"/>
                <w:numId w:val="36"/>
              </w:numPr>
            </w:pPr>
            <w:r w:rsidRPr="000A49AE">
              <w:rPr>
                <w:sz w:val="20"/>
              </w:rPr>
              <w:t>El caso de uso continúa en el punto 1 del flujo básico.</w:t>
            </w:r>
          </w:p>
          <w:p w:rsidR="005A2842" w:rsidRPr="000A49AE" w:rsidRDefault="000A49AE" w:rsidP="005A2842">
            <w:pPr>
              <w:rPr>
                <w:b/>
                <w:bCs/>
                <w:sz w:val="20"/>
              </w:rPr>
            </w:pPr>
            <w:r w:rsidRPr="000A49AE">
              <w:rPr>
                <w:b/>
                <w:bCs/>
                <w:sz w:val="20"/>
              </w:rPr>
              <w:t>Flujo alterno 3</w:t>
            </w:r>
            <w:r w:rsidR="005A2842" w:rsidRPr="000A49AE">
              <w:rPr>
                <w:b/>
                <w:bCs/>
                <w:sz w:val="20"/>
              </w:rPr>
              <w:t xml:space="preserve">: Paso 1 del </w:t>
            </w:r>
            <w:proofErr w:type="spellStart"/>
            <w:r w:rsidR="005A2842" w:rsidRPr="000A49AE">
              <w:rPr>
                <w:b/>
                <w:bCs/>
                <w:sz w:val="20"/>
              </w:rPr>
              <w:t>Subflujo</w:t>
            </w:r>
            <w:proofErr w:type="spellEnd"/>
            <w:r w:rsidR="005A2842" w:rsidRPr="000A49AE">
              <w:rPr>
                <w:b/>
                <w:bCs/>
                <w:sz w:val="20"/>
              </w:rPr>
              <w:t xml:space="preserve"> 7 (El usuario no tiene privilegios suficientes).</w:t>
            </w:r>
          </w:p>
          <w:p w:rsidR="005A2842" w:rsidRPr="000A49AE" w:rsidRDefault="005A2842" w:rsidP="00601299">
            <w:pPr>
              <w:numPr>
                <w:ilvl w:val="0"/>
                <w:numId w:val="98"/>
              </w:numPr>
            </w:pPr>
            <w:r w:rsidRPr="000A49AE">
              <w:rPr>
                <w:sz w:val="20"/>
              </w:rPr>
              <w:t xml:space="preserve">En el caso que el usuario tenga el rol  “Administrador UN” e intenta editar un archivo creado por un rol “Administrador </w:t>
            </w:r>
            <w:proofErr w:type="spellStart"/>
            <w:r w:rsidRPr="000A49AE">
              <w:rPr>
                <w:sz w:val="20"/>
              </w:rPr>
              <w:t>Corp</w:t>
            </w:r>
            <w:proofErr w:type="spellEnd"/>
            <w:r w:rsidRPr="000A49AE">
              <w:rPr>
                <w:sz w:val="20"/>
              </w:rPr>
              <w:t>” el sistema muestra el mensaje: “Usted no tiene los privilegios para editar el Archivo seleccionado” (</w:t>
            </w:r>
            <w:r w:rsidRPr="000A49AE">
              <w:rPr>
                <w:b/>
                <w:bCs/>
                <w:sz w:val="20"/>
              </w:rPr>
              <w:t>PW-024</w:t>
            </w:r>
            <w:r w:rsidRPr="000A49AE">
              <w:rPr>
                <w:sz w:val="20"/>
              </w:rPr>
              <w:t>).</w:t>
            </w:r>
          </w:p>
          <w:p w:rsidR="005A2842" w:rsidRPr="000A49AE" w:rsidRDefault="005A2842" w:rsidP="00601299">
            <w:pPr>
              <w:numPr>
                <w:ilvl w:val="0"/>
                <w:numId w:val="36"/>
              </w:numPr>
            </w:pPr>
            <w:r w:rsidRPr="000A49AE">
              <w:rPr>
                <w:sz w:val="20"/>
              </w:rPr>
              <w:t>El caso de uso continúa en el punto 1 del flujo básico.</w:t>
            </w:r>
          </w:p>
          <w:p w:rsidR="005A2842" w:rsidRPr="000A49AE" w:rsidRDefault="005A2842" w:rsidP="005A2842">
            <w:pPr>
              <w:rPr>
                <w:sz w:val="20"/>
              </w:rPr>
            </w:pPr>
            <w:r w:rsidRPr="000A49AE">
              <w:rPr>
                <w:b/>
                <w:bCs/>
                <w:sz w:val="20"/>
              </w:rPr>
              <w:t>Fl</w:t>
            </w:r>
            <w:r w:rsidR="000A49AE" w:rsidRPr="000A49AE">
              <w:rPr>
                <w:b/>
                <w:bCs/>
                <w:sz w:val="20"/>
              </w:rPr>
              <w:t>ujo alterno 4</w:t>
            </w:r>
            <w:r w:rsidRPr="000A49AE">
              <w:rPr>
                <w:b/>
                <w:bCs/>
                <w:sz w:val="20"/>
              </w:rPr>
              <w:t xml:space="preserve">: Paso 1 del </w:t>
            </w:r>
            <w:proofErr w:type="spellStart"/>
            <w:r w:rsidRPr="000A49AE">
              <w:rPr>
                <w:b/>
                <w:bCs/>
                <w:sz w:val="20"/>
              </w:rPr>
              <w:t>Subflujo</w:t>
            </w:r>
            <w:proofErr w:type="spellEnd"/>
            <w:r w:rsidRPr="000A49AE">
              <w:rPr>
                <w:b/>
                <w:bCs/>
                <w:sz w:val="20"/>
              </w:rPr>
              <w:t xml:space="preserve"> 7 (El usuario no tiene privilegios suficientes).</w:t>
            </w:r>
          </w:p>
          <w:p w:rsidR="005A2842" w:rsidRPr="000A49AE" w:rsidRDefault="005A2842" w:rsidP="00601299">
            <w:pPr>
              <w:numPr>
                <w:ilvl w:val="0"/>
                <w:numId w:val="82"/>
              </w:numPr>
            </w:pPr>
            <w:r w:rsidRPr="000A49AE">
              <w:rPr>
                <w:sz w:val="20"/>
              </w:rPr>
              <w:t xml:space="preserve">En el caso que el usuario tenga el rol  “Administrador UN” e intenta eliminar un archivo creado por un rol “Administrador </w:t>
            </w:r>
            <w:proofErr w:type="spellStart"/>
            <w:r w:rsidRPr="000A49AE">
              <w:rPr>
                <w:sz w:val="20"/>
              </w:rPr>
              <w:t>Corp</w:t>
            </w:r>
            <w:proofErr w:type="spellEnd"/>
            <w:r w:rsidRPr="000A49AE">
              <w:rPr>
                <w:sz w:val="20"/>
              </w:rPr>
              <w:t xml:space="preserve">” el sistema muestra el mensaje: “Usted no tiene los privilegios para </w:t>
            </w:r>
            <w:r w:rsidRPr="000A49AE">
              <w:rPr>
                <w:sz w:val="20"/>
              </w:rPr>
              <w:lastRenderedPageBreak/>
              <w:t>eliminar el Archivo seleccionado.” (</w:t>
            </w:r>
            <w:r w:rsidRPr="000A49AE">
              <w:rPr>
                <w:b/>
                <w:bCs/>
                <w:sz w:val="20"/>
              </w:rPr>
              <w:t>PW-025</w:t>
            </w:r>
            <w:r w:rsidRPr="000A49AE">
              <w:rPr>
                <w:sz w:val="20"/>
              </w:rPr>
              <w:t>).</w:t>
            </w:r>
          </w:p>
          <w:p w:rsidR="005A2842" w:rsidRPr="000A49AE" w:rsidRDefault="005A2842" w:rsidP="00601299">
            <w:pPr>
              <w:numPr>
                <w:ilvl w:val="0"/>
                <w:numId w:val="82"/>
              </w:numPr>
            </w:pPr>
            <w:r w:rsidRPr="000A49AE">
              <w:rPr>
                <w:sz w:val="20"/>
              </w:rPr>
              <w:t>El caso de uso continúa en el punto 1 del flujo básico.</w:t>
            </w:r>
          </w:p>
        </w:tc>
      </w:tr>
      <w:tr w:rsidR="001B2B65" w:rsidTr="001A5E4E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1B2B65" w:rsidRDefault="001B2B65" w:rsidP="001A5E4E">
            <w:r>
              <w:lastRenderedPageBreak/>
              <w:t>Postcondiciones</w:t>
            </w:r>
          </w:p>
        </w:tc>
      </w:tr>
      <w:tr w:rsidR="001B2B65" w:rsidTr="001A5E4E">
        <w:trPr>
          <w:trHeight w:val="135"/>
          <w:jc w:val="center"/>
        </w:trPr>
        <w:tc>
          <w:tcPr>
            <w:tcW w:w="9412" w:type="dxa"/>
            <w:gridSpan w:val="2"/>
          </w:tcPr>
          <w:p w:rsidR="001B2B65" w:rsidRDefault="001B2B65" w:rsidP="00C01EEA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 xml:space="preserve">Se </w:t>
            </w:r>
            <w:r w:rsidR="004D0C07">
              <w:rPr>
                <w:sz w:val="20"/>
                <w:szCs w:val="22"/>
                <w:lang w:eastAsia="en-US"/>
              </w:rPr>
              <w:t xml:space="preserve">crearon, editaron y eliminaron </w:t>
            </w:r>
            <w:r>
              <w:rPr>
                <w:sz w:val="20"/>
              </w:rPr>
              <w:t>archivo</w:t>
            </w:r>
            <w:r w:rsidR="004D0C07">
              <w:rPr>
                <w:sz w:val="20"/>
              </w:rPr>
              <w:t>s</w:t>
            </w:r>
            <w:r>
              <w:rPr>
                <w:sz w:val="20"/>
              </w:rPr>
              <w:t xml:space="preserve"> en el sistema web.</w:t>
            </w:r>
            <w:ins w:id="159" w:author="Albatrino Aza, Giuseppe Martin" w:date="2015-05-04T17:18:00Z">
              <w:r w:rsidR="00C01EEA">
                <w:rPr>
                  <w:sz w:val="20"/>
                </w:rPr>
                <w:t xml:space="preserve"> Los archivos creados, editados y eliminados se sincronizan también en cada dispositivo móvil.</w:t>
              </w:r>
            </w:ins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1B2B65" w:rsidRDefault="001B2B65" w:rsidP="001A5E4E">
            <w:r>
              <w:t>Puntos de extensión (extend) o de inclusión (include)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</w:tcPr>
          <w:p w:rsidR="000A49AE" w:rsidRPr="000A49AE" w:rsidRDefault="000A49AE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 w:rsidRPr="000A49AE">
              <w:rPr>
                <w:sz w:val="20"/>
              </w:rPr>
              <w:t>CUW-005 Publicar Archivos</w:t>
            </w:r>
          </w:p>
          <w:p w:rsidR="004D0C07" w:rsidRPr="000A49AE" w:rsidRDefault="000A49AE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 w:rsidRPr="000A49AE">
              <w:rPr>
                <w:sz w:val="20"/>
              </w:rPr>
              <w:t xml:space="preserve">CUW-006 </w:t>
            </w:r>
            <w:r w:rsidR="004D0C07" w:rsidRPr="000A49AE">
              <w:rPr>
                <w:sz w:val="20"/>
              </w:rPr>
              <w:t>Mover Archivos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1B2B65" w:rsidRDefault="001B2B65" w:rsidP="001A5E4E">
            <w:r>
              <w:t>Observaciones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1B2B65" w:rsidRDefault="001B2B65" w:rsidP="00601299">
            <w:pPr>
              <w:numPr>
                <w:ilvl w:val="0"/>
                <w:numId w:val="34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 xml:space="preserve">El tamaño máximo de cada tipo de archivo es variable de acuerdo a la configuración del sistema </w:t>
            </w:r>
            <w:r w:rsidR="008C0B76" w:rsidRPr="008C0B76">
              <w:rPr>
                <w:sz w:val="20"/>
              </w:rPr>
              <w:t>(</w:t>
            </w:r>
            <w:r w:rsidRPr="008C0B76">
              <w:rPr>
                <w:sz w:val="20"/>
              </w:rPr>
              <w:t>CUW-002).</w:t>
            </w:r>
          </w:p>
          <w:p w:rsidR="006B39E2" w:rsidRPr="008C0B76" w:rsidRDefault="006B39E2" w:rsidP="00601299">
            <w:pPr>
              <w:numPr>
                <w:ilvl w:val="0"/>
                <w:numId w:val="34"/>
              </w:numPr>
              <w:jc w:val="both"/>
              <w:rPr>
                <w:sz w:val="20"/>
              </w:rPr>
            </w:pPr>
            <w:r w:rsidRPr="006B39E2">
              <w:rPr>
                <w:sz w:val="20"/>
                <w:szCs w:val="22"/>
                <w:lang w:eastAsia="en-US"/>
              </w:rPr>
              <w:t xml:space="preserve">El usuario con rol “Administrador UN” no puede realizar cambios en archivos creados por un rol “Administrador </w:t>
            </w:r>
            <w:proofErr w:type="spellStart"/>
            <w:r w:rsidRPr="006B39E2">
              <w:rPr>
                <w:sz w:val="20"/>
                <w:szCs w:val="22"/>
                <w:lang w:eastAsia="en-US"/>
              </w:rPr>
              <w:t>Corp</w:t>
            </w:r>
            <w:proofErr w:type="spellEnd"/>
            <w:r w:rsidRPr="006B39E2">
              <w:rPr>
                <w:sz w:val="20"/>
                <w:szCs w:val="22"/>
                <w:lang w:eastAsia="en-US"/>
              </w:rPr>
              <w:t>”.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1B2B65" w:rsidRDefault="001B2B65" w:rsidP="001A5E4E">
            <w:r>
              <w:t>Pantallas asociadas</w:t>
            </w:r>
          </w:p>
        </w:tc>
      </w:tr>
      <w:tr w:rsidR="001B2B65" w:rsidTr="001A5E4E">
        <w:trPr>
          <w:jc w:val="center"/>
        </w:trPr>
        <w:tc>
          <w:tcPr>
            <w:tcW w:w="9412" w:type="dxa"/>
            <w:gridSpan w:val="2"/>
          </w:tcPr>
          <w:p w:rsidR="001B2B65" w:rsidRDefault="001B2B65" w:rsidP="001A5E4E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PW-023</w:t>
            </w:r>
          </w:p>
          <w:p w:rsidR="008C0B76" w:rsidRDefault="008C0B76" w:rsidP="001A5E4E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PW-014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PW-015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PW-016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PW-017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PW-018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PW-024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PW-025</w:t>
            </w:r>
          </w:p>
          <w:p w:rsidR="008C0B76" w:rsidRP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PW-026</w:t>
            </w:r>
          </w:p>
          <w:p w:rsidR="008C0B76" w:rsidRDefault="008C0B76" w:rsidP="008C0B76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 w:rsidRPr="008C0B76">
              <w:rPr>
                <w:sz w:val="20"/>
              </w:rPr>
              <w:t>PW-027</w:t>
            </w:r>
          </w:p>
        </w:tc>
      </w:tr>
    </w:tbl>
    <w:p w:rsidR="001B2B65" w:rsidRDefault="001B2B65" w:rsidP="001B2B65"/>
    <w:p w:rsidR="001B2B65" w:rsidRDefault="008C0B76" w:rsidP="001B2B65">
      <w:pPr>
        <w:jc w:val="center"/>
      </w:pPr>
      <w:r>
        <w:br w:type="page"/>
      </w:r>
    </w:p>
    <w:p w:rsidR="001B2B65" w:rsidRDefault="007204A4">
      <w:pPr>
        <w:ind w:left="708" w:hanging="708"/>
        <w:jc w:val="center"/>
        <w:pPrChange w:id="160" w:author="Albatrino Aza, Giuseppe Martin" w:date="2015-05-04T17:06:00Z">
          <w:pPr>
            <w:jc w:val="center"/>
          </w:pPr>
        </w:pPrChange>
      </w:pPr>
      <w:r>
        <w:pict>
          <v:shape id="Picture Frame 1091" o:spid="_x0000_i1048" type="#_x0000_t75" style="width:324pt;height:133.5pt">
            <v:imagedata r:id="rId31" o:title=""/>
          </v:shape>
        </w:pict>
      </w:r>
    </w:p>
    <w:p w:rsidR="00D606FC" w:rsidRDefault="001B2B65" w:rsidP="001B2B65">
      <w:pPr>
        <w:jc w:val="center"/>
      </w:pPr>
      <w:r>
        <w:t>Wireframe PW-023</w:t>
      </w:r>
    </w:p>
    <w:p w:rsidR="001B2B65" w:rsidRDefault="001B2B65" w:rsidP="00AE205C">
      <w:pPr>
        <w:jc w:val="center"/>
      </w:pPr>
    </w:p>
    <w:p w:rsidR="001B2B65" w:rsidRDefault="001B2B65" w:rsidP="00AE205C">
      <w:pPr>
        <w:jc w:val="center"/>
      </w:pPr>
    </w:p>
    <w:p w:rsidR="00AE205C" w:rsidRDefault="007204A4" w:rsidP="00AE205C">
      <w:pPr>
        <w:jc w:val="center"/>
      </w:pPr>
      <w:r>
        <w:pict>
          <v:shape id="Picture Frame 1079" o:spid="_x0000_i1049" type="#_x0000_t75" style="width:309pt;height:264.75pt">
            <v:imagedata r:id="rId32" o:title=""/>
          </v:shape>
        </w:pict>
      </w:r>
    </w:p>
    <w:p w:rsidR="00AE205C" w:rsidRDefault="00AE205C" w:rsidP="00AE205C">
      <w:pPr>
        <w:jc w:val="center"/>
      </w:pPr>
      <w:r>
        <w:t>Wireframe PW-014</w:t>
      </w:r>
    </w:p>
    <w:p w:rsidR="00AE205C" w:rsidRDefault="00AE205C" w:rsidP="00AE205C"/>
    <w:p w:rsidR="00AE205C" w:rsidRDefault="00AE205C" w:rsidP="00AE205C"/>
    <w:p w:rsidR="00D606FC" w:rsidRDefault="00D606FC" w:rsidP="00D606FC">
      <w:pPr>
        <w:pStyle w:val="Titulo2"/>
        <w:numPr>
          <w:ilvl w:val="0"/>
          <w:numId w:val="0"/>
        </w:numPr>
        <w:pBdr>
          <w:top w:val="none" w:sz="0" w:space="0" w:color="auto"/>
        </w:pBdr>
        <w:tabs>
          <w:tab w:val="clear" w:pos="3839"/>
          <w:tab w:val="left" w:pos="851"/>
          <w:tab w:val="left" w:pos="2070"/>
        </w:tabs>
      </w:pPr>
      <w:r>
        <w:br w:type="page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64"/>
        <w:gridCol w:w="4806"/>
      </w:tblGrid>
      <w:tr w:rsidR="00D606FC" w:rsidTr="00D606FC">
        <w:tc>
          <w:tcPr>
            <w:tcW w:w="4747" w:type="dxa"/>
          </w:tcPr>
          <w:p w:rsidR="00D606FC" w:rsidRPr="00D606FC" w:rsidRDefault="007204A4" w:rsidP="001A5E4E">
            <w:pPr>
              <w:rPr>
                <w:lang w:val="en-US"/>
              </w:rPr>
            </w:pPr>
            <w:r>
              <w:rPr>
                <w:lang w:val="en-US"/>
              </w:rPr>
              <w:pict>
                <v:shape id="Picture Frame 1080" o:spid="_x0000_i1050" type="#_x0000_t75" style="width:230.25pt;height:105.75pt">
                  <v:imagedata r:id="rId33" o:title=""/>
                </v:shape>
              </w:pict>
            </w:r>
          </w:p>
          <w:p w:rsidR="00D606FC" w:rsidRPr="00D606FC" w:rsidRDefault="00D606FC" w:rsidP="00D606FC">
            <w:pPr>
              <w:ind w:left="708" w:hanging="708"/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PW-015</w:t>
            </w:r>
          </w:p>
        </w:tc>
        <w:tc>
          <w:tcPr>
            <w:tcW w:w="4747" w:type="dxa"/>
          </w:tcPr>
          <w:p w:rsidR="00D606FC" w:rsidRPr="00D606FC" w:rsidRDefault="007204A4" w:rsidP="001A5E4E">
            <w:pPr>
              <w:rPr>
                <w:lang w:val="en-US"/>
              </w:rPr>
            </w:pPr>
            <w:r>
              <w:rPr>
                <w:lang w:val="en-US"/>
              </w:rPr>
              <w:pict>
                <v:shape id="Picture Frame 1081" o:spid="_x0000_i1051" type="#_x0000_t75" style="width:232.5pt;height:102.75pt">
                  <v:imagedata r:id="rId34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PW-016</w:t>
            </w:r>
          </w:p>
        </w:tc>
      </w:tr>
      <w:tr w:rsidR="00D606FC" w:rsidTr="00D606FC">
        <w:tc>
          <w:tcPr>
            <w:tcW w:w="4747" w:type="dxa"/>
          </w:tcPr>
          <w:p w:rsidR="00D606FC" w:rsidRPr="00D606FC" w:rsidRDefault="007204A4" w:rsidP="001A5E4E">
            <w:pPr>
              <w:rPr>
                <w:lang w:val="en-US"/>
              </w:rPr>
            </w:pPr>
            <w:r>
              <w:rPr>
                <w:lang w:val="en-US"/>
              </w:rPr>
              <w:pict>
                <v:shape id="Picture Frame 1084" o:spid="_x0000_i1052" type="#_x0000_t75" style="width:228pt;height:102pt">
                  <v:imagedata r:id="rId35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PW-017</w:t>
            </w:r>
          </w:p>
        </w:tc>
        <w:tc>
          <w:tcPr>
            <w:tcW w:w="4747" w:type="dxa"/>
          </w:tcPr>
          <w:p w:rsidR="00D606FC" w:rsidRPr="00D606FC" w:rsidRDefault="007204A4" w:rsidP="001A5E4E">
            <w:pPr>
              <w:rPr>
                <w:lang w:val="en-US"/>
              </w:rPr>
            </w:pPr>
            <w:r>
              <w:rPr>
                <w:lang w:val="en-US"/>
              </w:rPr>
              <w:pict>
                <v:shape id="Picture Frame 1083" o:spid="_x0000_i1053" type="#_x0000_t75" style="width:229.5pt;height:102.75pt">
                  <v:imagedata r:id="rId36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PW-018</w:t>
            </w:r>
          </w:p>
        </w:tc>
      </w:tr>
      <w:tr w:rsidR="00D606FC" w:rsidTr="00D606FC">
        <w:tc>
          <w:tcPr>
            <w:tcW w:w="4747" w:type="dxa"/>
          </w:tcPr>
          <w:p w:rsidR="00D606FC" w:rsidRPr="00D606FC" w:rsidRDefault="007204A4" w:rsidP="001A5E4E">
            <w:pPr>
              <w:rPr>
                <w:lang w:val="en-US"/>
              </w:rPr>
            </w:pPr>
            <w:r>
              <w:rPr>
                <w:lang w:val="en-US"/>
              </w:rPr>
              <w:pict>
                <v:shape id="Picture Frame 1085" o:spid="_x0000_i1054" type="#_x0000_t75" style="width:228.75pt;height:86.25pt">
                  <v:imagedata r:id="rId37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PW-024</w:t>
            </w:r>
          </w:p>
        </w:tc>
        <w:tc>
          <w:tcPr>
            <w:tcW w:w="4747" w:type="dxa"/>
          </w:tcPr>
          <w:p w:rsidR="00D606FC" w:rsidRPr="00D606FC" w:rsidRDefault="007204A4" w:rsidP="001A5E4E">
            <w:pPr>
              <w:rPr>
                <w:lang w:val="en-US"/>
              </w:rPr>
            </w:pPr>
            <w:r>
              <w:rPr>
                <w:lang w:val="en-US"/>
              </w:rPr>
              <w:pict>
                <v:shape id="Picture Frame 1086" o:spid="_x0000_i1055" type="#_x0000_t75" style="width:228.75pt;height:85.5pt">
                  <v:imagedata r:id="rId38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PW-025</w:t>
            </w:r>
          </w:p>
        </w:tc>
      </w:tr>
      <w:tr w:rsidR="00D606FC" w:rsidTr="00D606FC">
        <w:tc>
          <w:tcPr>
            <w:tcW w:w="4747" w:type="dxa"/>
          </w:tcPr>
          <w:p w:rsidR="00D606FC" w:rsidRPr="00D606FC" w:rsidRDefault="007204A4" w:rsidP="001A5E4E">
            <w:pPr>
              <w:rPr>
                <w:lang w:val="en-US"/>
              </w:rPr>
            </w:pPr>
            <w:r>
              <w:rPr>
                <w:lang w:val="en-US"/>
              </w:rPr>
              <w:pict>
                <v:shape id="Picture Frame 1088" o:spid="_x0000_i1056" type="#_x0000_t75" style="width:228.75pt;height:68.25pt">
                  <v:imagedata r:id="rId39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PW-026</w:t>
            </w:r>
          </w:p>
        </w:tc>
        <w:tc>
          <w:tcPr>
            <w:tcW w:w="4747" w:type="dxa"/>
          </w:tcPr>
          <w:p w:rsidR="00D606FC" w:rsidRPr="00D606FC" w:rsidRDefault="007204A4" w:rsidP="001A5E4E">
            <w:pPr>
              <w:rPr>
                <w:lang w:val="en-US"/>
              </w:rPr>
            </w:pPr>
            <w:r>
              <w:rPr>
                <w:lang w:val="en-US"/>
              </w:rPr>
              <w:pict>
                <v:shape id="Picture Frame 1087" o:spid="_x0000_i1057" type="#_x0000_t75" style="width:227.25pt;height:70.5pt">
                  <v:imagedata r:id="rId40" o:title=""/>
                </v:shape>
              </w:pict>
            </w:r>
          </w:p>
          <w:p w:rsidR="00D606FC" w:rsidRPr="00D606FC" w:rsidRDefault="00D606FC" w:rsidP="00D606FC">
            <w:pPr>
              <w:jc w:val="center"/>
              <w:rPr>
                <w:lang w:val="en-US"/>
              </w:rPr>
            </w:pPr>
            <w:r w:rsidRPr="00D606FC">
              <w:rPr>
                <w:lang w:val="en-US"/>
              </w:rPr>
              <w:t>Wireframe PW-027</w:t>
            </w:r>
          </w:p>
        </w:tc>
      </w:tr>
    </w:tbl>
    <w:p w:rsidR="00AE205C" w:rsidRDefault="00AE205C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r>
        <w:br w:type="page"/>
      </w:r>
      <w:bookmarkStart w:id="161" w:name="_Toc418009841"/>
      <w:bookmarkStart w:id="162" w:name="_Toc418070789"/>
      <w:bookmarkStart w:id="163" w:name="_Toc418153780"/>
      <w:r w:rsidR="00DD7B62">
        <w:lastRenderedPageBreak/>
        <w:t>CUW-005</w:t>
      </w:r>
      <w:r>
        <w:t xml:space="preserve"> Publicar </w:t>
      </w:r>
      <w:bookmarkEnd w:id="161"/>
      <w:bookmarkEnd w:id="162"/>
      <w:r>
        <w:t>Archivo</w:t>
      </w:r>
      <w:r w:rsidR="00DD7B62">
        <w:t>s</w:t>
      </w:r>
      <w:bookmarkEnd w:id="163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E205C" w:rsidTr="00AE205C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Publicar Archivo</w:t>
            </w:r>
            <w:r w:rsidR="00DD7B62">
              <w:rPr>
                <w:rFonts w:cs="Arial"/>
                <w:sz w:val="20"/>
              </w:rPr>
              <w:t>s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Actores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, Administrador UN)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E205C" w:rsidRDefault="002B0BB4" w:rsidP="002B0BB4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P</w:t>
            </w:r>
            <w:r w:rsidR="00AE205C">
              <w:rPr>
                <w:sz w:val="20"/>
                <w:szCs w:val="22"/>
                <w:lang w:eastAsia="en-US"/>
              </w:rPr>
              <w:t>ermite al usu</w:t>
            </w:r>
            <w:r>
              <w:rPr>
                <w:sz w:val="20"/>
                <w:szCs w:val="22"/>
                <w:lang w:eastAsia="en-US"/>
              </w:rPr>
              <w:t>ario realizar la publicación de a</w:t>
            </w:r>
            <w:r w:rsidR="00AE205C">
              <w:rPr>
                <w:sz w:val="20"/>
                <w:szCs w:val="22"/>
                <w:lang w:eastAsia="en-US"/>
              </w:rPr>
              <w:t>rchivo</w:t>
            </w:r>
            <w:r>
              <w:rPr>
                <w:sz w:val="20"/>
                <w:szCs w:val="22"/>
                <w:lang w:eastAsia="en-US"/>
              </w:rPr>
              <w:t>s</w:t>
            </w:r>
            <w:r w:rsidR="00AE205C">
              <w:rPr>
                <w:sz w:val="20"/>
                <w:szCs w:val="22"/>
                <w:lang w:eastAsia="en-US"/>
              </w:rPr>
              <w:t xml:space="preserve"> </w:t>
            </w:r>
            <w:r>
              <w:rPr>
                <w:sz w:val="20"/>
                <w:szCs w:val="22"/>
                <w:lang w:eastAsia="en-US"/>
              </w:rPr>
              <w:t>en</w:t>
            </w:r>
            <w:r w:rsidR="00AE205C">
              <w:rPr>
                <w:sz w:val="20"/>
                <w:szCs w:val="22"/>
                <w:lang w:eastAsia="en-US"/>
              </w:rPr>
              <w:t xml:space="preserve"> el sistema web</w:t>
            </w:r>
            <w:r>
              <w:rPr>
                <w:sz w:val="20"/>
                <w:szCs w:val="22"/>
                <w:lang w:eastAsia="en-US"/>
              </w:rPr>
              <w:t>, con la finalidad que puedan ser visualizados en</w:t>
            </w:r>
            <w:r w:rsidR="00AE205C">
              <w:rPr>
                <w:sz w:val="20"/>
                <w:szCs w:val="22"/>
                <w:lang w:eastAsia="en-US"/>
              </w:rPr>
              <w:t xml:space="preserve"> los dispositivos móviles.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Precondiciones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pStyle w:val="ListParagraph11"/>
              <w:numPr>
                <w:ilvl w:val="0"/>
                <w:numId w:val="9"/>
              </w:numPr>
              <w:spacing w:after="0"/>
              <w:jc w:val="both"/>
              <w:rPr>
                <w:sz w:val="20"/>
              </w:rPr>
            </w:pPr>
            <w:r>
              <w:rPr>
                <w:sz w:val="20"/>
              </w:rPr>
              <w:t>El usuario debe haber iniciado sesión en el sistema web.</w:t>
            </w:r>
          </w:p>
          <w:p w:rsidR="00AE205C" w:rsidRDefault="00E82BBD" w:rsidP="00E82BBD">
            <w:pPr>
              <w:pStyle w:val="ListParagraph11"/>
              <w:numPr>
                <w:ilvl w:val="0"/>
                <w:numId w:val="9"/>
              </w:numPr>
              <w:spacing w:after="0"/>
              <w:jc w:val="both"/>
              <w:rPr>
                <w:sz w:val="20"/>
              </w:rPr>
            </w:pPr>
            <w:r>
              <w:rPr>
                <w:sz w:val="20"/>
              </w:rPr>
              <w:t>El archivo a publicar debe haber sido cargado previamente al sistema web (</w:t>
            </w:r>
            <w:r w:rsidRPr="00E82BBD">
              <w:rPr>
                <w:sz w:val="20"/>
              </w:rPr>
              <w:t>CUW-004</w:t>
            </w:r>
            <w:r>
              <w:rPr>
                <w:sz w:val="20"/>
              </w:rPr>
              <w:t xml:space="preserve"> </w:t>
            </w:r>
            <w:r w:rsidRPr="00E82BBD">
              <w:rPr>
                <w:sz w:val="20"/>
              </w:rPr>
              <w:t>Gestionar Archivos</w:t>
            </w:r>
            <w:r>
              <w:rPr>
                <w:sz w:val="20"/>
              </w:rPr>
              <w:t xml:space="preserve"> – Nuevo)</w:t>
            </w:r>
            <w:r w:rsidR="00AE205C"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 básico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5761AF" w:rsidRPr="005761AF" w:rsidRDefault="005761AF" w:rsidP="00601299">
            <w:pPr>
              <w:numPr>
                <w:ilvl w:val="0"/>
                <w:numId w:val="37"/>
              </w:numPr>
              <w:rPr>
                <w:sz w:val="20"/>
              </w:rPr>
            </w:pPr>
            <w:r>
              <w:rPr>
                <w:sz w:val="20"/>
              </w:rPr>
              <w:t>El usuario selecciona un Archivo</w:t>
            </w:r>
            <w:r w:rsidRPr="005761AF">
              <w:rPr>
                <w:sz w:val="20"/>
              </w:rPr>
              <w:t xml:space="preserve"> del listado de la sección “Archivos de </w:t>
            </w:r>
            <w:proofErr w:type="spellStart"/>
            <w:r w:rsidRPr="005761AF">
              <w:rPr>
                <w:sz w:val="20"/>
              </w:rPr>
              <w:t>Coleccion</w:t>
            </w:r>
            <w:proofErr w:type="spellEnd"/>
            <w:r w:rsidRPr="005761AF">
              <w:rPr>
                <w:sz w:val="20"/>
              </w:rPr>
              <w:t>” para publicar (PW-014).</w:t>
            </w:r>
          </w:p>
          <w:p w:rsidR="005761AF" w:rsidRPr="005761AF" w:rsidRDefault="005761AF" w:rsidP="00601299">
            <w:pPr>
              <w:numPr>
                <w:ilvl w:val="0"/>
                <w:numId w:val="37"/>
              </w:numPr>
              <w:rPr>
                <w:sz w:val="20"/>
              </w:rPr>
            </w:pPr>
            <w:r w:rsidRPr="005761AF">
              <w:rPr>
                <w:sz w:val="20"/>
              </w:rPr>
              <w:t>El usuario selecciona la opción “Publicar”</w:t>
            </w:r>
            <w:r>
              <w:rPr>
                <w:sz w:val="20"/>
              </w:rPr>
              <w:t>.</w:t>
            </w:r>
          </w:p>
          <w:p w:rsidR="005761AF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 w:rsidRPr="005761AF">
              <w:rPr>
                <w:sz w:val="20"/>
              </w:rPr>
              <w:t>El sistema muestra el formulario “Publicar Archivo” (</w:t>
            </w:r>
            <w:r w:rsidRPr="005761AF">
              <w:rPr>
                <w:b/>
                <w:bCs/>
                <w:sz w:val="20"/>
              </w:rPr>
              <w:t>PW-019</w:t>
            </w:r>
            <w:r w:rsidRPr="005761AF">
              <w:rPr>
                <w:sz w:val="20"/>
              </w:rPr>
              <w:t>) con los campos “Roles”, “País” y las opciones “Publicar” y “Cancelar”.</w:t>
            </w:r>
          </w:p>
          <w:p w:rsidR="00AE205C" w:rsidRPr="005761AF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 w:rsidRPr="005761AF">
              <w:rPr>
                <w:sz w:val="20"/>
              </w:rPr>
              <w:t>El usuario selecciona los roles de usuario a los cuales desea publicar el Archivo.</w:t>
            </w:r>
          </w:p>
          <w:p w:rsidR="00AE205C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>
              <w:rPr>
                <w:sz w:val="20"/>
              </w:rPr>
              <w:t xml:space="preserve">El usuario selecciona los países a los cuales desea publicar el archivo, el </w:t>
            </w:r>
            <w:r w:rsidR="00642027">
              <w:rPr>
                <w:sz w:val="20"/>
              </w:rPr>
              <w:t>usuario</w:t>
            </w:r>
            <w:r>
              <w:rPr>
                <w:sz w:val="20"/>
              </w:rPr>
              <w:t xml:space="preserve"> podrá agregar los países a un listado mediante la selección de una lista desplegable y selección d</w:t>
            </w:r>
            <w:r w:rsidR="00642027">
              <w:rPr>
                <w:sz w:val="20"/>
              </w:rPr>
              <w:t xml:space="preserve">e </w:t>
            </w:r>
            <w:r>
              <w:rPr>
                <w:sz w:val="20"/>
              </w:rPr>
              <w:t xml:space="preserve">la opción “Agregar”. </w:t>
            </w:r>
          </w:p>
          <w:p w:rsidR="00AE205C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>
              <w:rPr>
                <w:sz w:val="20"/>
              </w:rPr>
              <w:t>El usuario selecciona la opción “Publicar”.</w:t>
            </w:r>
          </w:p>
          <w:p w:rsidR="00AE205C" w:rsidDel="00160227" w:rsidRDefault="00AE205C" w:rsidP="00601299">
            <w:pPr>
              <w:numPr>
                <w:ilvl w:val="0"/>
                <w:numId w:val="38"/>
              </w:numPr>
              <w:rPr>
                <w:del w:id="164" w:author="Albatrino Aza, Giuseppe Martin" w:date="2015-05-04T17:32:00Z"/>
                <w:sz w:val="20"/>
              </w:rPr>
            </w:pPr>
            <w:del w:id="165" w:author="Albatrino Aza, Giuseppe Martin" w:date="2015-05-04T17:32:00Z">
              <w:r w:rsidDel="00160227">
                <w:rPr>
                  <w:sz w:val="20"/>
                </w:rPr>
                <w:delText xml:space="preserve">El sistema publica el contenido y  envía una notificación </w:delText>
              </w:r>
              <w:r w:rsidRPr="00642027" w:rsidDel="00160227">
                <w:rPr>
                  <w:b/>
                  <w:sz w:val="20"/>
                </w:rPr>
                <w:delText>(CUW-007)</w:delText>
              </w:r>
              <w:r w:rsidDel="00160227">
                <w:rPr>
                  <w:sz w:val="20"/>
                </w:rPr>
                <w:delText xml:space="preserve"> a los dispositivos móviles.</w:delText>
              </w:r>
            </w:del>
          </w:p>
          <w:p w:rsidR="00AE205C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>
              <w:rPr>
                <w:sz w:val="20"/>
              </w:rPr>
              <w:t>El sistema muestra el mensaje de éxito “Se ha publicado el Archivo en los dispositivos móviles”.</w:t>
            </w:r>
          </w:p>
          <w:p w:rsidR="00AE205C" w:rsidRDefault="00AE205C" w:rsidP="00601299">
            <w:pPr>
              <w:numPr>
                <w:ilvl w:val="0"/>
                <w:numId w:val="38"/>
              </w:numPr>
              <w:rPr>
                <w:sz w:val="20"/>
              </w:rPr>
            </w:pPr>
            <w:r>
              <w:rPr>
                <w:sz w:val="20"/>
              </w:rPr>
              <w:t>El sistema cierra el formulario de “Publicar Archivo” y carga la lista de Archivos en el caso de uso base.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Subflujos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</w:t>
            </w:r>
            <w:r w:rsidR="005761AF">
              <w:rPr>
                <w:b/>
                <w:bCs/>
                <w:sz w:val="20"/>
              </w:rPr>
              <w:t>jo</w:t>
            </w:r>
            <w:proofErr w:type="spellEnd"/>
            <w:r w:rsidR="005761AF">
              <w:rPr>
                <w:b/>
                <w:bCs/>
                <w:sz w:val="20"/>
              </w:rPr>
              <w:t xml:space="preserve"> 1: Paso 6 del Flujo básico (Selección de opción Cancelar</w:t>
            </w:r>
            <w:r>
              <w:rPr>
                <w:b/>
                <w:bCs/>
                <w:sz w:val="20"/>
              </w:rPr>
              <w:t>).</w:t>
            </w:r>
          </w:p>
          <w:p w:rsidR="00AE205C" w:rsidRDefault="00AE205C" w:rsidP="00601299">
            <w:pPr>
              <w:numPr>
                <w:ilvl w:val="0"/>
                <w:numId w:val="39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cierra el formulario de “Publicar Archivo” y carga la lista de Archivos en el caso de uso base.</w:t>
            </w:r>
          </w:p>
          <w:p w:rsidR="00AE205C" w:rsidRDefault="005761AF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2: Paso 5</w:t>
            </w:r>
            <w:r w:rsidR="00AE205C">
              <w:rPr>
                <w:b/>
                <w:bCs/>
                <w:sz w:val="20"/>
              </w:rPr>
              <w:t xml:space="preserve"> del Flujo básic</w:t>
            </w:r>
            <w:r>
              <w:rPr>
                <w:b/>
                <w:bCs/>
                <w:sz w:val="20"/>
              </w:rPr>
              <w:t>o (Selección de opción Remover</w:t>
            </w:r>
            <w:r w:rsidR="00AE205C">
              <w:rPr>
                <w:b/>
                <w:bCs/>
                <w:sz w:val="20"/>
              </w:rPr>
              <w:t>).</w:t>
            </w:r>
          </w:p>
          <w:p w:rsidR="005A2842" w:rsidRPr="005761AF" w:rsidRDefault="00AE205C" w:rsidP="00601299">
            <w:pPr>
              <w:numPr>
                <w:ilvl w:val="0"/>
                <w:numId w:val="40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</w:t>
            </w:r>
            <w:r w:rsidR="005761AF">
              <w:rPr>
                <w:sz w:val="20"/>
              </w:rPr>
              <w:t>usuario</w:t>
            </w:r>
            <w:r>
              <w:rPr>
                <w:sz w:val="20"/>
              </w:rPr>
              <w:t xml:space="preserve"> selecciona un país de una lista y la opción “Remover”, esta acción quitara el país seleccionado de la lista de países a los cuales se desea publicar.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Flujos alternos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5A2842" w:rsidRPr="005761AF" w:rsidRDefault="005A2842" w:rsidP="005A2842">
            <w:pPr>
              <w:rPr>
                <w:sz w:val="20"/>
              </w:rPr>
            </w:pPr>
            <w:r w:rsidRPr="005761AF">
              <w:rPr>
                <w:b/>
                <w:bCs/>
                <w:sz w:val="20"/>
              </w:rPr>
              <w:lastRenderedPageBreak/>
              <w:t>Fl</w:t>
            </w:r>
            <w:r w:rsidR="005761AF">
              <w:rPr>
                <w:b/>
                <w:bCs/>
                <w:sz w:val="20"/>
              </w:rPr>
              <w:t xml:space="preserve">ujo alterno 8: </w:t>
            </w:r>
            <w:proofErr w:type="gramStart"/>
            <w:r w:rsidR="005761AF">
              <w:rPr>
                <w:b/>
                <w:bCs/>
                <w:sz w:val="20"/>
              </w:rPr>
              <w:t>Paso</w:t>
            </w:r>
            <w:proofErr w:type="gramEnd"/>
            <w:r w:rsidR="005761AF">
              <w:rPr>
                <w:b/>
                <w:bCs/>
                <w:sz w:val="20"/>
              </w:rPr>
              <w:t xml:space="preserve"> 6</w:t>
            </w:r>
            <w:r w:rsidRPr="005761AF">
              <w:rPr>
                <w:b/>
                <w:bCs/>
                <w:sz w:val="20"/>
              </w:rPr>
              <w:t xml:space="preserve"> del </w:t>
            </w:r>
            <w:r w:rsidR="005761AF">
              <w:rPr>
                <w:b/>
                <w:bCs/>
                <w:sz w:val="20"/>
              </w:rPr>
              <w:t>F</w:t>
            </w:r>
            <w:r w:rsidRPr="005761AF">
              <w:rPr>
                <w:b/>
                <w:bCs/>
                <w:sz w:val="20"/>
              </w:rPr>
              <w:t xml:space="preserve">lujo </w:t>
            </w:r>
            <w:r w:rsidR="005761AF">
              <w:rPr>
                <w:b/>
                <w:bCs/>
                <w:sz w:val="20"/>
              </w:rPr>
              <w:t xml:space="preserve">básico </w:t>
            </w:r>
            <w:r w:rsidRPr="005761AF">
              <w:rPr>
                <w:b/>
                <w:bCs/>
                <w:sz w:val="20"/>
              </w:rPr>
              <w:t>(El usuario no tiene privilegios suficientes).</w:t>
            </w:r>
          </w:p>
          <w:p w:rsidR="00AE205C" w:rsidRPr="005761AF" w:rsidRDefault="005A2842" w:rsidP="00601299">
            <w:pPr>
              <w:numPr>
                <w:ilvl w:val="0"/>
                <w:numId w:val="84"/>
              </w:numPr>
            </w:pPr>
            <w:r w:rsidRPr="005761AF">
              <w:rPr>
                <w:sz w:val="20"/>
              </w:rPr>
              <w:t xml:space="preserve">En el caso que el usuario tenga el rol  “Administrador UN” e intenta publicar un contenido creado por un rol “Administrador </w:t>
            </w:r>
            <w:proofErr w:type="spellStart"/>
            <w:r w:rsidRPr="005761AF">
              <w:rPr>
                <w:sz w:val="20"/>
              </w:rPr>
              <w:t>Corp</w:t>
            </w:r>
            <w:proofErr w:type="spellEnd"/>
            <w:r w:rsidRPr="005761AF">
              <w:rPr>
                <w:sz w:val="20"/>
              </w:rPr>
              <w:t>” el sistema muestra el mensaje: “Usted no tiene los privilegios para Publicar el Archivo seleccionado.” (</w:t>
            </w:r>
            <w:r w:rsidRPr="005761AF">
              <w:rPr>
                <w:b/>
                <w:bCs/>
                <w:sz w:val="20"/>
              </w:rPr>
              <w:t>PW-026</w:t>
            </w:r>
            <w:r w:rsidRPr="005761AF">
              <w:rPr>
                <w:sz w:val="20"/>
              </w:rPr>
              <w:t>).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Postcondiciones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</w:tcPr>
          <w:p w:rsidR="00AE205C" w:rsidRDefault="001F7A00" w:rsidP="00601299">
            <w:pPr>
              <w:numPr>
                <w:ilvl w:val="0"/>
                <w:numId w:val="21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Se publica el arch</w:t>
            </w:r>
            <w:r w:rsidR="00AE205C">
              <w:rPr>
                <w:sz w:val="20"/>
              </w:rPr>
              <w:t xml:space="preserve">ivo </w:t>
            </w:r>
            <w:r>
              <w:rPr>
                <w:sz w:val="20"/>
              </w:rPr>
              <w:t xml:space="preserve">y está disponible para ser visualizado </w:t>
            </w:r>
            <w:r w:rsidR="00AE205C">
              <w:rPr>
                <w:sz w:val="20"/>
              </w:rPr>
              <w:t>en el aplicativo de los dispositivos móviles</w:t>
            </w:r>
            <w:r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Puntos de extensión (extend) o de inclusión (include)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pStyle w:val="ListParagraph1"/>
              <w:numPr>
                <w:ilvl w:val="0"/>
                <w:numId w:val="41"/>
              </w:numPr>
              <w:ind w:left="371"/>
              <w:jc w:val="both"/>
              <w:rPr>
                <w:sz w:val="20"/>
              </w:rPr>
            </w:pPr>
            <w:r>
              <w:rPr>
                <w:rFonts w:cs="Arial"/>
                <w:sz w:val="20"/>
              </w:rPr>
              <w:t>CUW-007 Enviar Notificaciones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Observaciones</w:t>
            </w:r>
          </w:p>
        </w:tc>
      </w:tr>
      <w:tr w:rsidR="00AE205C" w:rsidTr="00AE205C">
        <w:trPr>
          <w:trHeight w:val="90"/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E205C" w:rsidRDefault="001F7A00" w:rsidP="00601299">
            <w:pPr>
              <w:pStyle w:val="ListParagraph1"/>
              <w:numPr>
                <w:ilvl w:val="0"/>
                <w:numId w:val="41"/>
              </w:numPr>
              <w:ind w:left="371"/>
              <w:jc w:val="both"/>
              <w:rPr>
                <w:sz w:val="20"/>
              </w:rPr>
            </w:pPr>
            <w:r w:rsidRPr="001F7A00">
              <w:rPr>
                <w:rFonts w:cs="Arial"/>
                <w:sz w:val="20"/>
              </w:rPr>
              <w:t>E</w:t>
            </w:r>
            <w:r w:rsidR="00AE205C" w:rsidRPr="001F7A00">
              <w:rPr>
                <w:rFonts w:cs="Arial"/>
                <w:sz w:val="20"/>
              </w:rPr>
              <w:t xml:space="preserve">l “Administrador UN” no puede publicar el archivo de un “Administrador </w:t>
            </w:r>
            <w:proofErr w:type="spellStart"/>
            <w:r w:rsidR="00AE205C" w:rsidRPr="001F7A00">
              <w:rPr>
                <w:rFonts w:cs="Arial"/>
                <w:sz w:val="20"/>
              </w:rPr>
              <w:t>Corp</w:t>
            </w:r>
            <w:proofErr w:type="spellEnd"/>
            <w:r w:rsidR="00AE205C" w:rsidRPr="001F7A00">
              <w:rPr>
                <w:rFonts w:cs="Arial"/>
                <w:sz w:val="20"/>
              </w:rPr>
              <w:t>”.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Pantallas asociadas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PW-019</w:t>
            </w:r>
          </w:p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PW-020</w:t>
            </w:r>
          </w:p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PW-021</w:t>
            </w:r>
          </w:p>
        </w:tc>
      </w:tr>
    </w:tbl>
    <w:p w:rsidR="001F7A00" w:rsidRDefault="001F7A00" w:rsidP="00AE205C"/>
    <w:p w:rsidR="00AE205C" w:rsidRDefault="00160227">
      <w:pPr>
        <w:ind w:left="708" w:hanging="708"/>
        <w:pPrChange w:id="166" w:author="Albatrino Aza, Giuseppe Martin" w:date="2015-05-04T17:06:00Z">
          <w:pPr/>
        </w:pPrChange>
      </w:pPr>
      <w:ins w:id="167" w:author="Albatrino Aza, Giuseppe Martin" w:date="2015-05-04T17:32:00Z">
        <w:r>
          <w:t xml:space="preserve">Debe haber un </w:t>
        </w:r>
        <w:proofErr w:type="spellStart"/>
        <w:r>
          <w:t>CUs</w:t>
        </w:r>
        <w:proofErr w:type="spellEnd"/>
        <w:r>
          <w:t xml:space="preserve"> para publicación de notificaciones así como lo hay para publicación de archivos</w:t>
        </w:r>
      </w:ins>
      <w:r w:rsidR="001F7A00">
        <w:br w:type="page"/>
      </w:r>
    </w:p>
    <w:p w:rsidR="00AE205C" w:rsidRDefault="007204A4" w:rsidP="00AE205C">
      <w:pPr>
        <w:jc w:val="center"/>
      </w:pPr>
      <w:r>
        <w:pict>
          <v:shape id="_x0000_i1058" type="#_x0000_t75" style="width:177.75pt;height:279pt">
            <v:imagedata r:id="rId41" o:title=""/>
          </v:shape>
        </w:pict>
      </w:r>
    </w:p>
    <w:p w:rsidR="00AE205C" w:rsidRDefault="00AE205C" w:rsidP="00AE205C">
      <w:pPr>
        <w:jc w:val="center"/>
      </w:pPr>
      <w:r>
        <w:t>Wireframe PW-019</w:t>
      </w:r>
    </w:p>
    <w:p w:rsidR="00AE205C" w:rsidRDefault="00AE205C" w:rsidP="00AE205C"/>
    <w:p w:rsidR="00AE205C" w:rsidRDefault="007204A4" w:rsidP="00AE205C">
      <w:pPr>
        <w:jc w:val="center"/>
      </w:pPr>
      <w:r>
        <w:pict>
          <v:shape id="Picture Frame 1089" o:spid="_x0000_i1059" type="#_x0000_t75" style="width:279.75pt;height:100.5pt">
            <v:imagedata r:id="rId42" o:title=""/>
          </v:shape>
        </w:pict>
      </w:r>
    </w:p>
    <w:p w:rsidR="00AE205C" w:rsidRDefault="00AE205C" w:rsidP="00AE205C">
      <w:pPr>
        <w:jc w:val="center"/>
      </w:pPr>
      <w:r>
        <w:t>Wireframe PW-020</w:t>
      </w:r>
    </w:p>
    <w:p w:rsidR="00AE205C" w:rsidRDefault="00AE205C" w:rsidP="00AE205C"/>
    <w:p w:rsidR="00AE205C" w:rsidRDefault="007204A4" w:rsidP="00AE205C">
      <w:pPr>
        <w:jc w:val="center"/>
      </w:pPr>
      <w:r>
        <w:pict>
          <v:shape id="Picture Frame 1090" o:spid="_x0000_i1060" type="#_x0000_t75" style="width:321pt;height:102pt">
            <v:imagedata r:id="rId43" o:title=""/>
          </v:shape>
        </w:pict>
      </w:r>
    </w:p>
    <w:p w:rsidR="00AE205C" w:rsidRDefault="00AE205C" w:rsidP="00AE205C">
      <w:pPr>
        <w:jc w:val="center"/>
      </w:pPr>
      <w:r>
        <w:t>Wireframe PW-021</w:t>
      </w:r>
    </w:p>
    <w:p w:rsidR="00AE205C" w:rsidRDefault="00AE205C" w:rsidP="00AE205C"/>
    <w:p w:rsidR="00AE205C" w:rsidRDefault="00AE205C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r>
        <w:br w:type="page"/>
      </w:r>
      <w:bookmarkStart w:id="168" w:name="_Toc418009843"/>
      <w:bookmarkStart w:id="169" w:name="_Toc418070791"/>
      <w:bookmarkStart w:id="170" w:name="_Toc418153781"/>
      <w:r>
        <w:lastRenderedPageBreak/>
        <w:t xml:space="preserve">CUW-006 Mover </w:t>
      </w:r>
      <w:bookmarkEnd w:id="168"/>
      <w:bookmarkEnd w:id="169"/>
      <w:r>
        <w:t>Archivo</w:t>
      </w:r>
      <w:r w:rsidR="00DD7B62">
        <w:t>s</w:t>
      </w:r>
      <w:bookmarkEnd w:id="170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E205C" w:rsidTr="00AE205C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 xml:space="preserve">Mover </w:t>
            </w:r>
            <w:r w:rsidR="00DD7B62">
              <w:t>Archivos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Actores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, Administrador UN)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E205C" w:rsidRDefault="007730F2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P</w:t>
            </w:r>
            <w:r w:rsidR="00AE205C">
              <w:rPr>
                <w:sz w:val="20"/>
                <w:szCs w:val="22"/>
                <w:lang w:eastAsia="en-US"/>
              </w:rPr>
              <w:t>ermite al usuario mover un archivo</w:t>
            </w:r>
            <w:r>
              <w:rPr>
                <w:sz w:val="20"/>
                <w:szCs w:val="22"/>
                <w:lang w:eastAsia="en-US"/>
              </w:rPr>
              <w:t xml:space="preserve"> entre colecciones</w:t>
            </w:r>
            <w:r w:rsidR="00AE205C">
              <w:rPr>
                <w:sz w:val="20"/>
                <w:szCs w:val="22"/>
                <w:lang w:eastAsia="en-US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Precondiciones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Pr="00532A0C" w:rsidRDefault="00AE205C" w:rsidP="00601299">
            <w:pPr>
              <w:numPr>
                <w:ilvl w:val="0"/>
                <w:numId w:val="103"/>
              </w:numPr>
              <w:jc w:val="both"/>
              <w:rPr>
                <w:sz w:val="20"/>
                <w:szCs w:val="22"/>
                <w:lang w:eastAsia="en-US"/>
              </w:rPr>
            </w:pPr>
            <w:r w:rsidRPr="00532A0C">
              <w:rPr>
                <w:sz w:val="20"/>
                <w:szCs w:val="22"/>
                <w:lang w:eastAsia="en-US"/>
              </w:rPr>
              <w:t>El usuario debe haber iniciado sesión en el sistema web.</w:t>
            </w:r>
          </w:p>
          <w:p w:rsidR="007730F2" w:rsidRPr="00532A0C" w:rsidRDefault="007730F2" w:rsidP="00601299">
            <w:pPr>
              <w:numPr>
                <w:ilvl w:val="0"/>
                <w:numId w:val="103"/>
              </w:numPr>
              <w:jc w:val="both"/>
              <w:rPr>
                <w:sz w:val="20"/>
                <w:szCs w:val="22"/>
                <w:lang w:eastAsia="en-US"/>
              </w:rPr>
            </w:pPr>
            <w:r w:rsidRPr="00532A0C">
              <w:rPr>
                <w:sz w:val="20"/>
                <w:szCs w:val="22"/>
                <w:lang w:eastAsia="en-US"/>
              </w:rPr>
              <w:t>El archivo a mover debe haber sido cargado previamente al sistema web (CUW-004 Gestionar Archivos – Nuevo).</w:t>
            </w:r>
          </w:p>
          <w:p w:rsidR="00AE205C" w:rsidRDefault="007730F2" w:rsidP="00601299">
            <w:pPr>
              <w:numPr>
                <w:ilvl w:val="0"/>
                <w:numId w:val="103"/>
              </w:numPr>
              <w:jc w:val="both"/>
              <w:rPr>
                <w:sz w:val="20"/>
              </w:rPr>
            </w:pPr>
            <w:r w:rsidRPr="00532A0C">
              <w:rPr>
                <w:sz w:val="20"/>
                <w:szCs w:val="22"/>
                <w:lang w:eastAsia="en-US"/>
              </w:rPr>
              <w:t>Debe existir al menos dos c</w:t>
            </w:r>
            <w:r w:rsidR="00AE205C" w:rsidRPr="00532A0C">
              <w:rPr>
                <w:sz w:val="20"/>
                <w:szCs w:val="22"/>
                <w:lang w:eastAsia="en-US"/>
              </w:rPr>
              <w:t xml:space="preserve">olecciones </w:t>
            </w:r>
            <w:r w:rsidRPr="00532A0C">
              <w:rPr>
                <w:sz w:val="20"/>
                <w:szCs w:val="22"/>
                <w:lang w:eastAsia="en-US"/>
              </w:rPr>
              <w:t>para mover el a</w:t>
            </w:r>
            <w:r w:rsidR="00AE205C" w:rsidRPr="00532A0C">
              <w:rPr>
                <w:sz w:val="20"/>
                <w:szCs w:val="22"/>
                <w:lang w:eastAsia="en-US"/>
              </w:rPr>
              <w:t>rchivo.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 básico</w:t>
            </w:r>
          </w:p>
        </w:tc>
      </w:tr>
      <w:tr w:rsidR="00AE205C" w:rsidTr="00AE205C">
        <w:trPr>
          <w:trHeight w:val="90"/>
          <w:jc w:val="center"/>
        </w:trPr>
        <w:tc>
          <w:tcPr>
            <w:tcW w:w="9412" w:type="dxa"/>
            <w:gridSpan w:val="2"/>
          </w:tcPr>
          <w:p w:rsidR="0054744C" w:rsidRPr="0054744C" w:rsidRDefault="0054744C" w:rsidP="00601299">
            <w:pPr>
              <w:numPr>
                <w:ilvl w:val="0"/>
                <w:numId w:val="35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usuario selecciona un “Archivo” del listado de la sección “</w:t>
            </w:r>
            <w:r w:rsidRPr="0054744C">
              <w:rPr>
                <w:b/>
                <w:bCs/>
                <w:sz w:val="20"/>
              </w:rPr>
              <w:t xml:space="preserve">Archivos de </w:t>
            </w:r>
            <w:proofErr w:type="spellStart"/>
            <w:r w:rsidRPr="0054744C">
              <w:rPr>
                <w:b/>
                <w:bCs/>
                <w:sz w:val="20"/>
              </w:rPr>
              <w:t>Coleccion</w:t>
            </w:r>
            <w:proofErr w:type="spellEnd"/>
            <w:r w:rsidRPr="0054744C">
              <w:rPr>
                <w:sz w:val="20"/>
              </w:rPr>
              <w:t>” para Mover a otra Colección (</w:t>
            </w:r>
            <w:r w:rsidRPr="0054744C">
              <w:rPr>
                <w:b/>
                <w:bCs/>
                <w:sz w:val="20"/>
              </w:rPr>
              <w:t>PW-015</w:t>
            </w:r>
            <w:r w:rsidRPr="0054744C">
              <w:rPr>
                <w:sz w:val="20"/>
              </w:rPr>
              <w:t>).</w:t>
            </w:r>
          </w:p>
          <w:p w:rsidR="0054744C" w:rsidRPr="0054744C" w:rsidRDefault="0054744C" w:rsidP="00601299">
            <w:pPr>
              <w:numPr>
                <w:ilvl w:val="0"/>
                <w:numId w:val="44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usuario selecciona la opción “Mover”</w:t>
            </w:r>
            <w:r>
              <w:rPr>
                <w:sz w:val="20"/>
              </w:rPr>
              <w:t>.</w:t>
            </w:r>
          </w:p>
          <w:p w:rsidR="00AE205C" w:rsidRPr="0054744C" w:rsidRDefault="00AE205C" w:rsidP="00601299">
            <w:pPr>
              <w:numPr>
                <w:ilvl w:val="0"/>
                <w:numId w:val="44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sistema muestra el formulario “Mover Archivo” (</w:t>
            </w:r>
            <w:r w:rsidRPr="0054744C">
              <w:rPr>
                <w:b/>
                <w:bCs/>
                <w:sz w:val="20"/>
              </w:rPr>
              <w:t>PW-024</w:t>
            </w:r>
            <w:r w:rsidRPr="0054744C">
              <w:rPr>
                <w:sz w:val="20"/>
              </w:rPr>
              <w:t>) con la lista de Colecciones y las opciones “Mover” y “Cancelar”.</w:t>
            </w:r>
          </w:p>
          <w:p w:rsidR="00AE205C" w:rsidRPr="0054744C" w:rsidRDefault="00AE205C" w:rsidP="00601299">
            <w:pPr>
              <w:numPr>
                <w:ilvl w:val="0"/>
                <w:numId w:val="44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 xml:space="preserve">El usuario selecciona una Colección </w:t>
            </w:r>
            <w:ins w:id="171" w:author="Albatrino Aza, Giuseppe Martin" w:date="2015-05-04T15:42:00Z">
              <w:r w:rsidR="007A3B16">
                <w:rPr>
                  <w:sz w:val="20"/>
                </w:rPr>
                <w:t xml:space="preserve">a </w:t>
              </w:r>
            </w:ins>
            <w:r w:rsidRPr="0054744C">
              <w:rPr>
                <w:sz w:val="20"/>
              </w:rPr>
              <w:t>donde desea mover el Archivo.</w:t>
            </w:r>
          </w:p>
          <w:p w:rsidR="00AE205C" w:rsidRPr="0054744C" w:rsidRDefault="00AE205C" w:rsidP="00601299">
            <w:pPr>
              <w:numPr>
                <w:ilvl w:val="0"/>
                <w:numId w:val="44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usuario selecciona la opción “Mover”.</w:t>
            </w:r>
          </w:p>
          <w:p w:rsidR="00AE205C" w:rsidRPr="0054744C" w:rsidRDefault="00AE205C" w:rsidP="00601299">
            <w:pPr>
              <w:numPr>
                <w:ilvl w:val="0"/>
                <w:numId w:val="44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sistema mueve el contenido y muestra el mensaje de éxito “Se ha movido el Archivo a otra Colección exitosamente”.</w:t>
            </w:r>
          </w:p>
          <w:p w:rsidR="00AE205C" w:rsidRDefault="00AE205C" w:rsidP="00601299">
            <w:pPr>
              <w:numPr>
                <w:ilvl w:val="0"/>
                <w:numId w:val="44"/>
              </w:numPr>
              <w:jc w:val="both"/>
              <w:rPr>
                <w:sz w:val="20"/>
              </w:rPr>
            </w:pPr>
            <w:r w:rsidRPr="0054744C">
              <w:rPr>
                <w:sz w:val="20"/>
              </w:rPr>
              <w:t>El sistema cierra el formulario “Mover Archivo” y carga el Listado de Archivos en el caso de uso base.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Subflujos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proofErr w:type="spellStart"/>
            <w:r>
              <w:rPr>
                <w:b/>
                <w:bCs/>
                <w:sz w:val="20"/>
              </w:rPr>
              <w:t>Subflujo</w:t>
            </w:r>
            <w:proofErr w:type="spellEnd"/>
            <w:r>
              <w:rPr>
                <w:b/>
                <w:bCs/>
                <w:sz w:val="20"/>
              </w:rPr>
              <w:t xml:space="preserve"> 1: </w:t>
            </w:r>
            <w:proofErr w:type="gramStart"/>
            <w:r>
              <w:rPr>
                <w:b/>
                <w:bCs/>
                <w:sz w:val="20"/>
              </w:rPr>
              <w:t>Paso</w:t>
            </w:r>
            <w:proofErr w:type="gramEnd"/>
            <w:r>
              <w:rPr>
                <w:b/>
                <w:bCs/>
                <w:sz w:val="20"/>
              </w:rPr>
              <w:t xml:space="preserve"> 4 del Flujo básico (“Selección de opción “Cancelar””).</w:t>
            </w:r>
          </w:p>
          <w:p w:rsidR="005A2842" w:rsidRPr="0054744C" w:rsidRDefault="00AE205C" w:rsidP="00601299">
            <w:pPr>
              <w:numPr>
                <w:ilvl w:val="0"/>
                <w:numId w:val="85"/>
              </w:numPr>
              <w:tabs>
                <w:tab w:val="left" w:pos="425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El sistema cierra el formulario de “Mover Archivo” y vuelve al caso de uso base.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Flujos alternos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5A2842" w:rsidRPr="0054744C" w:rsidRDefault="0054744C" w:rsidP="005A2842">
            <w:pPr>
              <w:rPr>
                <w:sz w:val="20"/>
              </w:rPr>
            </w:pPr>
            <w:r w:rsidRPr="0054744C">
              <w:rPr>
                <w:b/>
                <w:bCs/>
                <w:sz w:val="20"/>
              </w:rPr>
              <w:t xml:space="preserve">Flujo alterno 1: </w:t>
            </w:r>
            <w:proofErr w:type="gramStart"/>
            <w:r w:rsidRPr="0054744C">
              <w:rPr>
                <w:b/>
                <w:bCs/>
                <w:sz w:val="20"/>
              </w:rPr>
              <w:t>Paso</w:t>
            </w:r>
            <w:proofErr w:type="gramEnd"/>
            <w:r w:rsidRPr="0054744C">
              <w:rPr>
                <w:b/>
                <w:bCs/>
                <w:sz w:val="20"/>
              </w:rPr>
              <w:t xml:space="preserve"> 5</w:t>
            </w:r>
            <w:r w:rsidR="005A2842" w:rsidRPr="0054744C">
              <w:rPr>
                <w:b/>
                <w:bCs/>
                <w:sz w:val="20"/>
              </w:rPr>
              <w:t xml:space="preserve"> del </w:t>
            </w:r>
            <w:r w:rsidRPr="0054744C">
              <w:rPr>
                <w:b/>
                <w:bCs/>
                <w:sz w:val="20"/>
              </w:rPr>
              <w:t xml:space="preserve">Flujo básico </w:t>
            </w:r>
            <w:r w:rsidR="005A2842" w:rsidRPr="0054744C">
              <w:rPr>
                <w:b/>
                <w:bCs/>
                <w:sz w:val="20"/>
              </w:rPr>
              <w:t>(El usuario no tiene privilegios suficientes).</w:t>
            </w:r>
          </w:p>
          <w:p w:rsidR="005A2842" w:rsidRPr="0054744C" w:rsidRDefault="005A2842" w:rsidP="00601299">
            <w:pPr>
              <w:numPr>
                <w:ilvl w:val="0"/>
                <w:numId w:val="83"/>
              </w:numPr>
            </w:pPr>
            <w:r w:rsidRPr="0054744C">
              <w:rPr>
                <w:sz w:val="20"/>
              </w:rPr>
              <w:t xml:space="preserve">En el caso que el usuario tenga el rol  “Administrador UN” e intenta mover un archivo creado por un rol “Administrador </w:t>
            </w:r>
            <w:proofErr w:type="spellStart"/>
            <w:r w:rsidRPr="0054744C">
              <w:rPr>
                <w:sz w:val="20"/>
              </w:rPr>
              <w:t>Corp</w:t>
            </w:r>
            <w:proofErr w:type="spellEnd"/>
            <w:r w:rsidRPr="0054744C">
              <w:rPr>
                <w:sz w:val="20"/>
              </w:rPr>
              <w:t>” el sistema muestra el mensaje: “Usted no tiene los privilegios para Mover el Archivo seleccionado.” (</w:t>
            </w:r>
            <w:r w:rsidRPr="0054744C">
              <w:rPr>
                <w:b/>
                <w:bCs/>
                <w:sz w:val="20"/>
              </w:rPr>
              <w:t>PW-027</w:t>
            </w:r>
            <w:r w:rsidRPr="0054744C">
              <w:rPr>
                <w:sz w:val="20"/>
              </w:rPr>
              <w:t>).</w:t>
            </w:r>
          </w:p>
          <w:p w:rsidR="00AE205C" w:rsidRPr="0054744C" w:rsidRDefault="005A2842" w:rsidP="00601299">
            <w:pPr>
              <w:numPr>
                <w:ilvl w:val="0"/>
                <w:numId w:val="22"/>
              </w:numPr>
              <w:tabs>
                <w:tab w:val="clear" w:pos="425"/>
              </w:tabs>
              <w:ind w:left="360" w:hanging="360"/>
            </w:pPr>
            <w:r w:rsidRPr="0054744C">
              <w:rPr>
                <w:sz w:val="20"/>
              </w:rPr>
              <w:t>El caso de uso continúa en el punto 1 del flujo básico.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lastRenderedPageBreak/>
              <w:t>Postcondiciones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 xml:space="preserve">Se </w:t>
            </w:r>
            <w:r w:rsidR="0054744C">
              <w:rPr>
                <w:sz w:val="20"/>
              </w:rPr>
              <w:t>movió al archivo de una c</w:t>
            </w:r>
            <w:r>
              <w:rPr>
                <w:sz w:val="20"/>
              </w:rPr>
              <w:t xml:space="preserve">olección </w:t>
            </w:r>
            <w:r w:rsidR="0054744C">
              <w:rPr>
                <w:sz w:val="20"/>
              </w:rPr>
              <w:t>a otra</w:t>
            </w:r>
            <w:r>
              <w:rPr>
                <w:sz w:val="20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Puntos de extensión (extend) o de inclusión (include)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Observaciones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E205C" w:rsidRDefault="00AE205C" w:rsidP="00601299">
            <w:pPr>
              <w:numPr>
                <w:ilvl w:val="0"/>
                <w:numId w:val="103"/>
              </w:numPr>
              <w:jc w:val="both"/>
              <w:rPr>
                <w:sz w:val="20"/>
              </w:rPr>
            </w:pPr>
            <w:r>
              <w:rPr>
                <w:sz w:val="20"/>
                <w:szCs w:val="22"/>
                <w:lang w:eastAsia="en-US"/>
              </w:rPr>
              <w:t xml:space="preserve">En el caso del “Administrador UN”, este no puede mover un archivo creado por el “Administrador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”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Pantallas asociadas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PW-024</w:t>
            </w:r>
          </w:p>
          <w:p w:rsidR="00AE205C" w:rsidRDefault="00AE205C" w:rsidP="00AE205C">
            <w:pPr>
              <w:numPr>
                <w:ilvl w:val="0"/>
                <w:numId w:val="3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PW-025</w:t>
            </w:r>
          </w:p>
        </w:tc>
      </w:tr>
    </w:tbl>
    <w:p w:rsidR="00AE205C" w:rsidRDefault="00AE205C" w:rsidP="00AE205C"/>
    <w:p w:rsidR="00AE205C" w:rsidRDefault="007204A4" w:rsidP="00AE205C">
      <w:pPr>
        <w:pStyle w:val="subtituloCU"/>
        <w:spacing w:after="0"/>
        <w:jc w:val="center"/>
      </w:pPr>
      <w:r>
        <w:pict>
          <v:shape id="Picture Frame 1076" o:spid="_x0000_i1061" type="#_x0000_t75" style="width:289.5pt;height:255pt">
            <v:imagedata r:id="rId44" o:title=""/>
          </v:shape>
        </w:pict>
      </w:r>
    </w:p>
    <w:p w:rsidR="00AE205C" w:rsidRDefault="00AE205C" w:rsidP="00AE205C">
      <w:pPr>
        <w:jc w:val="center"/>
      </w:pPr>
      <w:r>
        <w:t>Wireframe PW-024</w:t>
      </w:r>
    </w:p>
    <w:p w:rsidR="00AE205C" w:rsidRDefault="00AE205C" w:rsidP="00AE205C">
      <w:pPr>
        <w:jc w:val="center"/>
      </w:pPr>
    </w:p>
    <w:p w:rsidR="00AE205C" w:rsidRDefault="007204A4" w:rsidP="00AE205C">
      <w:pPr>
        <w:pStyle w:val="subtituloCU"/>
        <w:spacing w:after="0"/>
        <w:jc w:val="center"/>
        <w:rPr>
          <w:rFonts w:cs="Arial"/>
          <w:sz w:val="24"/>
          <w:szCs w:val="24"/>
        </w:rPr>
      </w:pPr>
      <w:r>
        <w:pict>
          <v:shape id="Picture Frame 1093" o:spid="_x0000_i1062" type="#_x0000_t75" style="width:276pt;height:99pt">
            <v:imagedata r:id="rId45" o:title=""/>
          </v:shape>
        </w:pict>
      </w:r>
    </w:p>
    <w:p w:rsidR="00AE205C" w:rsidRDefault="00AE205C" w:rsidP="00AE205C">
      <w:pPr>
        <w:jc w:val="center"/>
      </w:pPr>
      <w:r>
        <w:t>Wireframe PW-025</w:t>
      </w:r>
    </w:p>
    <w:p w:rsidR="00AE205C" w:rsidRDefault="00AE205C" w:rsidP="00601299">
      <w:pPr>
        <w:pStyle w:val="Titulo2"/>
        <w:numPr>
          <w:ilvl w:val="2"/>
          <w:numId w:val="87"/>
        </w:numPr>
        <w:pBdr>
          <w:top w:val="none" w:sz="0" w:space="0" w:color="auto"/>
        </w:pBdr>
        <w:tabs>
          <w:tab w:val="clear" w:pos="3839"/>
          <w:tab w:val="left" w:pos="851"/>
        </w:tabs>
      </w:pPr>
      <w:r>
        <w:br w:type="page"/>
      </w:r>
      <w:bookmarkStart w:id="172" w:name="_Toc418009844"/>
      <w:bookmarkStart w:id="173" w:name="_Toc418070792"/>
      <w:bookmarkStart w:id="174" w:name="_Toc418153782"/>
      <w:r w:rsidR="000524A0">
        <w:lastRenderedPageBreak/>
        <w:t>CUW-007 Enviar N</w:t>
      </w:r>
      <w:r>
        <w:t>otificaciones</w:t>
      </w:r>
      <w:bookmarkEnd w:id="172"/>
      <w:bookmarkEnd w:id="173"/>
      <w:bookmarkEnd w:id="174"/>
    </w:p>
    <w:tbl>
      <w:tblPr>
        <w:tblW w:w="94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09"/>
        <w:gridCol w:w="7603"/>
      </w:tblGrid>
      <w:tr w:rsidR="00AE205C" w:rsidTr="00AE205C">
        <w:trPr>
          <w:trHeight w:val="178"/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Caso de Uso del Sistema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rFonts w:cs="Arial"/>
                <w:sz w:val="20"/>
              </w:rPr>
              <w:t>Enviar Notificaciones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Actores</w:t>
            </w:r>
          </w:p>
        </w:tc>
        <w:tc>
          <w:tcPr>
            <w:tcW w:w="7603" w:type="dxa"/>
            <w:vAlign w:val="center"/>
          </w:tcPr>
          <w:p w:rsidR="00AE205C" w:rsidRDefault="00AE205C" w:rsidP="00AE205C">
            <w:pPr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 xml:space="preserve">Administrador (Administrador </w:t>
            </w:r>
            <w:proofErr w:type="spellStart"/>
            <w:r>
              <w:rPr>
                <w:sz w:val="20"/>
                <w:szCs w:val="22"/>
                <w:lang w:eastAsia="en-US"/>
              </w:rPr>
              <w:t>Corp</w:t>
            </w:r>
            <w:proofErr w:type="spellEnd"/>
            <w:r>
              <w:rPr>
                <w:sz w:val="20"/>
                <w:szCs w:val="22"/>
                <w:lang w:eastAsia="en-US"/>
              </w:rPr>
              <w:t>, Administrador UN)</w:t>
            </w:r>
          </w:p>
        </w:tc>
      </w:tr>
      <w:tr w:rsidR="00AE205C" w:rsidTr="00AE205C">
        <w:trPr>
          <w:jc w:val="center"/>
        </w:trPr>
        <w:tc>
          <w:tcPr>
            <w:tcW w:w="1809" w:type="dxa"/>
            <w:shd w:val="clear" w:color="auto" w:fill="E0E0E0"/>
            <w:vAlign w:val="center"/>
          </w:tcPr>
          <w:p w:rsidR="00AE205C" w:rsidRDefault="00AE205C" w:rsidP="00AE205C">
            <w:r>
              <w:t>Breve descripción</w:t>
            </w:r>
          </w:p>
        </w:tc>
        <w:tc>
          <w:tcPr>
            <w:tcW w:w="7603" w:type="dxa"/>
            <w:vAlign w:val="center"/>
          </w:tcPr>
          <w:p w:rsidR="00AE205C" w:rsidRDefault="00532A0C" w:rsidP="00532A0C">
            <w:pPr>
              <w:jc w:val="both"/>
              <w:rPr>
                <w:sz w:val="20"/>
                <w:szCs w:val="22"/>
                <w:lang w:eastAsia="en-US"/>
              </w:rPr>
            </w:pPr>
            <w:r>
              <w:rPr>
                <w:sz w:val="20"/>
                <w:szCs w:val="22"/>
                <w:lang w:eastAsia="en-US"/>
              </w:rPr>
              <w:t>P</w:t>
            </w:r>
            <w:r w:rsidR="00AE205C">
              <w:rPr>
                <w:sz w:val="20"/>
                <w:szCs w:val="22"/>
                <w:lang w:eastAsia="en-US"/>
              </w:rPr>
              <w:t>ermite notificar a los dispositivos móviles acerca de las nuevas publicaciones realizadas</w:t>
            </w:r>
            <w:r>
              <w:rPr>
                <w:sz w:val="20"/>
                <w:szCs w:val="22"/>
                <w:lang w:eastAsia="en-US"/>
              </w:rPr>
              <w:t xml:space="preserve"> por el usuario</w:t>
            </w:r>
            <w:r w:rsidR="00AE205C">
              <w:rPr>
                <w:sz w:val="20"/>
                <w:szCs w:val="22"/>
                <w:lang w:eastAsia="en-US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Precondiciones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Pr="00532A0C" w:rsidRDefault="00AE205C" w:rsidP="00601299">
            <w:pPr>
              <w:numPr>
                <w:ilvl w:val="0"/>
                <w:numId w:val="103"/>
              </w:numPr>
              <w:jc w:val="both"/>
              <w:rPr>
                <w:sz w:val="20"/>
                <w:szCs w:val="22"/>
                <w:lang w:eastAsia="en-US"/>
              </w:rPr>
            </w:pPr>
            <w:r w:rsidRPr="00532A0C">
              <w:rPr>
                <w:sz w:val="20"/>
                <w:szCs w:val="22"/>
                <w:lang w:eastAsia="en-US"/>
              </w:rPr>
              <w:t>El usuario debe haber iniciado sesión en el sistema web.</w:t>
            </w:r>
          </w:p>
          <w:p w:rsidR="00AE205C" w:rsidRDefault="00532A0C" w:rsidP="00601299">
            <w:pPr>
              <w:numPr>
                <w:ilvl w:val="0"/>
                <w:numId w:val="103"/>
              </w:numPr>
              <w:jc w:val="both"/>
              <w:rPr>
                <w:sz w:val="20"/>
              </w:rPr>
            </w:pPr>
            <w:r w:rsidRPr="00532A0C">
              <w:rPr>
                <w:sz w:val="20"/>
                <w:szCs w:val="22"/>
                <w:lang w:eastAsia="en-US"/>
              </w:rPr>
              <w:t>Debe haber contenido nuevo publicado</w:t>
            </w:r>
            <w:r w:rsidR="00AE205C" w:rsidRPr="00532A0C">
              <w:rPr>
                <w:sz w:val="20"/>
                <w:szCs w:val="22"/>
                <w:lang w:eastAsia="en-US"/>
              </w:rPr>
              <w:t>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 básico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45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 xml:space="preserve">El caso de uso inicia cuando el usuario selecciona la opción  “Publicar” desde el caso de uso base </w:t>
            </w:r>
            <w:r w:rsidR="0093049F">
              <w:rPr>
                <w:b/>
                <w:bCs/>
                <w:sz w:val="20"/>
              </w:rPr>
              <w:t>“CUW-005</w:t>
            </w:r>
            <w:r>
              <w:rPr>
                <w:b/>
                <w:bCs/>
                <w:sz w:val="20"/>
              </w:rPr>
              <w:t xml:space="preserve"> Publicar Contenido”</w:t>
            </w:r>
            <w:r>
              <w:rPr>
                <w:sz w:val="20"/>
              </w:rPr>
              <w:t>.</w:t>
            </w:r>
          </w:p>
          <w:p w:rsidR="00AE205C" w:rsidRDefault="00AE205C" w:rsidP="00601299">
            <w:pPr>
              <w:pStyle w:val="ListParagraph1"/>
              <w:numPr>
                <w:ilvl w:val="0"/>
                <w:numId w:val="46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envía una notificación genérica informando a los dispositivos móviles que hay publicación nueva y envía notificaciones detalladas por cada nueva publicación.</w:t>
            </w:r>
          </w:p>
          <w:p w:rsidR="00AE205C" w:rsidRDefault="00AE205C" w:rsidP="00601299">
            <w:pPr>
              <w:numPr>
                <w:ilvl w:val="0"/>
                <w:numId w:val="46"/>
              </w:numPr>
              <w:jc w:val="both"/>
              <w:rPr>
                <w:sz w:val="20"/>
              </w:rPr>
            </w:pPr>
            <w:r>
              <w:rPr>
                <w:sz w:val="20"/>
              </w:rPr>
              <w:t>El sistema retorna un valor de éxito al caso de uso base que lo invoco.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Subflujos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Flujos alternos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</w:pPr>
            <w:r>
              <w:rPr>
                <w:sz w:val="20"/>
              </w:rPr>
              <w:t>No aplica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Postcondiciones</w:t>
            </w:r>
          </w:p>
        </w:tc>
      </w:tr>
      <w:tr w:rsidR="00AE205C" w:rsidTr="00AE205C">
        <w:trPr>
          <w:trHeight w:val="135"/>
          <w:jc w:val="center"/>
        </w:trPr>
        <w:tc>
          <w:tcPr>
            <w:tcW w:w="9412" w:type="dxa"/>
            <w:gridSpan w:val="2"/>
          </w:tcPr>
          <w:p w:rsidR="00AE205C" w:rsidRDefault="00AE205C" w:rsidP="00601299">
            <w:pPr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>Se notifica a los dispositivos móviles acerca de las nuevas publicaciones de contenido.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tcBorders>
              <w:bottom w:val="single" w:sz="4" w:space="0" w:color="auto"/>
            </w:tcBorders>
            <w:shd w:val="clear" w:color="auto" w:fill="E0E0E0"/>
          </w:tcPr>
          <w:p w:rsidR="00AE205C" w:rsidRDefault="00AE205C" w:rsidP="00AE205C">
            <w:r>
              <w:t>Puntos de extensión (extend) o de inclusión (include)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Observaciones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FFFFFF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  <w:shd w:val="clear" w:color="auto" w:fill="E0E0E0"/>
          </w:tcPr>
          <w:p w:rsidR="00AE205C" w:rsidRDefault="00AE205C" w:rsidP="00AE205C">
            <w:r>
              <w:t>Pantallas asociadas</w:t>
            </w:r>
          </w:p>
        </w:tc>
      </w:tr>
      <w:tr w:rsidR="00AE205C" w:rsidTr="00AE205C">
        <w:trPr>
          <w:jc w:val="center"/>
        </w:trPr>
        <w:tc>
          <w:tcPr>
            <w:tcW w:w="9412" w:type="dxa"/>
            <w:gridSpan w:val="2"/>
          </w:tcPr>
          <w:p w:rsidR="00AE205C" w:rsidRDefault="00AE205C" w:rsidP="00AE205C">
            <w:pPr>
              <w:jc w:val="both"/>
              <w:rPr>
                <w:sz w:val="20"/>
              </w:rPr>
            </w:pPr>
            <w:r>
              <w:rPr>
                <w:sz w:val="20"/>
              </w:rPr>
              <w:t>No aplica</w:t>
            </w:r>
          </w:p>
        </w:tc>
      </w:tr>
    </w:tbl>
    <w:p w:rsidR="00AE205C" w:rsidRDefault="00AE205C" w:rsidP="00AE205C">
      <w:pPr>
        <w:pStyle w:val="Titulo2"/>
        <w:numPr>
          <w:ilvl w:val="1"/>
          <w:numId w:val="0"/>
        </w:numPr>
        <w:pBdr>
          <w:top w:val="none" w:sz="0" w:space="0" w:color="auto"/>
        </w:pBdr>
      </w:pPr>
    </w:p>
    <w:p w:rsidR="00077B75" w:rsidRDefault="00077B75" w:rsidP="005377B4"/>
    <w:p w:rsidR="00AE205C" w:rsidRDefault="00AE205C" w:rsidP="005377B4">
      <w:pPr>
        <w:sectPr w:rsidR="00AE205C">
          <w:headerReference w:type="default" r:id="rId46"/>
          <w:footerReference w:type="default" r:id="rId47"/>
          <w:pgSz w:w="11906" w:h="16838"/>
          <w:pgMar w:top="992" w:right="1134" w:bottom="992" w:left="1418" w:header="567" w:footer="567" w:gutter="0"/>
          <w:pgBorders w:offsetFrom="page">
            <w:bottom w:val="single" w:sz="4" w:space="24" w:color="EEECE1"/>
          </w:pgBorders>
          <w:cols w:space="720"/>
        </w:sectPr>
      </w:pPr>
    </w:p>
    <w:p w:rsidR="00A01D29" w:rsidRDefault="00A01D29" w:rsidP="00601299">
      <w:pPr>
        <w:pStyle w:val="ListParagraph1"/>
        <w:keepNext/>
        <w:pageBreakBefore/>
        <w:numPr>
          <w:ilvl w:val="0"/>
          <w:numId w:val="47"/>
        </w:numPr>
        <w:pBdr>
          <w:top w:val="single" w:sz="24" w:space="7" w:color="000000"/>
        </w:pBdr>
        <w:overflowPunct w:val="0"/>
        <w:autoSpaceDE w:val="0"/>
        <w:autoSpaceDN w:val="0"/>
        <w:adjustRightInd w:val="0"/>
        <w:spacing w:before="320" w:after="160"/>
        <w:jc w:val="both"/>
        <w:textAlignment w:val="baseline"/>
        <w:outlineLvl w:val="0"/>
        <w:rPr>
          <w:rFonts w:cs="Arial"/>
          <w:b/>
          <w:bCs/>
          <w:vanish/>
          <w:color w:val="000000"/>
          <w:sz w:val="32"/>
          <w:szCs w:val="32"/>
          <w:lang w:eastAsia="en-US"/>
        </w:rPr>
      </w:pPr>
      <w:bookmarkStart w:id="175" w:name="_Toc417483098"/>
      <w:bookmarkStart w:id="176" w:name="_Toc417483466"/>
      <w:bookmarkStart w:id="177" w:name="_Toc417488042"/>
      <w:bookmarkStart w:id="178" w:name="_Toc417488082"/>
      <w:bookmarkStart w:id="179" w:name="_Toc417488983"/>
      <w:bookmarkStart w:id="180" w:name="_Toc417489323"/>
      <w:bookmarkStart w:id="181" w:name="_Toc417551842"/>
      <w:bookmarkStart w:id="182" w:name="_Toc417551888"/>
      <w:bookmarkStart w:id="183" w:name="_Toc417551960"/>
      <w:bookmarkStart w:id="184" w:name="_Toc417552338"/>
      <w:bookmarkStart w:id="185" w:name="_Toc417684419"/>
      <w:bookmarkStart w:id="186" w:name="_Toc417684644"/>
      <w:bookmarkStart w:id="187" w:name="_Toc417685027"/>
      <w:bookmarkStart w:id="188" w:name="_Toc417685069"/>
      <w:bookmarkStart w:id="189" w:name="_Toc417685188"/>
      <w:bookmarkStart w:id="190" w:name="_Toc417689074"/>
      <w:bookmarkStart w:id="191" w:name="_Toc417902386"/>
      <w:bookmarkStart w:id="192" w:name="_Toc417907102"/>
      <w:bookmarkStart w:id="193" w:name="_Toc417976188"/>
      <w:bookmarkStart w:id="194" w:name="_Toc417976211"/>
      <w:bookmarkStart w:id="195" w:name="_Toc417984137"/>
      <w:bookmarkStart w:id="196" w:name="_Toc417985018"/>
      <w:bookmarkStart w:id="197" w:name="_Toc418003037"/>
      <w:bookmarkStart w:id="198" w:name="_Toc418021838"/>
      <w:bookmarkStart w:id="199" w:name="_Toc418055828"/>
      <w:bookmarkStart w:id="200" w:name="_Toc418057005"/>
      <w:bookmarkStart w:id="201" w:name="_Toc418070793"/>
      <w:bookmarkStart w:id="202" w:name="_Toc418075088"/>
      <w:bookmarkStart w:id="203" w:name="_Toc418075107"/>
      <w:bookmarkStart w:id="204" w:name="_Toc418075188"/>
      <w:bookmarkStart w:id="205" w:name="_Toc418075206"/>
      <w:bookmarkStart w:id="206" w:name="_Toc418076236"/>
      <w:bookmarkStart w:id="207" w:name="_Toc418122797"/>
      <w:bookmarkStart w:id="208" w:name="_Toc418153783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</w:p>
    <w:p w:rsidR="00A01D29" w:rsidRDefault="00D506F0" w:rsidP="00601299">
      <w:pPr>
        <w:pStyle w:val="Titulo1"/>
        <w:numPr>
          <w:ilvl w:val="0"/>
          <w:numId w:val="47"/>
        </w:numPr>
        <w:rPr>
          <w:szCs w:val="32"/>
        </w:rPr>
      </w:pPr>
      <w:bookmarkStart w:id="209" w:name="_Toc418153784"/>
      <w:r>
        <w:rPr>
          <w:szCs w:val="32"/>
        </w:rPr>
        <w:lastRenderedPageBreak/>
        <w:t>Constancia de aprobaciones al documento</w:t>
      </w:r>
      <w:bookmarkEnd w:id="209"/>
    </w:p>
    <w:p w:rsidR="00A01D29" w:rsidRDefault="00A01D29">
      <w:pPr>
        <w:pStyle w:val="ListParagraph1"/>
        <w:ind w:left="480"/>
      </w:pPr>
    </w:p>
    <w:tbl>
      <w:tblPr>
        <w:tblW w:w="14884" w:type="dxa"/>
        <w:tblInd w:w="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3402"/>
        <w:gridCol w:w="1843"/>
        <w:gridCol w:w="1701"/>
        <w:gridCol w:w="5386"/>
      </w:tblGrid>
      <w:tr w:rsidR="00A01D29">
        <w:trPr>
          <w:trHeight w:val="277"/>
          <w:tblHeader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Nombre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DefaultText1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Título / rol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EEECE1"/>
          </w:tcPr>
          <w:p w:rsidR="00A01D29" w:rsidRPr="00F23805" w:rsidRDefault="00D506F0">
            <w:pPr>
              <w:pStyle w:val="TableText"/>
              <w:jc w:val="center"/>
              <w:rPr>
                <w:sz w:val="22"/>
                <w:szCs w:val="22"/>
              </w:rPr>
            </w:pPr>
            <w:r w:rsidRPr="00F23805">
              <w:rPr>
                <w:sz w:val="22"/>
                <w:szCs w:val="22"/>
              </w:rPr>
              <w:t>Identificador del requerimiento (relacionado a la aprobación)</w:t>
            </w: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EEECE1"/>
            <w:vAlign w:val="center"/>
          </w:tcPr>
          <w:p w:rsidR="00A01D29" w:rsidRDefault="00D506F0">
            <w:pPr>
              <w:pStyle w:val="Table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Fecha de aprobación</w:t>
            </w:r>
          </w:p>
        </w:tc>
        <w:tc>
          <w:tcPr>
            <w:tcW w:w="538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EEECE1"/>
            <w:vAlign w:val="center"/>
          </w:tcPr>
          <w:p w:rsidR="00A01D29" w:rsidRDefault="00D506F0">
            <w:pPr>
              <w:pStyle w:val="TableText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Constancia (imagen)</w:t>
            </w:r>
          </w:p>
        </w:tc>
      </w:tr>
      <w:tr w:rsidR="00A01D29">
        <w:trPr>
          <w:trHeight w:val="277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left"/>
              <w:rPr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TableText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Usuario(s) responsable(s)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538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</w:p>
        </w:tc>
      </w:tr>
      <w:tr w:rsidR="00A01D29">
        <w:trPr>
          <w:trHeight w:val="277"/>
        </w:trPr>
        <w:tc>
          <w:tcPr>
            <w:tcW w:w="2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A01D29">
            <w:pPr>
              <w:pStyle w:val="DefaultText1"/>
              <w:rPr>
                <w:color w:val="auto"/>
                <w:sz w:val="22"/>
                <w:szCs w:val="22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D506F0">
            <w:pPr>
              <w:pStyle w:val="DefaultText1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Analista del Negocio asignado</w:t>
            </w:r>
          </w:p>
        </w:tc>
        <w:tc>
          <w:tcPr>
            <w:tcW w:w="18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center"/>
              <w:rPr>
                <w:color w:val="auto"/>
                <w:sz w:val="22"/>
                <w:szCs w:val="22"/>
              </w:rPr>
            </w:pPr>
          </w:p>
        </w:tc>
        <w:tc>
          <w:tcPr>
            <w:tcW w:w="5386" w:type="dxa"/>
            <w:tcBorders>
              <w:top w:val="single" w:sz="6" w:space="0" w:color="000000"/>
              <w:left w:val="single" w:sz="4" w:space="0" w:color="auto"/>
              <w:bottom w:val="single" w:sz="6" w:space="0" w:color="000000"/>
              <w:right w:val="single" w:sz="6" w:space="0" w:color="000000"/>
            </w:tcBorders>
            <w:shd w:val="clear" w:color="000000" w:fill="FFFFFF"/>
            <w:vAlign w:val="center"/>
          </w:tcPr>
          <w:p w:rsidR="00A01D29" w:rsidRDefault="00A01D29">
            <w:pPr>
              <w:pStyle w:val="TableText"/>
              <w:jc w:val="left"/>
              <w:rPr>
                <w:color w:val="auto"/>
                <w:sz w:val="22"/>
                <w:szCs w:val="22"/>
              </w:rPr>
            </w:pPr>
          </w:p>
        </w:tc>
      </w:tr>
    </w:tbl>
    <w:p w:rsidR="00A01D29" w:rsidRDefault="00A01D29">
      <w:pPr>
        <w:pStyle w:val="ListParagraph1"/>
        <w:ind w:left="480"/>
      </w:pPr>
    </w:p>
    <w:p w:rsidR="00A01D29" w:rsidRDefault="00D506F0">
      <w:pPr>
        <w:pStyle w:val="Panel"/>
        <w:ind w:left="480"/>
        <w:rPr>
          <w:szCs w:val="32"/>
        </w:rPr>
      </w:pPr>
      <w:r>
        <w:rPr>
          <w:color w:val="7F7F7F"/>
        </w:rPr>
        <w:t>---- Fin del documento ----</w:t>
      </w:r>
    </w:p>
    <w:sectPr w:rsidR="00A01D29" w:rsidSect="00A01D29">
      <w:headerReference w:type="even" r:id="rId48"/>
      <w:headerReference w:type="default" r:id="rId49"/>
      <w:footerReference w:type="default" r:id="rId50"/>
      <w:headerReference w:type="first" r:id="rId51"/>
      <w:pgSz w:w="16838" w:h="11906" w:orient="landscape"/>
      <w:pgMar w:top="1418" w:right="992" w:bottom="1134" w:left="992" w:header="567" w:footer="567" w:gutter="0"/>
      <w:pgBorders w:offsetFrom="page">
        <w:bottom w:val="single" w:sz="4" w:space="24" w:color="EEECE1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0EC3" w:rsidRDefault="00A70EC3" w:rsidP="00A01D29">
      <w:pPr>
        <w:spacing w:after="0" w:line="240" w:lineRule="auto"/>
      </w:pPr>
      <w:r>
        <w:separator/>
      </w:r>
    </w:p>
  </w:endnote>
  <w:endnote w:type="continuationSeparator" w:id="0">
    <w:p w:rsidR="00A70EC3" w:rsidRDefault="00A70EC3" w:rsidP="00A01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Light">
    <w:altName w:val="Segoe Print"/>
    <w:charset w:val="00"/>
    <w:family w:val="auto"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4A4" w:rsidRPr="00F23805" w:rsidRDefault="007204A4">
    <w:pPr>
      <w:pStyle w:val="Pie"/>
      <w:tabs>
        <w:tab w:val="clear" w:pos="9360"/>
        <w:tab w:val="right" w:pos="8647"/>
      </w:tabs>
    </w:pPr>
    <w:r w:rsidRPr="00F23805">
      <w:t xml:space="preserve">Yanbal International – Especificación de Caso de Uso del Sistema v 1.2                                                            Página </w:t>
    </w:r>
    <w:r>
      <w:fldChar w:fldCharType="begin"/>
    </w:r>
    <w:r w:rsidRPr="00F23805">
      <w:instrText>page  \* MERGEFORMAT</w:instrText>
    </w:r>
    <w:r>
      <w:fldChar w:fldCharType="separate"/>
    </w:r>
    <w:r w:rsidR="00D22048">
      <w:rPr>
        <w:noProof/>
      </w:rPr>
      <w:t>29</w:t>
    </w:r>
    <w:r>
      <w:fldChar w:fldCharType="end"/>
    </w:r>
    <w:r w:rsidRPr="00F23805">
      <w:t xml:space="preserve"> de </w:t>
    </w:r>
    <w:fldSimple w:instr="numpages  \* MERGEFORMAT">
      <w:r w:rsidR="00D22048">
        <w:rPr>
          <w:noProof/>
        </w:rPr>
        <w:t>50</w:t>
      </w:r>
    </w:fldSimple>
  </w:p>
  <w:p w:rsidR="007204A4" w:rsidRPr="00F23805" w:rsidRDefault="007204A4">
    <w:pPr>
      <w:pStyle w:val="DefaultText"/>
      <w:tabs>
        <w:tab w:val="clear" w:pos="720"/>
        <w:tab w:val="left" w:pos="0"/>
      </w:tabs>
      <w:spacing w:after="0"/>
      <w:ind w:left="0"/>
      <w:jc w:val="center"/>
      <w:rPr>
        <w:rFonts w:cs="Arial"/>
        <w:i/>
        <w:color w:val="808080"/>
        <w:sz w:val="14"/>
        <w:szCs w:val="14"/>
      </w:rPr>
    </w:pPr>
  </w:p>
  <w:p w:rsidR="007204A4" w:rsidRPr="00F23805" w:rsidRDefault="007204A4">
    <w:pPr>
      <w:pStyle w:val="DefaultText"/>
      <w:tabs>
        <w:tab w:val="clear" w:pos="720"/>
        <w:tab w:val="left" w:pos="0"/>
      </w:tabs>
      <w:spacing w:after="0"/>
      <w:ind w:left="0"/>
    </w:pPr>
    <w:r w:rsidRPr="00F23805">
      <w:rPr>
        <w:rFonts w:cs="Arial"/>
        <w:i/>
        <w:sz w:val="14"/>
        <w:szCs w:val="14"/>
      </w:rPr>
      <w:t>® Se ha preparado este documento para uso exclusivo de Yanbal International. Está prohibida la copia, descarga, almacenamiento (en cualquier soporte), transmisión, exhibición o reproducción en público (fuera de las instalaciones), en forma parcial o total, sin la correspondiente autorización previa de Yanbal International.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4A4" w:rsidRPr="00F23805" w:rsidRDefault="007204A4">
    <w:pPr>
      <w:pStyle w:val="Pie"/>
      <w:tabs>
        <w:tab w:val="clear" w:pos="9360"/>
        <w:tab w:val="right" w:pos="8647"/>
      </w:tabs>
    </w:pPr>
    <w:r w:rsidRPr="00F23805">
      <w:t xml:space="preserve">Yanbal International – Especificación de Caso de Uso del Sistema v 1.2                                                                              </w:t>
    </w:r>
    <w:r w:rsidRPr="00F23805">
      <w:tab/>
    </w:r>
    <w:r w:rsidRPr="00F23805">
      <w:tab/>
    </w:r>
    <w:r w:rsidRPr="00F23805">
      <w:tab/>
    </w:r>
    <w:r w:rsidRPr="00F23805">
      <w:tab/>
    </w:r>
    <w:r w:rsidRPr="00F23805">
      <w:tab/>
    </w:r>
    <w:r w:rsidRPr="00F23805">
      <w:tab/>
    </w:r>
    <w:r w:rsidRPr="00F23805">
      <w:tab/>
    </w:r>
    <w:r w:rsidRPr="00F23805">
      <w:tab/>
      <w:t xml:space="preserve">     Página </w:t>
    </w:r>
    <w:r>
      <w:fldChar w:fldCharType="begin"/>
    </w:r>
    <w:r w:rsidRPr="00F23805">
      <w:instrText>page  \* MERGEFORMAT</w:instrText>
    </w:r>
    <w:r>
      <w:fldChar w:fldCharType="separate"/>
    </w:r>
    <w:r w:rsidR="00E16888">
      <w:rPr>
        <w:noProof/>
      </w:rPr>
      <w:t>50</w:t>
    </w:r>
    <w:r>
      <w:fldChar w:fldCharType="end"/>
    </w:r>
    <w:r w:rsidRPr="00F23805">
      <w:t xml:space="preserve"> de </w:t>
    </w:r>
    <w:fldSimple w:instr="numpages  \* MERGEFORMAT">
      <w:r w:rsidR="00E16888">
        <w:rPr>
          <w:noProof/>
        </w:rPr>
        <w:t>50</w:t>
      </w:r>
    </w:fldSimple>
  </w:p>
  <w:p w:rsidR="007204A4" w:rsidRPr="00F23805" w:rsidRDefault="007204A4">
    <w:pPr>
      <w:pStyle w:val="DefaultText"/>
      <w:tabs>
        <w:tab w:val="clear" w:pos="720"/>
        <w:tab w:val="left" w:pos="0"/>
      </w:tabs>
      <w:spacing w:after="0"/>
      <w:ind w:left="0"/>
      <w:jc w:val="center"/>
      <w:rPr>
        <w:rFonts w:cs="Arial"/>
        <w:i/>
        <w:color w:val="808080"/>
        <w:sz w:val="14"/>
        <w:szCs w:val="14"/>
      </w:rPr>
    </w:pPr>
  </w:p>
  <w:p w:rsidR="007204A4" w:rsidRPr="00F23805" w:rsidRDefault="007204A4">
    <w:pPr>
      <w:pStyle w:val="DefaultText"/>
      <w:tabs>
        <w:tab w:val="clear" w:pos="720"/>
        <w:tab w:val="left" w:pos="0"/>
      </w:tabs>
      <w:spacing w:after="0"/>
      <w:ind w:left="0"/>
    </w:pPr>
    <w:r w:rsidRPr="00F23805">
      <w:rPr>
        <w:rFonts w:cs="Arial"/>
        <w:i/>
        <w:sz w:val="14"/>
        <w:szCs w:val="14"/>
      </w:rPr>
      <w:t>® Se ha preparado este documento para uso exclusivo de Yanbal International. Está prohibida la copia, descarga, almacenamiento (en cualquier soporte), transmisión, exhibición o reproducción en público (fuera de las instalaciones), en forma parcial o total, sin la correspondiente autorización previa de Yanbal International.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0EC3" w:rsidRDefault="00A70EC3" w:rsidP="00A01D29">
      <w:pPr>
        <w:spacing w:after="0" w:line="240" w:lineRule="auto"/>
      </w:pPr>
      <w:r>
        <w:separator/>
      </w:r>
    </w:p>
  </w:footnote>
  <w:footnote w:type="continuationSeparator" w:id="0">
    <w:p w:rsidR="00A70EC3" w:rsidRDefault="00A70EC3" w:rsidP="00A01D29">
      <w:pPr>
        <w:spacing w:after="0" w:line="240" w:lineRule="auto"/>
      </w:pPr>
      <w:r>
        <w:continuationSeparator/>
      </w:r>
    </w:p>
  </w:footnote>
  <w:footnote w:id="1">
    <w:p w:rsidR="007204A4" w:rsidRPr="00F23805" w:rsidRDefault="007204A4">
      <w:pPr>
        <w:pStyle w:val="Textonotapie"/>
        <w:jc w:val="both"/>
      </w:pPr>
      <w:r>
        <w:rPr>
          <w:rStyle w:val="Refdenotaalpie"/>
        </w:rPr>
        <w:footnoteRef/>
      </w:r>
      <w:r w:rsidRPr="00F23805">
        <w:t xml:space="preserve"> </w:t>
      </w:r>
      <w:r w:rsidRPr="00F23805">
        <w:rPr>
          <w:b/>
          <w:sz w:val="16"/>
        </w:rPr>
        <w:t>[1]</w:t>
      </w:r>
      <w:r w:rsidRPr="00F23805">
        <w:rPr>
          <w:sz w:val="16"/>
        </w:rPr>
        <w:t xml:space="preserve"> Configurar tablas o perfiles </w:t>
      </w:r>
      <w:r w:rsidRPr="00F23805">
        <w:rPr>
          <w:b/>
          <w:sz w:val="16"/>
        </w:rPr>
        <w:t>[2]</w:t>
      </w:r>
      <w:r w:rsidRPr="00F23805">
        <w:rPr>
          <w:sz w:val="16"/>
        </w:rPr>
        <w:t xml:space="preserve"> Configurar políticas, generar o validar datos </w:t>
      </w:r>
      <w:r w:rsidRPr="00F23805">
        <w:rPr>
          <w:b/>
          <w:sz w:val="16"/>
        </w:rPr>
        <w:t>[3]</w:t>
      </w:r>
      <w:r w:rsidRPr="00F23805">
        <w:rPr>
          <w:sz w:val="16"/>
        </w:rPr>
        <w:t xml:space="preserve"> Mantenimientos, procesos, reportes o consultas con sólo una funcionalidad </w:t>
      </w:r>
      <w:r w:rsidRPr="00F23805">
        <w:rPr>
          <w:b/>
          <w:sz w:val="16"/>
        </w:rPr>
        <w:t>[4]</w:t>
      </w:r>
      <w:r w:rsidRPr="00F23805">
        <w:rPr>
          <w:sz w:val="16"/>
        </w:rPr>
        <w:t xml:space="preserve"> Mantenimientos, procesos, reportes o consultas con máximo dos funcionalidades </w:t>
      </w:r>
      <w:r w:rsidRPr="00F23805">
        <w:rPr>
          <w:b/>
          <w:sz w:val="16"/>
        </w:rPr>
        <w:t>[5]</w:t>
      </w:r>
      <w:r w:rsidRPr="00F23805">
        <w:rPr>
          <w:sz w:val="16"/>
        </w:rPr>
        <w:t xml:space="preserve"> Mantenimientos, procesos, reportes o consultas con máximo tres funcionalidades </w:t>
      </w:r>
      <w:r w:rsidRPr="00F23805">
        <w:rPr>
          <w:b/>
          <w:sz w:val="16"/>
        </w:rPr>
        <w:t>[6]</w:t>
      </w:r>
      <w:r w:rsidRPr="00F23805">
        <w:rPr>
          <w:sz w:val="16"/>
        </w:rPr>
        <w:t xml:space="preserve"> Mantenimientos, procesos, reportes o consultas con más de cuatro funcionalidades</w:t>
      </w:r>
    </w:p>
  </w:footnote>
  <w:footnote w:id="2">
    <w:p w:rsidR="007204A4" w:rsidRPr="00F23805" w:rsidRDefault="007204A4">
      <w:pPr>
        <w:pStyle w:val="Textonotapie"/>
        <w:jc w:val="both"/>
      </w:pPr>
      <w:r>
        <w:rPr>
          <w:rStyle w:val="Refdenotaalpie"/>
        </w:rPr>
        <w:footnoteRef/>
      </w:r>
      <w:r w:rsidRPr="00F23805">
        <w:t xml:space="preserve"> </w:t>
      </w:r>
      <w:r w:rsidRPr="00F23805">
        <w:rPr>
          <w:sz w:val="16"/>
        </w:rPr>
        <w:t>La versión del documento será expresada en el formato “</w:t>
      </w:r>
      <w:proofErr w:type="spellStart"/>
      <w:r w:rsidRPr="00F23805">
        <w:rPr>
          <w:sz w:val="16"/>
        </w:rPr>
        <w:t>x.y.z</w:t>
      </w:r>
      <w:proofErr w:type="spellEnd"/>
      <w:r w:rsidRPr="00F23805">
        <w:rPr>
          <w:sz w:val="16"/>
        </w:rPr>
        <w:t>”, donde “</w:t>
      </w:r>
      <w:proofErr w:type="spellStart"/>
      <w:r w:rsidRPr="00F23805">
        <w:rPr>
          <w:sz w:val="16"/>
        </w:rPr>
        <w:t>x.y</w:t>
      </w:r>
      <w:proofErr w:type="spellEnd"/>
      <w:r w:rsidRPr="00F23805">
        <w:rPr>
          <w:sz w:val="16"/>
        </w:rPr>
        <w:t>” es la versión del documento (plantilla que se utilizó) y “z” es el número de versión de la especificación del caso de uso.</w:t>
      </w:r>
    </w:p>
  </w:footnote>
  <w:footnote w:id="3">
    <w:p w:rsidR="007204A4" w:rsidRPr="00F23805" w:rsidRDefault="007204A4">
      <w:pPr>
        <w:pStyle w:val="Textonotapie"/>
        <w:jc w:val="both"/>
      </w:pPr>
      <w:r>
        <w:rPr>
          <w:rStyle w:val="Refdenotaalpie"/>
        </w:rPr>
        <w:footnoteRef/>
      </w:r>
      <w:r w:rsidRPr="00F23805">
        <w:rPr>
          <w:rStyle w:val="Refdenotaalpie"/>
        </w:rPr>
        <w:t xml:space="preserve"> </w:t>
      </w:r>
      <w:r w:rsidRPr="00F23805">
        <w:rPr>
          <w:sz w:val="16"/>
        </w:rPr>
        <w:t>Identificador del requerimiento que generó una nueva versión de la presente Especificación del Caso de Uso.</w:t>
      </w:r>
    </w:p>
  </w:footnote>
  <w:footnote w:id="4">
    <w:p w:rsidR="007204A4" w:rsidRPr="00F23805" w:rsidRDefault="007204A4">
      <w:pPr>
        <w:pStyle w:val="Textonotapie"/>
        <w:jc w:val="both"/>
      </w:pPr>
      <w:r>
        <w:rPr>
          <w:rStyle w:val="Refdenotaalpie"/>
        </w:rPr>
        <w:footnoteRef/>
      </w:r>
      <w:r w:rsidRPr="00F23805">
        <w:t xml:space="preserve"> </w:t>
      </w:r>
      <w:r w:rsidRPr="00F23805">
        <w:rPr>
          <w:sz w:val="16"/>
          <w:szCs w:val="22"/>
        </w:rPr>
        <w:t>Una imagen simple de las aprobaciones respectivas se considera en la sección 4 – Constancia de aprobaciones al documento.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4A4" w:rsidRPr="00F23805" w:rsidRDefault="007204A4">
    <w:pPr>
      <w:pStyle w:val="Encabezado"/>
      <w:rPr>
        <w:rFonts w:ascii="Helvetica" w:hAnsi="Helvetica" w:cs="Arial"/>
        <w:smallCaps/>
        <w:color w:val="0000FF"/>
        <w:szCs w:val="2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Picture Frame 1025" o:spid="_x0000_i1063" type="#_x0000_t75" style="width:109.5pt;height:26.25pt">
          <v:imagedata r:id="rId1" o:title=""/>
        </v:shape>
      </w:pict>
    </w:r>
    <w:r w:rsidRPr="00F23805">
      <w:rPr>
        <w:rFonts w:ascii="Helvetica" w:hAnsi="Helvetica" w:cs="Arial"/>
        <w:smallCaps/>
        <w:szCs w:val="22"/>
      </w:rPr>
      <w:tab/>
    </w:r>
    <w:r w:rsidRPr="00F23805">
      <w:rPr>
        <w:rFonts w:ascii="Helvetica" w:hAnsi="Helvetica" w:cs="Arial"/>
        <w:smallCaps/>
        <w:szCs w:val="22"/>
      </w:rPr>
      <w:tab/>
      <w:t xml:space="preserve">           Especificación de Caso de Uso del Sistema                                                  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4A4" w:rsidRDefault="007204A4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4A4" w:rsidRPr="00F23805" w:rsidRDefault="007204A4">
    <w:pPr>
      <w:pStyle w:val="Encabezado"/>
      <w:rPr>
        <w:rFonts w:ascii="Helvetica" w:hAnsi="Helvetica" w:cs="Arial"/>
        <w:smallCaps/>
        <w:color w:val="0000FF"/>
        <w:szCs w:val="2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64" type="#_x0000_t75" style="width:109.5pt;height:26.25pt">
          <v:imagedata r:id="rId1" o:title=""/>
        </v:shape>
      </w:pict>
    </w:r>
    <w:r w:rsidRPr="00F23805">
      <w:rPr>
        <w:rFonts w:ascii="Helvetica" w:hAnsi="Helvetica" w:cs="Arial"/>
        <w:smallCaps/>
        <w:szCs w:val="22"/>
      </w:rPr>
      <w:tab/>
    </w:r>
    <w:r w:rsidRPr="00F23805">
      <w:rPr>
        <w:rFonts w:ascii="Helvetica" w:hAnsi="Helvetica" w:cs="Arial"/>
        <w:smallCaps/>
        <w:szCs w:val="22"/>
      </w:rPr>
      <w:tab/>
      <w:t xml:space="preserve">           </w:t>
    </w:r>
    <w:r w:rsidRPr="00F23805">
      <w:rPr>
        <w:rFonts w:ascii="Helvetica" w:hAnsi="Helvetica" w:cs="Arial"/>
        <w:smallCaps/>
        <w:szCs w:val="22"/>
      </w:rPr>
      <w:tab/>
      <w:t xml:space="preserve">                  Especificación de Caso de Uso del Sistema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04A4" w:rsidRDefault="007204A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B"/>
    <w:lvl w:ilvl="0" w:tentative="1">
      <w:start w:val="1"/>
      <w:numFmt w:val="decimal"/>
      <w:pStyle w:val="Ttulo1"/>
      <w:lvlText w:val="%1."/>
      <w:legacy w:legacy="1" w:legacySpace="144" w:legacyIndent="0"/>
      <w:lvlJc w:val="left"/>
    </w:lvl>
    <w:lvl w:ilvl="1" w:tentative="1">
      <w:start w:val="1"/>
      <w:numFmt w:val="decimal"/>
      <w:pStyle w:val="Ttulo2"/>
      <w:lvlText w:val="%1.%2"/>
      <w:legacy w:legacy="1" w:legacySpace="144" w:legacyIndent="0"/>
      <w:lvlJc w:val="left"/>
    </w:lvl>
    <w:lvl w:ilvl="2" w:tentative="1">
      <w:start w:val="1"/>
      <w:numFmt w:val="decimal"/>
      <w:pStyle w:val="Ttulo3"/>
      <w:lvlText w:val="%1.%2.%3"/>
      <w:legacy w:legacy="1" w:legacySpace="144" w:legacyIndent="0"/>
      <w:lvlJc w:val="left"/>
    </w:lvl>
    <w:lvl w:ilvl="3" w:tentative="1">
      <w:start w:val="1"/>
      <w:numFmt w:val="decimal"/>
      <w:pStyle w:val="Ttulo4"/>
      <w:lvlText w:val="%1.%2.%3.%4"/>
      <w:legacy w:legacy="1" w:legacySpace="144" w:legacyIndent="0"/>
      <w:lvlJc w:val="left"/>
    </w:lvl>
    <w:lvl w:ilvl="4" w:tentative="1">
      <w:start w:val="1"/>
      <w:numFmt w:val="decimal"/>
      <w:pStyle w:val="Ttulo5"/>
      <w:lvlText w:val="%1.%2.%3.%4.%5"/>
      <w:legacy w:legacy="1" w:legacySpace="144" w:legacyIndent="0"/>
      <w:lvlJc w:val="left"/>
    </w:lvl>
    <w:lvl w:ilvl="5" w:tentative="1">
      <w:start w:val="1"/>
      <w:numFmt w:val="decimal"/>
      <w:pStyle w:val="Ttulo6"/>
      <w:lvlText w:val="%1.%2.%3.%4.%5.%6"/>
      <w:legacy w:legacy="1" w:legacySpace="144" w:legacyIndent="0"/>
      <w:lvlJc w:val="left"/>
    </w:lvl>
    <w:lvl w:ilvl="6" w:tentative="1">
      <w:start w:val="1"/>
      <w:numFmt w:val="decimal"/>
      <w:pStyle w:val="Ttulo7"/>
      <w:lvlText w:val="%1.%2.%3.%4.%5.%6.%7"/>
      <w:legacy w:legacy="1" w:legacySpace="144" w:legacyIndent="0"/>
      <w:lvlJc w:val="left"/>
    </w:lvl>
    <w:lvl w:ilvl="7" w:tentative="1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 w:tentative="1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>
    <w:nsid w:val="009B59B1"/>
    <w:multiLevelType w:val="multilevel"/>
    <w:tmpl w:val="BE904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2732DAB"/>
    <w:multiLevelType w:val="multilevel"/>
    <w:tmpl w:val="95008A3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cs="Arial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>
    <w:nsid w:val="02C91873"/>
    <w:multiLevelType w:val="hybridMultilevel"/>
    <w:tmpl w:val="6EC26C26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03FB6BBB"/>
    <w:multiLevelType w:val="hybridMultilevel"/>
    <w:tmpl w:val="76DA0676"/>
    <w:lvl w:ilvl="0" w:tplc="A1BAD154">
      <w:start w:val="5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41A0275"/>
    <w:multiLevelType w:val="multilevel"/>
    <w:tmpl w:val="041A0275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04572E41"/>
    <w:multiLevelType w:val="hybridMultilevel"/>
    <w:tmpl w:val="3F2613B4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04902E04"/>
    <w:multiLevelType w:val="hybridMultilevel"/>
    <w:tmpl w:val="F6D4C76A"/>
    <w:lvl w:ilvl="0" w:tplc="3D7C329C">
      <w:start w:val="4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5E71B63"/>
    <w:multiLevelType w:val="multilevel"/>
    <w:tmpl w:val="05E71B63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088C25FC"/>
    <w:multiLevelType w:val="multilevel"/>
    <w:tmpl w:val="088C25F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99D7A77"/>
    <w:multiLevelType w:val="multilevel"/>
    <w:tmpl w:val="65F07165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91" w:hanging="360"/>
      </w:p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1">
    <w:nsid w:val="0BE16C26"/>
    <w:multiLevelType w:val="multilevel"/>
    <w:tmpl w:val="0BE16C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CCF154B"/>
    <w:multiLevelType w:val="multilevel"/>
    <w:tmpl w:val="0CCF154B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  <w:sz w:val="20"/>
      </w:rPr>
    </w:lvl>
    <w:lvl w:ilvl="1" w:tentative="1">
      <w:start w:val="1"/>
      <w:numFmt w:val="lowerLetter"/>
      <w:lvlText w:val="%2."/>
      <w:lvlJc w:val="left"/>
      <w:pPr>
        <w:ind w:left="1091" w:hanging="360"/>
      </w:p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3">
    <w:nsid w:val="0D825D06"/>
    <w:multiLevelType w:val="hybridMultilevel"/>
    <w:tmpl w:val="16C61BC8"/>
    <w:lvl w:ilvl="0" w:tplc="A2EA727A">
      <w:start w:val="3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234038E"/>
    <w:multiLevelType w:val="hybridMultilevel"/>
    <w:tmpl w:val="103A021A"/>
    <w:lvl w:ilvl="0" w:tplc="63DA102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3654850"/>
    <w:multiLevelType w:val="multilevel"/>
    <w:tmpl w:val="BE904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13B00B4F"/>
    <w:multiLevelType w:val="multilevel"/>
    <w:tmpl w:val="13B00B4F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091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7">
    <w:nsid w:val="16A610C3"/>
    <w:multiLevelType w:val="hybridMultilevel"/>
    <w:tmpl w:val="74CACA8C"/>
    <w:lvl w:ilvl="0" w:tplc="280A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8">
    <w:nsid w:val="172D4BBB"/>
    <w:multiLevelType w:val="multilevel"/>
    <w:tmpl w:val="172D4BBB"/>
    <w:lvl w:ilvl="0">
      <w:start w:val="3"/>
      <w:numFmt w:val="decimal"/>
      <w:lvlText w:val="%1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 w:tentative="1">
      <w:start w:val="4"/>
      <w:numFmt w:val="decimal"/>
      <w:lvlText w:val="%1.%2"/>
      <w:lvlJc w:val="left"/>
      <w:pPr>
        <w:tabs>
          <w:tab w:val="left" w:pos="3839"/>
        </w:tabs>
        <w:ind w:left="3839" w:hanging="720"/>
      </w:pPr>
      <w:rPr>
        <w:rFonts w:hint="default"/>
      </w:rPr>
    </w:lvl>
    <w:lvl w:ilvl="2" w:tentative="1">
      <w:start w:val="1"/>
      <w:numFmt w:val="decimal"/>
      <w:lvlText w:val="%2.%1.%3"/>
      <w:lvlJc w:val="left"/>
      <w:pPr>
        <w:tabs>
          <w:tab w:val="left" w:pos="1930"/>
        </w:tabs>
        <w:ind w:left="157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tabs>
          <w:tab w:val="left" w:pos="2355"/>
        </w:tabs>
        <w:ind w:left="2355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tabs>
          <w:tab w:val="left" w:pos="3140"/>
        </w:tabs>
        <w:ind w:left="3140" w:hanging="144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tabs>
          <w:tab w:val="left" w:pos="3565"/>
        </w:tabs>
        <w:ind w:left="3565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tabs>
          <w:tab w:val="left" w:pos="4350"/>
        </w:tabs>
        <w:ind w:left="4350" w:hanging="180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775"/>
        </w:tabs>
        <w:ind w:left="4775" w:hanging="180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5560"/>
        </w:tabs>
        <w:ind w:left="5560" w:hanging="2160"/>
      </w:pPr>
      <w:rPr>
        <w:rFonts w:hint="default"/>
      </w:rPr>
    </w:lvl>
  </w:abstractNum>
  <w:abstractNum w:abstractNumId="19">
    <w:nsid w:val="18EF4EB2"/>
    <w:multiLevelType w:val="hybridMultilevel"/>
    <w:tmpl w:val="0E3C9016"/>
    <w:lvl w:ilvl="0" w:tplc="5D4A5FBE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1F5C89"/>
    <w:multiLevelType w:val="hybridMultilevel"/>
    <w:tmpl w:val="88DE2B42"/>
    <w:lvl w:ilvl="0" w:tplc="751AC1E6">
      <w:start w:val="3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1C94AC6"/>
    <w:multiLevelType w:val="singleLevel"/>
    <w:tmpl w:val="5537DAE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2">
    <w:nsid w:val="24494063"/>
    <w:multiLevelType w:val="hybridMultilevel"/>
    <w:tmpl w:val="A4DC06E6"/>
    <w:lvl w:ilvl="0" w:tplc="1480CF46">
      <w:start w:val="2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C711F42"/>
    <w:multiLevelType w:val="multilevel"/>
    <w:tmpl w:val="BE904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2CC82562"/>
    <w:multiLevelType w:val="multilevel"/>
    <w:tmpl w:val="2CC82562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 w:tentative="1">
      <w:start w:val="1"/>
      <w:numFmt w:val="decimal"/>
      <w:lvlText w:val="%1.%2."/>
      <w:lvlJc w:val="left"/>
      <w:pPr>
        <w:tabs>
          <w:tab w:val="left" w:pos="792"/>
        </w:tabs>
        <w:ind w:left="792" w:hanging="432"/>
      </w:pPr>
    </w:lvl>
    <w:lvl w:ilvl="2" w:tentative="1">
      <w:start w:val="1"/>
      <w:numFmt w:val="decimal"/>
      <w:lvlText w:val="%1.%2.%3."/>
      <w:lvlJc w:val="left"/>
      <w:pPr>
        <w:tabs>
          <w:tab w:val="left" w:pos="1440"/>
        </w:tabs>
        <w:ind w:left="1224" w:hanging="504"/>
      </w:pPr>
    </w:lvl>
    <w:lvl w:ilvl="3" w:tentative="1">
      <w:start w:val="1"/>
      <w:numFmt w:val="decimal"/>
      <w:lvlText w:val="%1.%2.%3.%4."/>
      <w:lvlJc w:val="left"/>
      <w:pPr>
        <w:tabs>
          <w:tab w:val="left" w:pos="1800"/>
        </w:tabs>
        <w:ind w:left="1728" w:hanging="648"/>
      </w:pPr>
    </w:lvl>
    <w:lvl w:ilvl="4" w:tentative="1">
      <w:start w:val="1"/>
      <w:numFmt w:val="decimal"/>
      <w:lvlText w:val="%1.%2.%3.%4.%5."/>
      <w:lvlJc w:val="left"/>
      <w:pPr>
        <w:tabs>
          <w:tab w:val="left" w:pos="2520"/>
        </w:tabs>
        <w:ind w:left="2232" w:hanging="792"/>
      </w:pPr>
    </w:lvl>
    <w:lvl w:ilvl="5" w:tentative="1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abstractNum w:abstractNumId="25">
    <w:nsid w:val="2CE225D7"/>
    <w:multiLevelType w:val="hybridMultilevel"/>
    <w:tmpl w:val="CD1C41E6"/>
    <w:lvl w:ilvl="0" w:tplc="933CE360">
      <w:start w:val="6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0671E33"/>
    <w:multiLevelType w:val="multilevel"/>
    <w:tmpl w:val="30671E33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9"/>
      <w:numFmt w:val="decimal"/>
      <w:isLgl/>
      <w:lvlText w:val="%1.%2."/>
      <w:lvlJc w:val="left"/>
      <w:pPr>
        <w:ind w:left="1200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1320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2280" w:hanging="144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2400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2880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3360" w:hanging="216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3480" w:hanging="2160"/>
      </w:pPr>
      <w:rPr>
        <w:rFonts w:hint="default"/>
      </w:rPr>
    </w:lvl>
  </w:abstractNum>
  <w:abstractNum w:abstractNumId="27">
    <w:nsid w:val="315B245D"/>
    <w:multiLevelType w:val="multilevel"/>
    <w:tmpl w:val="9C7CDA82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38096516"/>
    <w:multiLevelType w:val="multilevel"/>
    <w:tmpl w:val="38096516"/>
    <w:lvl w:ilvl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  <w:b w:val="0"/>
        <w:sz w:val="20"/>
      </w:rPr>
    </w:lvl>
    <w:lvl w:ilvl="1" w:tentative="1">
      <w:start w:val="1"/>
      <w:numFmt w:val="decimal"/>
      <w:lvlText w:val="%1.%2."/>
      <w:lvlJc w:val="left"/>
      <w:pPr>
        <w:tabs>
          <w:tab w:val="left" w:pos="792"/>
        </w:tabs>
        <w:ind w:left="792" w:hanging="432"/>
      </w:pPr>
      <w:rPr>
        <w:b w:val="0"/>
      </w:rPr>
    </w:lvl>
    <w:lvl w:ilvl="2" w:tentative="1">
      <w:start w:val="1"/>
      <w:numFmt w:val="decimal"/>
      <w:lvlText w:val="%1.%2.%3."/>
      <w:lvlJc w:val="left"/>
      <w:pPr>
        <w:tabs>
          <w:tab w:val="left" w:pos="1440"/>
        </w:tabs>
        <w:ind w:left="1224" w:hanging="504"/>
      </w:pPr>
    </w:lvl>
    <w:lvl w:ilvl="3" w:tentative="1">
      <w:start w:val="1"/>
      <w:numFmt w:val="decimal"/>
      <w:lvlText w:val="%1.%2.%3.%4."/>
      <w:lvlJc w:val="left"/>
      <w:pPr>
        <w:tabs>
          <w:tab w:val="left" w:pos="1800"/>
        </w:tabs>
        <w:ind w:left="1728" w:hanging="648"/>
      </w:pPr>
    </w:lvl>
    <w:lvl w:ilvl="4" w:tentative="1">
      <w:start w:val="1"/>
      <w:numFmt w:val="decimal"/>
      <w:lvlText w:val="%1.%2.%3.%4.%5."/>
      <w:lvlJc w:val="left"/>
      <w:pPr>
        <w:tabs>
          <w:tab w:val="left" w:pos="2520"/>
        </w:tabs>
        <w:ind w:left="2232" w:hanging="792"/>
      </w:pPr>
    </w:lvl>
    <w:lvl w:ilvl="5" w:tentative="1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1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1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1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abstractNum w:abstractNumId="29">
    <w:nsid w:val="386A7ED4"/>
    <w:multiLevelType w:val="multilevel"/>
    <w:tmpl w:val="386A7ED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95A6CFF"/>
    <w:multiLevelType w:val="multilevel"/>
    <w:tmpl w:val="395A6CFF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lowerLetter"/>
      <w:lvlText w:val="%2."/>
      <w:lvlJc w:val="left"/>
      <w:pPr>
        <w:ind w:left="1080" w:hanging="360"/>
      </w:pPr>
    </w:lvl>
    <w:lvl w:ilvl="2" w:tentative="1">
      <w:start w:val="1"/>
      <w:numFmt w:val="lowerRoman"/>
      <w:lvlText w:val="%3."/>
      <w:lvlJc w:val="right"/>
      <w:pPr>
        <w:ind w:left="1800" w:hanging="180"/>
      </w:pPr>
    </w:lvl>
    <w:lvl w:ilvl="3" w:tentative="1">
      <w:start w:val="1"/>
      <w:numFmt w:val="decimal"/>
      <w:lvlText w:val="%4."/>
      <w:lvlJc w:val="left"/>
      <w:pPr>
        <w:ind w:left="2520" w:hanging="360"/>
      </w:pPr>
    </w:lvl>
    <w:lvl w:ilvl="4" w:tentative="1">
      <w:start w:val="1"/>
      <w:numFmt w:val="lowerLetter"/>
      <w:lvlText w:val="%5."/>
      <w:lvlJc w:val="left"/>
      <w:pPr>
        <w:ind w:left="3240" w:hanging="360"/>
      </w:pPr>
    </w:lvl>
    <w:lvl w:ilvl="5" w:tentative="1">
      <w:start w:val="1"/>
      <w:numFmt w:val="lowerRoman"/>
      <w:lvlText w:val="%6."/>
      <w:lvlJc w:val="right"/>
      <w:pPr>
        <w:ind w:left="3960" w:hanging="180"/>
      </w:pPr>
    </w:lvl>
    <w:lvl w:ilvl="6" w:tentative="1">
      <w:start w:val="1"/>
      <w:numFmt w:val="decimal"/>
      <w:lvlText w:val="%7."/>
      <w:lvlJc w:val="left"/>
      <w:pPr>
        <w:ind w:left="4680" w:hanging="360"/>
      </w:pPr>
    </w:lvl>
    <w:lvl w:ilvl="7" w:tentative="1">
      <w:start w:val="1"/>
      <w:numFmt w:val="lowerLetter"/>
      <w:lvlText w:val="%8."/>
      <w:lvlJc w:val="left"/>
      <w:pPr>
        <w:ind w:left="5400" w:hanging="360"/>
      </w:pPr>
    </w:lvl>
    <w:lvl w:ilvl="8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3C996FE5"/>
    <w:multiLevelType w:val="multilevel"/>
    <w:tmpl w:val="088C25FC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  <w:sz w:val="20"/>
      </w:rPr>
    </w:lvl>
    <w:lvl w:ilvl="1" w:tentative="1">
      <w:start w:val="1"/>
      <w:numFmt w:val="lowerLetter"/>
      <w:lvlText w:val="%2."/>
      <w:lvlJc w:val="left"/>
      <w:pPr>
        <w:ind w:left="1091" w:hanging="360"/>
      </w:p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32">
    <w:nsid w:val="3E25486E"/>
    <w:multiLevelType w:val="multilevel"/>
    <w:tmpl w:val="30671E33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9"/>
      <w:numFmt w:val="decimal"/>
      <w:isLgl/>
      <w:lvlText w:val="%1.%2."/>
      <w:lvlJc w:val="left"/>
      <w:pPr>
        <w:ind w:left="851" w:hanging="720"/>
      </w:pPr>
      <w:rPr>
        <w:rFonts w:hint="default"/>
      </w:rPr>
    </w:lvl>
    <w:lvl w:ilvl="2" w:tentative="1">
      <w:start w:val="1"/>
      <w:numFmt w:val="decimal"/>
      <w:isLgl/>
      <w:lvlText w:val="%1.%2.%3."/>
      <w:lvlJc w:val="left"/>
      <w:pPr>
        <w:ind w:left="971" w:hanging="720"/>
      </w:pPr>
      <w:rPr>
        <w:rFonts w:hint="default"/>
      </w:rPr>
    </w:lvl>
    <w:lvl w:ilvl="3" w:tentative="1">
      <w:start w:val="1"/>
      <w:numFmt w:val="decimal"/>
      <w:isLgl/>
      <w:lvlText w:val="%1.%2.%3.%4."/>
      <w:lvlJc w:val="left"/>
      <w:pPr>
        <w:ind w:left="1451" w:hanging="1080"/>
      </w:pPr>
      <w:rPr>
        <w:rFonts w:hint="default"/>
      </w:rPr>
    </w:lvl>
    <w:lvl w:ilvl="4" w:tentative="1">
      <w:start w:val="1"/>
      <w:numFmt w:val="decimal"/>
      <w:isLgl/>
      <w:lvlText w:val="%1.%2.%3.%4.%5."/>
      <w:lvlJc w:val="left"/>
      <w:pPr>
        <w:ind w:left="1931" w:hanging="1440"/>
      </w:pPr>
      <w:rPr>
        <w:rFonts w:hint="default"/>
      </w:rPr>
    </w:lvl>
    <w:lvl w:ilvl="5" w:tentative="1">
      <w:start w:val="1"/>
      <w:numFmt w:val="decimal"/>
      <w:isLgl/>
      <w:lvlText w:val="%1.%2.%3.%4.%5.%6."/>
      <w:lvlJc w:val="left"/>
      <w:pPr>
        <w:ind w:left="2051" w:hanging="1440"/>
      </w:pPr>
      <w:rPr>
        <w:rFonts w:hint="default"/>
      </w:rPr>
    </w:lvl>
    <w:lvl w:ilvl="6" w:tentative="1">
      <w:start w:val="1"/>
      <w:numFmt w:val="decimal"/>
      <w:isLgl/>
      <w:lvlText w:val="%1.%2.%3.%4.%5.%6.%7."/>
      <w:lvlJc w:val="left"/>
      <w:pPr>
        <w:ind w:left="2531" w:hanging="1800"/>
      </w:pPr>
      <w:rPr>
        <w:rFonts w:hint="default"/>
      </w:rPr>
    </w:lvl>
    <w:lvl w:ilvl="7" w:tentative="1">
      <w:start w:val="1"/>
      <w:numFmt w:val="decimal"/>
      <w:isLgl/>
      <w:lvlText w:val="%1.%2.%3.%4.%5.%6.%7.%8."/>
      <w:lvlJc w:val="left"/>
      <w:pPr>
        <w:ind w:left="3011" w:hanging="2160"/>
      </w:pPr>
      <w:rPr>
        <w:rFonts w:hint="default"/>
      </w:rPr>
    </w:lvl>
    <w:lvl w:ilvl="8" w:tentative="1">
      <w:start w:val="1"/>
      <w:numFmt w:val="decimal"/>
      <w:isLgl/>
      <w:lvlText w:val="%1.%2.%3.%4.%5.%6.%7.%8.%9."/>
      <w:lvlJc w:val="left"/>
      <w:pPr>
        <w:ind w:left="3131" w:hanging="2160"/>
      </w:pPr>
      <w:rPr>
        <w:rFonts w:hint="default"/>
      </w:rPr>
    </w:lvl>
  </w:abstractNum>
  <w:abstractNum w:abstractNumId="33">
    <w:nsid w:val="3F252E5D"/>
    <w:multiLevelType w:val="multilevel"/>
    <w:tmpl w:val="A616397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418957C4"/>
    <w:multiLevelType w:val="multilevel"/>
    <w:tmpl w:val="65DA1A24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091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35">
    <w:nsid w:val="44DE4D27"/>
    <w:multiLevelType w:val="singleLevel"/>
    <w:tmpl w:val="5537DAE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6">
    <w:nsid w:val="456D3478"/>
    <w:multiLevelType w:val="hybridMultilevel"/>
    <w:tmpl w:val="59CE9C00"/>
    <w:lvl w:ilvl="0" w:tplc="42C288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6597DB6"/>
    <w:multiLevelType w:val="multilevel"/>
    <w:tmpl w:val="1BBC7974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8">
    <w:nsid w:val="469F7D07"/>
    <w:multiLevelType w:val="multilevel"/>
    <w:tmpl w:val="B352D6D4"/>
    <w:lvl w:ilvl="0">
      <w:start w:val="4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>
    <w:nsid w:val="47182533"/>
    <w:multiLevelType w:val="hybridMultilevel"/>
    <w:tmpl w:val="972ACA22"/>
    <w:lvl w:ilvl="0" w:tplc="280A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40">
    <w:nsid w:val="482566D8"/>
    <w:multiLevelType w:val="singleLevel"/>
    <w:tmpl w:val="5537DAE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1">
    <w:nsid w:val="49383F40"/>
    <w:multiLevelType w:val="hybridMultilevel"/>
    <w:tmpl w:val="642EB1A4"/>
    <w:lvl w:ilvl="0" w:tplc="2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C5A7018"/>
    <w:multiLevelType w:val="hybridMultilevel"/>
    <w:tmpl w:val="B01C9A3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4F610A69"/>
    <w:multiLevelType w:val="singleLevel"/>
    <w:tmpl w:val="4F610A69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4">
    <w:nsid w:val="5104537E"/>
    <w:multiLevelType w:val="multilevel"/>
    <w:tmpl w:val="386A7ED4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91" w:hanging="360"/>
      </w:p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45">
    <w:nsid w:val="51A26D1D"/>
    <w:multiLevelType w:val="multilevel"/>
    <w:tmpl w:val="65DA1A24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091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46">
    <w:nsid w:val="54963319"/>
    <w:multiLevelType w:val="hybridMultilevel"/>
    <w:tmpl w:val="061CB31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53668CD"/>
    <w:multiLevelType w:val="singleLevel"/>
    <w:tmpl w:val="553668CD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8">
    <w:nsid w:val="55366F3E"/>
    <w:multiLevelType w:val="singleLevel"/>
    <w:tmpl w:val="55366F3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9">
    <w:nsid w:val="5536C230"/>
    <w:multiLevelType w:val="singleLevel"/>
    <w:tmpl w:val="5536C23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0">
    <w:nsid w:val="5536C24C"/>
    <w:multiLevelType w:val="singleLevel"/>
    <w:tmpl w:val="5536C24C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1">
    <w:nsid w:val="5536C267"/>
    <w:multiLevelType w:val="singleLevel"/>
    <w:tmpl w:val="5536C267"/>
    <w:lvl w:ilvl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2">
    <w:nsid w:val="5536C27D"/>
    <w:multiLevelType w:val="singleLevel"/>
    <w:tmpl w:val="5536C27D"/>
    <w:lvl w:ilvl="0">
      <w:start w:val="4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3">
    <w:nsid w:val="5536CFA4"/>
    <w:multiLevelType w:val="singleLevel"/>
    <w:tmpl w:val="5536CFA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4">
    <w:nsid w:val="5536CFBC"/>
    <w:multiLevelType w:val="singleLevel"/>
    <w:tmpl w:val="5536CFBC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5">
    <w:nsid w:val="5536D291"/>
    <w:multiLevelType w:val="singleLevel"/>
    <w:tmpl w:val="5536D291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6">
    <w:nsid w:val="5536D2A3"/>
    <w:multiLevelType w:val="singleLevel"/>
    <w:tmpl w:val="5536D2A3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7">
    <w:nsid w:val="5536D2D4"/>
    <w:multiLevelType w:val="singleLevel"/>
    <w:tmpl w:val="5536D2D4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8">
    <w:nsid w:val="5536D2FE"/>
    <w:multiLevelType w:val="singleLevel"/>
    <w:tmpl w:val="5536D2FE"/>
    <w:lvl w:ilvl="0">
      <w:start w:val="4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9">
    <w:nsid w:val="5536D366"/>
    <w:multiLevelType w:val="singleLevel"/>
    <w:tmpl w:val="5536D36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0">
    <w:nsid w:val="5537BBAB"/>
    <w:multiLevelType w:val="singleLevel"/>
    <w:tmpl w:val="CD12A6D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61">
    <w:nsid w:val="5537BBBF"/>
    <w:multiLevelType w:val="singleLevel"/>
    <w:tmpl w:val="5537BBBF"/>
    <w:lvl w:ilvl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2">
    <w:nsid w:val="5537BC56"/>
    <w:multiLevelType w:val="singleLevel"/>
    <w:tmpl w:val="5537BC5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3">
    <w:nsid w:val="5537BF54"/>
    <w:multiLevelType w:val="singleLevel"/>
    <w:tmpl w:val="5537BF5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4">
    <w:nsid w:val="5537C256"/>
    <w:multiLevelType w:val="singleLevel"/>
    <w:tmpl w:val="5537C25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5">
    <w:nsid w:val="5537C48B"/>
    <w:multiLevelType w:val="singleLevel"/>
    <w:tmpl w:val="5537C48B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6">
    <w:nsid w:val="5537C4A0"/>
    <w:multiLevelType w:val="singleLevel"/>
    <w:tmpl w:val="5537C4A0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7">
    <w:nsid w:val="5537DA54"/>
    <w:multiLevelType w:val="singleLevel"/>
    <w:tmpl w:val="5537DA54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8">
    <w:nsid w:val="5537DAE3"/>
    <w:multiLevelType w:val="singleLevel"/>
    <w:tmpl w:val="5537DAE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69">
    <w:nsid w:val="5537F8C2"/>
    <w:multiLevelType w:val="singleLevel"/>
    <w:tmpl w:val="5537F8C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0">
    <w:nsid w:val="5537FDB8"/>
    <w:multiLevelType w:val="singleLevel"/>
    <w:tmpl w:val="5537FDB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1">
    <w:nsid w:val="55400105"/>
    <w:multiLevelType w:val="singleLevel"/>
    <w:tmpl w:val="55400105"/>
    <w:lvl w:ilvl="0">
      <w:start w:val="4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2">
    <w:nsid w:val="554010DB"/>
    <w:multiLevelType w:val="singleLevel"/>
    <w:tmpl w:val="5537D1A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73">
    <w:nsid w:val="55417744"/>
    <w:multiLevelType w:val="singleLevel"/>
    <w:tmpl w:val="55417744"/>
    <w:lvl w:ilvl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4">
    <w:nsid w:val="55417759"/>
    <w:multiLevelType w:val="singleLevel"/>
    <w:tmpl w:val="55417759"/>
    <w:lvl w:ilvl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5">
    <w:nsid w:val="55417777"/>
    <w:multiLevelType w:val="singleLevel"/>
    <w:tmpl w:val="5541777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6">
    <w:nsid w:val="5541779C"/>
    <w:multiLevelType w:val="singleLevel"/>
    <w:tmpl w:val="5541779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7">
    <w:nsid w:val="554177D0"/>
    <w:multiLevelType w:val="singleLevel"/>
    <w:tmpl w:val="554177D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8">
    <w:nsid w:val="554177E6"/>
    <w:multiLevelType w:val="singleLevel"/>
    <w:tmpl w:val="554177E6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79">
    <w:nsid w:val="55417827"/>
    <w:multiLevelType w:val="singleLevel"/>
    <w:tmpl w:val="5541782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0">
    <w:nsid w:val="5541783B"/>
    <w:multiLevelType w:val="singleLevel"/>
    <w:tmpl w:val="5541783B"/>
    <w:lvl w:ilvl="0">
      <w:start w:val="2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1">
    <w:nsid w:val="5541789C"/>
    <w:multiLevelType w:val="singleLevel"/>
    <w:tmpl w:val="5541789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2">
    <w:nsid w:val="5541791C"/>
    <w:multiLevelType w:val="singleLevel"/>
    <w:tmpl w:val="5541791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3">
    <w:nsid w:val="557C4752"/>
    <w:multiLevelType w:val="hybridMultilevel"/>
    <w:tmpl w:val="9FFE6946"/>
    <w:lvl w:ilvl="0" w:tplc="EE7CB20A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>
    <w:nsid w:val="5B187272"/>
    <w:multiLevelType w:val="multilevel"/>
    <w:tmpl w:val="5B187272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5">
    <w:nsid w:val="5B38310C"/>
    <w:multiLevelType w:val="hybridMultilevel"/>
    <w:tmpl w:val="B198A42C"/>
    <w:lvl w:ilvl="0" w:tplc="E2F2F2AE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>
    <w:nsid w:val="5C463553"/>
    <w:multiLevelType w:val="multilevel"/>
    <w:tmpl w:val="5C463553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>
    <w:nsid w:val="5DD03FA0"/>
    <w:multiLevelType w:val="multilevel"/>
    <w:tmpl w:val="172759FA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091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88">
    <w:nsid w:val="5F9A61D1"/>
    <w:multiLevelType w:val="multilevel"/>
    <w:tmpl w:val="386A7ED4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91" w:hanging="360"/>
      </w:p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89">
    <w:nsid w:val="623305DD"/>
    <w:multiLevelType w:val="multilevel"/>
    <w:tmpl w:val="623305DD"/>
    <w:lvl w:ilvl="0">
      <w:start w:val="1"/>
      <w:numFmt w:val="decimal"/>
      <w:pStyle w:val="Titulo1"/>
      <w:lvlText w:val="%1"/>
      <w:lvlJc w:val="left"/>
      <w:pPr>
        <w:tabs>
          <w:tab w:val="left" w:pos="480"/>
        </w:tabs>
        <w:ind w:left="480" w:hanging="480"/>
      </w:pPr>
      <w:rPr>
        <w:rFonts w:hint="default"/>
      </w:rPr>
    </w:lvl>
    <w:lvl w:ilvl="1">
      <w:start w:val="1"/>
      <w:numFmt w:val="decimal"/>
      <w:pStyle w:val="Titulo2"/>
      <w:lvlText w:val="%1.%2"/>
      <w:lvlJc w:val="left"/>
      <w:pPr>
        <w:tabs>
          <w:tab w:val="left" w:pos="3839"/>
        </w:tabs>
        <w:ind w:left="3839" w:hanging="720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left" w:pos="2070"/>
        </w:tabs>
        <w:ind w:left="1710" w:hanging="720"/>
      </w:pPr>
      <w:rPr>
        <w:rFonts w:hint="default"/>
      </w:rPr>
    </w:lvl>
    <w:lvl w:ilvl="3" w:tentative="1">
      <w:start w:val="1"/>
      <w:numFmt w:val="decimal"/>
      <w:lvlText w:val="%1.%2.%3.%4"/>
      <w:lvlJc w:val="left"/>
      <w:pPr>
        <w:tabs>
          <w:tab w:val="left" w:pos="2355"/>
        </w:tabs>
        <w:ind w:left="2355" w:hanging="1080"/>
      </w:pPr>
      <w:rPr>
        <w:rFonts w:hint="default"/>
      </w:rPr>
    </w:lvl>
    <w:lvl w:ilvl="4" w:tentative="1">
      <w:start w:val="1"/>
      <w:numFmt w:val="decimal"/>
      <w:lvlText w:val="%1.%2.%3.%4.%5"/>
      <w:lvlJc w:val="left"/>
      <w:pPr>
        <w:tabs>
          <w:tab w:val="left" w:pos="3140"/>
        </w:tabs>
        <w:ind w:left="3140" w:hanging="1440"/>
      </w:pPr>
      <w:rPr>
        <w:rFonts w:hint="default"/>
      </w:rPr>
    </w:lvl>
    <w:lvl w:ilvl="5" w:tentative="1">
      <w:start w:val="1"/>
      <w:numFmt w:val="decimal"/>
      <w:lvlText w:val="%1.%2.%3.%4.%5.%6"/>
      <w:lvlJc w:val="left"/>
      <w:pPr>
        <w:tabs>
          <w:tab w:val="left" w:pos="3565"/>
        </w:tabs>
        <w:ind w:left="3565" w:hanging="1440"/>
      </w:pPr>
      <w:rPr>
        <w:rFonts w:hint="default"/>
      </w:rPr>
    </w:lvl>
    <w:lvl w:ilvl="6" w:tentative="1">
      <w:start w:val="1"/>
      <w:numFmt w:val="decimal"/>
      <w:lvlText w:val="%1.%2.%3.%4.%5.%6.%7"/>
      <w:lvlJc w:val="left"/>
      <w:pPr>
        <w:tabs>
          <w:tab w:val="left" w:pos="4350"/>
        </w:tabs>
        <w:ind w:left="4350" w:hanging="1800"/>
      </w:pPr>
      <w:rPr>
        <w:rFonts w:hint="default"/>
      </w:rPr>
    </w:lvl>
    <w:lvl w:ilvl="7" w:tentative="1">
      <w:start w:val="1"/>
      <w:numFmt w:val="decimal"/>
      <w:lvlText w:val="%1.%2.%3.%4.%5.%6.%7.%8"/>
      <w:lvlJc w:val="left"/>
      <w:pPr>
        <w:tabs>
          <w:tab w:val="left" w:pos="4775"/>
        </w:tabs>
        <w:ind w:left="4775" w:hanging="1800"/>
      </w:pPr>
      <w:rPr>
        <w:rFonts w:hint="default"/>
      </w:rPr>
    </w:lvl>
    <w:lvl w:ilvl="8" w:tentative="1">
      <w:start w:val="1"/>
      <w:numFmt w:val="decimal"/>
      <w:lvlText w:val="%1.%2.%3.%4.%5.%6.%7.%8.%9"/>
      <w:lvlJc w:val="left"/>
      <w:pPr>
        <w:tabs>
          <w:tab w:val="left" w:pos="5560"/>
        </w:tabs>
        <w:ind w:left="5560" w:hanging="2160"/>
      </w:pPr>
      <w:rPr>
        <w:rFonts w:hint="default"/>
      </w:rPr>
    </w:lvl>
  </w:abstractNum>
  <w:abstractNum w:abstractNumId="90">
    <w:nsid w:val="63C25C50"/>
    <w:multiLevelType w:val="multilevel"/>
    <w:tmpl w:val="63C25C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>
    <w:nsid w:val="65F07165"/>
    <w:multiLevelType w:val="multilevel"/>
    <w:tmpl w:val="65F07165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091" w:hanging="360"/>
      </w:p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92">
    <w:nsid w:val="67255469"/>
    <w:multiLevelType w:val="hybridMultilevel"/>
    <w:tmpl w:val="8160A1A2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3">
    <w:nsid w:val="690C3004"/>
    <w:multiLevelType w:val="multilevel"/>
    <w:tmpl w:val="690C30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>
    <w:nsid w:val="6CD202DF"/>
    <w:multiLevelType w:val="hybridMultilevel"/>
    <w:tmpl w:val="82403FBE"/>
    <w:lvl w:ilvl="0" w:tplc="280A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24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6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8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40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12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84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60" w:hanging="360"/>
      </w:pPr>
      <w:rPr>
        <w:rFonts w:ascii="Wingdings" w:hAnsi="Wingdings" w:hint="default"/>
      </w:rPr>
    </w:lvl>
  </w:abstractNum>
  <w:abstractNum w:abstractNumId="95">
    <w:nsid w:val="6D5C391A"/>
    <w:multiLevelType w:val="hybridMultilevel"/>
    <w:tmpl w:val="D832AFA8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6">
    <w:nsid w:val="70F94F07"/>
    <w:multiLevelType w:val="multilevel"/>
    <w:tmpl w:val="70F94F07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7">
    <w:nsid w:val="75B7405F"/>
    <w:multiLevelType w:val="hybridMultilevel"/>
    <w:tmpl w:val="00F899E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>
    <w:nsid w:val="75F45663"/>
    <w:multiLevelType w:val="hybridMultilevel"/>
    <w:tmpl w:val="9F342D5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9">
    <w:nsid w:val="778F0AB1"/>
    <w:multiLevelType w:val="multilevel"/>
    <w:tmpl w:val="E00A8496"/>
    <w:lvl w:ilvl="0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  <w:lvl w:ilvl="1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2" w:tentative="1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hint="default"/>
      </w:rPr>
    </w:lvl>
  </w:abstractNum>
  <w:abstractNum w:abstractNumId="100">
    <w:nsid w:val="77D44C22"/>
    <w:multiLevelType w:val="multilevel"/>
    <w:tmpl w:val="172759FA"/>
    <w:lvl w:ilvl="0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ind w:left="1091" w:hanging="36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811" w:hanging="180"/>
      </w:pPr>
    </w:lvl>
    <w:lvl w:ilvl="3" w:tentative="1">
      <w:start w:val="1"/>
      <w:numFmt w:val="decimal"/>
      <w:lvlText w:val="%4."/>
      <w:lvlJc w:val="left"/>
      <w:pPr>
        <w:ind w:left="2531" w:hanging="360"/>
      </w:pPr>
    </w:lvl>
    <w:lvl w:ilvl="4" w:tentative="1">
      <w:start w:val="1"/>
      <w:numFmt w:val="lowerLetter"/>
      <w:lvlText w:val="%5."/>
      <w:lvlJc w:val="left"/>
      <w:pPr>
        <w:ind w:left="3251" w:hanging="360"/>
      </w:pPr>
    </w:lvl>
    <w:lvl w:ilvl="5" w:tentative="1">
      <w:start w:val="1"/>
      <w:numFmt w:val="lowerRoman"/>
      <w:lvlText w:val="%6."/>
      <w:lvlJc w:val="right"/>
      <w:pPr>
        <w:ind w:left="3971" w:hanging="180"/>
      </w:pPr>
    </w:lvl>
    <w:lvl w:ilvl="6" w:tentative="1">
      <w:start w:val="1"/>
      <w:numFmt w:val="decimal"/>
      <w:lvlText w:val="%7."/>
      <w:lvlJc w:val="left"/>
      <w:pPr>
        <w:ind w:left="4691" w:hanging="360"/>
      </w:pPr>
    </w:lvl>
    <w:lvl w:ilvl="7" w:tentative="1">
      <w:start w:val="1"/>
      <w:numFmt w:val="lowerLetter"/>
      <w:lvlText w:val="%8."/>
      <w:lvlJc w:val="left"/>
      <w:pPr>
        <w:ind w:left="5411" w:hanging="360"/>
      </w:pPr>
    </w:lvl>
    <w:lvl w:ilvl="8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101">
    <w:nsid w:val="78AC228B"/>
    <w:multiLevelType w:val="multilevel"/>
    <w:tmpl w:val="BE904DF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2">
    <w:nsid w:val="793F31DC"/>
    <w:multiLevelType w:val="multilevel"/>
    <w:tmpl w:val="793F31D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3">
    <w:nsid w:val="7F8910E0"/>
    <w:multiLevelType w:val="hybridMultilevel"/>
    <w:tmpl w:val="2046763A"/>
    <w:lvl w:ilvl="0" w:tplc="2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9"/>
  </w:num>
  <w:num w:numId="3">
    <w:abstractNumId w:val="99"/>
  </w:num>
  <w:num w:numId="4">
    <w:abstractNumId w:val="11"/>
  </w:num>
  <w:num w:numId="5">
    <w:abstractNumId w:val="9"/>
  </w:num>
  <w:num w:numId="6">
    <w:abstractNumId w:val="12"/>
  </w:num>
  <w:num w:numId="7">
    <w:abstractNumId w:val="5"/>
  </w:num>
  <w:num w:numId="8">
    <w:abstractNumId w:val="2"/>
  </w:num>
  <w:num w:numId="9">
    <w:abstractNumId w:val="30"/>
  </w:num>
  <w:num w:numId="10">
    <w:abstractNumId w:val="102"/>
  </w:num>
  <w:num w:numId="11">
    <w:abstractNumId w:val="90"/>
  </w:num>
  <w:num w:numId="12">
    <w:abstractNumId w:val="29"/>
  </w:num>
  <w:num w:numId="13">
    <w:abstractNumId w:val="91"/>
  </w:num>
  <w:num w:numId="14">
    <w:abstractNumId w:val="16"/>
  </w:num>
  <w:num w:numId="15">
    <w:abstractNumId w:val="93"/>
  </w:num>
  <w:num w:numId="16">
    <w:abstractNumId w:val="96"/>
  </w:num>
  <w:num w:numId="17">
    <w:abstractNumId w:val="26"/>
  </w:num>
  <w:num w:numId="18">
    <w:abstractNumId w:val="28"/>
  </w:num>
  <w:num w:numId="19">
    <w:abstractNumId w:val="47"/>
  </w:num>
  <w:num w:numId="20">
    <w:abstractNumId w:val="48"/>
  </w:num>
  <w:num w:numId="21">
    <w:abstractNumId w:val="24"/>
  </w:num>
  <w:num w:numId="22">
    <w:abstractNumId w:val="49"/>
  </w:num>
  <w:num w:numId="23">
    <w:abstractNumId w:val="50"/>
  </w:num>
  <w:num w:numId="24">
    <w:abstractNumId w:val="51"/>
  </w:num>
  <w:num w:numId="25">
    <w:abstractNumId w:val="52"/>
  </w:num>
  <w:num w:numId="26">
    <w:abstractNumId w:val="55"/>
  </w:num>
  <w:num w:numId="27">
    <w:abstractNumId w:val="56"/>
  </w:num>
  <w:num w:numId="28">
    <w:abstractNumId w:val="57"/>
  </w:num>
  <w:num w:numId="29">
    <w:abstractNumId w:val="58"/>
  </w:num>
  <w:num w:numId="30">
    <w:abstractNumId w:val="53"/>
  </w:num>
  <w:num w:numId="31">
    <w:abstractNumId w:val="54"/>
  </w:num>
  <w:num w:numId="32">
    <w:abstractNumId w:val="59"/>
  </w:num>
  <w:num w:numId="33">
    <w:abstractNumId w:val="69"/>
  </w:num>
  <w:num w:numId="34">
    <w:abstractNumId w:val="8"/>
  </w:num>
  <w:num w:numId="35">
    <w:abstractNumId w:val="67"/>
  </w:num>
  <w:num w:numId="36">
    <w:abstractNumId w:val="68"/>
  </w:num>
  <w:num w:numId="37">
    <w:abstractNumId w:val="60"/>
  </w:num>
  <w:num w:numId="38">
    <w:abstractNumId w:val="61"/>
  </w:num>
  <w:num w:numId="39">
    <w:abstractNumId w:val="62"/>
  </w:num>
  <w:num w:numId="40">
    <w:abstractNumId w:val="70"/>
  </w:num>
  <w:num w:numId="41">
    <w:abstractNumId w:val="86"/>
  </w:num>
  <w:num w:numId="42">
    <w:abstractNumId w:val="63"/>
  </w:num>
  <w:num w:numId="43">
    <w:abstractNumId w:val="64"/>
  </w:num>
  <w:num w:numId="44">
    <w:abstractNumId w:val="65"/>
  </w:num>
  <w:num w:numId="45">
    <w:abstractNumId w:val="43"/>
  </w:num>
  <w:num w:numId="46">
    <w:abstractNumId w:val="66"/>
  </w:num>
  <w:num w:numId="47">
    <w:abstractNumId w:val="18"/>
  </w:num>
  <w:num w:numId="48">
    <w:abstractNumId w:val="42"/>
  </w:num>
  <w:num w:numId="49">
    <w:abstractNumId w:val="31"/>
  </w:num>
  <w:num w:numId="50">
    <w:abstractNumId w:val="101"/>
  </w:num>
  <w:num w:numId="51">
    <w:abstractNumId w:val="23"/>
  </w:num>
  <w:num w:numId="52">
    <w:abstractNumId w:val="84"/>
  </w:num>
  <w:num w:numId="53">
    <w:abstractNumId w:val="41"/>
  </w:num>
  <w:num w:numId="54">
    <w:abstractNumId w:val="10"/>
  </w:num>
  <w:num w:numId="55">
    <w:abstractNumId w:val="88"/>
  </w:num>
  <w:num w:numId="56">
    <w:abstractNumId w:val="44"/>
  </w:num>
  <w:num w:numId="57">
    <w:abstractNumId w:val="87"/>
  </w:num>
  <w:num w:numId="58">
    <w:abstractNumId w:val="46"/>
  </w:num>
  <w:num w:numId="59">
    <w:abstractNumId w:val="98"/>
  </w:num>
  <w:num w:numId="60">
    <w:abstractNumId w:val="3"/>
  </w:num>
  <w:num w:numId="61">
    <w:abstractNumId w:val="95"/>
  </w:num>
  <w:num w:numId="62">
    <w:abstractNumId w:val="39"/>
  </w:num>
  <w:num w:numId="63">
    <w:abstractNumId w:val="6"/>
  </w:num>
  <w:num w:numId="64">
    <w:abstractNumId w:val="45"/>
  </w:num>
  <w:num w:numId="65">
    <w:abstractNumId w:val="100"/>
  </w:num>
  <w:num w:numId="66">
    <w:abstractNumId w:val="32"/>
  </w:num>
  <w:num w:numId="67">
    <w:abstractNumId w:val="1"/>
  </w:num>
  <w:num w:numId="68">
    <w:abstractNumId w:val="15"/>
  </w:num>
  <w:num w:numId="69">
    <w:abstractNumId w:val="17"/>
  </w:num>
  <w:num w:numId="70">
    <w:abstractNumId w:val="92"/>
  </w:num>
  <w:num w:numId="71">
    <w:abstractNumId w:val="71"/>
  </w:num>
  <w:num w:numId="72">
    <w:abstractNumId w:val="72"/>
  </w:num>
  <w:num w:numId="73">
    <w:abstractNumId w:val="36"/>
  </w:num>
  <w:num w:numId="74">
    <w:abstractNumId w:val="22"/>
  </w:num>
  <w:num w:numId="75">
    <w:abstractNumId w:val="13"/>
  </w:num>
  <w:num w:numId="76">
    <w:abstractNumId w:val="83"/>
  </w:num>
  <w:num w:numId="77">
    <w:abstractNumId w:val="20"/>
  </w:num>
  <w:num w:numId="78">
    <w:abstractNumId w:val="7"/>
  </w:num>
  <w:num w:numId="79">
    <w:abstractNumId w:val="4"/>
  </w:num>
  <w:num w:numId="80">
    <w:abstractNumId w:val="25"/>
  </w:num>
  <w:num w:numId="81">
    <w:abstractNumId w:val="85"/>
  </w:num>
  <w:num w:numId="82">
    <w:abstractNumId w:val="40"/>
  </w:num>
  <w:num w:numId="83">
    <w:abstractNumId w:val="35"/>
  </w:num>
  <w:num w:numId="84">
    <w:abstractNumId w:val="21"/>
  </w:num>
  <w:num w:numId="85">
    <w:abstractNumId w:val="19"/>
  </w:num>
  <w:num w:numId="86">
    <w:abstractNumId w:val="27"/>
  </w:num>
  <w:num w:numId="87">
    <w:abstractNumId w:val="38"/>
  </w:num>
  <w:num w:numId="88">
    <w:abstractNumId w:val="34"/>
  </w:num>
  <w:num w:numId="89">
    <w:abstractNumId w:val="73"/>
  </w:num>
  <w:num w:numId="90">
    <w:abstractNumId w:val="74"/>
  </w:num>
  <w:num w:numId="91">
    <w:abstractNumId w:val="77"/>
  </w:num>
  <w:num w:numId="92">
    <w:abstractNumId w:val="75"/>
  </w:num>
  <w:num w:numId="93">
    <w:abstractNumId w:val="76"/>
  </w:num>
  <w:num w:numId="94">
    <w:abstractNumId w:val="78"/>
  </w:num>
  <w:num w:numId="95">
    <w:abstractNumId w:val="79"/>
  </w:num>
  <w:num w:numId="96">
    <w:abstractNumId w:val="80"/>
  </w:num>
  <w:num w:numId="97">
    <w:abstractNumId w:val="81"/>
  </w:num>
  <w:num w:numId="98">
    <w:abstractNumId w:val="82"/>
  </w:num>
  <w:num w:numId="99">
    <w:abstractNumId w:val="103"/>
  </w:num>
  <w:num w:numId="100">
    <w:abstractNumId w:val="14"/>
  </w:num>
  <w:num w:numId="101">
    <w:abstractNumId w:val="94"/>
  </w:num>
  <w:num w:numId="102">
    <w:abstractNumId w:val="37"/>
  </w:num>
  <w:num w:numId="103">
    <w:abstractNumId w:val="33"/>
  </w:num>
  <w:num w:numId="104">
    <w:abstractNumId w:val="97"/>
  </w:num>
  <w:numIdMacAtCleanup w:val="10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trackRevisions/>
  <w:doNotTrackMoves/>
  <w:defaultTabStop w:val="708"/>
  <w:hyphenationZone w:val="425"/>
  <w:characterSpacingControl w:val="doNotCompress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A01D29"/>
    <w:rsid w:val="000032BD"/>
    <w:rsid w:val="00007FE8"/>
    <w:rsid w:val="00021EF8"/>
    <w:rsid w:val="00022756"/>
    <w:rsid w:val="0003784C"/>
    <w:rsid w:val="00040B09"/>
    <w:rsid w:val="00040DEB"/>
    <w:rsid w:val="00042C8F"/>
    <w:rsid w:val="000524A0"/>
    <w:rsid w:val="00076A99"/>
    <w:rsid w:val="00077B75"/>
    <w:rsid w:val="000815D6"/>
    <w:rsid w:val="0008276A"/>
    <w:rsid w:val="0008527C"/>
    <w:rsid w:val="00095E60"/>
    <w:rsid w:val="000A05D1"/>
    <w:rsid w:val="000A0F32"/>
    <w:rsid w:val="000A1064"/>
    <w:rsid w:val="000A49AE"/>
    <w:rsid w:val="000B28E1"/>
    <w:rsid w:val="000B3099"/>
    <w:rsid w:val="00102CEF"/>
    <w:rsid w:val="00105946"/>
    <w:rsid w:val="00114538"/>
    <w:rsid w:val="00115F6F"/>
    <w:rsid w:val="001242D1"/>
    <w:rsid w:val="0015340A"/>
    <w:rsid w:val="00160227"/>
    <w:rsid w:val="0017291A"/>
    <w:rsid w:val="001754CA"/>
    <w:rsid w:val="00177ECF"/>
    <w:rsid w:val="001901F2"/>
    <w:rsid w:val="00195934"/>
    <w:rsid w:val="001A14FD"/>
    <w:rsid w:val="001A5E4E"/>
    <w:rsid w:val="001B2B65"/>
    <w:rsid w:val="001B6972"/>
    <w:rsid w:val="001C36F4"/>
    <w:rsid w:val="001C6566"/>
    <w:rsid w:val="001D0AD5"/>
    <w:rsid w:val="001E47CF"/>
    <w:rsid w:val="001F3486"/>
    <w:rsid w:val="001F7A00"/>
    <w:rsid w:val="00202448"/>
    <w:rsid w:val="00230F78"/>
    <w:rsid w:val="00236ECC"/>
    <w:rsid w:val="002403EE"/>
    <w:rsid w:val="00252B7C"/>
    <w:rsid w:val="00280620"/>
    <w:rsid w:val="0029557D"/>
    <w:rsid w:val="00297DFF"/>
    <w:rsid w:val="002A5968"/>
    <w:rsid w:val="002A672E"/>
    <w:rsid w:val="002B0BB4"/>
    <w:rsid w:val="002C3C54"/>
    <w:rsid w:val="002D3660"/>
    <w:rsid w:val="002D51F7"/>
    <w:rsid w:val="002E1FC0"/>
    <w:rsid w:val="003030CE"/>
    <w:rsid w:val="00310BCE"/>
    <w:rsid w:val="0034197D"/>
    <w:rsid w:val="00360C36"/>
    <w:rsid w:val="003660D9"/>
    <w:rsid w:val="00370843"/>
    <w:rsid w:val="00374F34"/>
    <w:rsid w:val="00382245"/>
    <w:rsid w:val="00392229"/>
    <w:rsid w:val="00392A91"/>
    <w:rsid w:val="003945C3"/>
    <w:rsid w:val="003A2AA6"/>
    <w:rsid w:val="003C3CC3"/>
    <w:rsid w:val="003C7EE6"/>
    <w:rsid w:val="003E6CA0"/>
    <w:rsid w:val="003E7103"/>
    <w:rsid w:val="003E7519"/>
    <w:rsid w:val="003F29B0"/>
    <w:rsid w:val="003F5C27"/>
    <w:rsid w:val="00402531"/>
    <w:rsid w:val="004120CB"/>
    <w:rsid w:val="0041467A"/>
    <w:rsid w:val="00421BBC"/>
    <w:rsid w:val="004249A8"/>
    <w:rsid w:val="00430BD8"/>
    <w:rsid w:val="004355D4"/>
    <w:rsid w:val="00442DBD"/>
    <w:rsid w:val="00446A87"/>
    <w:rsid w:val="0045572A"/>
    <w:rsid w:val="00462F0A"/>
    <w:rsid w:val="0046345A"/>
    <w:rsid w:val="00467250"/>
    <w:rsid w:val="004714E5"/>
    <w:rsid w:val="00480E22"/>
    <w:rsid w:val="004851C8"/>
    <w:rsid w:val="004A3DC8"/>
    <w:rsid w:val="004A4423"/>
    <w:rsid w:val="004B0EAA"/>
    <w:rsid w:val="004C5922"/>
    <w:rsid w:val="004D0C07"/>
    <w:rsid w:val="004D484C"/>
    <w:rsid w:val="004E030C"/>
    <w:rsid w:val="004E0ED7"/>
    <w:rsid w:val="004E2140"/>
    <w:rsid w:val="004E35DF"/>
    <w:rsid w:val="004F7894"/>
    <w:rsid w:val="00513248"/>
    <w:rsid w:val="00514040"/>
    <w:rsid w:val="0051426D"/>
    <w:rsid w:val="0052003E"/>
    <w:rsid w:val="0052190B"/>
    <w:rsid w:val="00524A5A"/>
    <w:rsid w:val="00532A0C"/>
    <w:rsid w:val="005377B4"/>
    <w:rsid w:val="005403AE"/>
    <w:rsid w:val="00541CAB"/>
    <w:rsid w:val="005449B5"/>
    <w:rsid w:val="00546077"/>
    <w:rsid w:val="00546A58"/>
    <w:rsid w:val="0054744C"/>
    <w:rsid w:val="0055305B"/>
    <w:rsid w:val="005761AF"/>
    <w:rsid w:val="005A2842"/>
    <w:rsid w:val="005A60A2"/>
    <w:rsid w:val="005B0E9D"/>
    <w:rsid w:val="005B3F79"/>
    <w:rsid w:val="005B6F54"/>
    <w:rsid w:val="005C5510"/>
    <w:rsid w:val="005E063C"/>
    <w:rsid w:val="005E13D1"/>
    <w:rsid w:val="005E76DB"/>
    <w:rsid w:val="005F35D7"/>
    <w:rsid w:val="00601299"/>
    <w:rsid w:val="006044B8"/>
    <w:rsid w:val="006117F7"/>
    <w:rsid w:val="0062412F"/>
    <w:rsid w:val="00627C47"/>
    <w:rsid w:val="00630237"/>
    <w:rsid w:val="00632396"/>
    <w:rsid w:val="00632466"/>
    <w:rsid w:val="00642027"/>
    <w:rsid w:val="0065303B"/>
    <w:rsid w:val="00656750"/>
    <w:rsid w:val="00660BD7"/>
    <w:rsid w:val="006623AD"/>
    <w:rsid w:val="00664953"/>
    <w:rsid w:val="006650C4"/>
    <w:rsid w:val="00670334"/>
    <w:rsid w:val="006820AD"/>
    <w:rsid w:val="00696A0A"/>
    <w:rsid w:val="006A1969"/>
    <w:rsid w:val="006B1A4E"/>
    <w:rsid w:val="006B39E2"/>
    <w:rsid w:val="006B570D"/>
    <w:rsid w:val="00712027"/>
    <w:rsid w:val="007204A4"/>
    <w:rsid w:val="007249C8"/>
    <w:rsid w:val="0072631F"/>
    <w:rsid w:val="0073605E"/>
    <w:rsid w:val="00736736"/>
    <w:rsid w:val="00737EEE"/>
    <w:rsid w:val="007437E4"/>
    <w:rsid w:val="007533AD"/>
    <w:rsid w:val="0075612A"/>
    <w:rsid w:val="007730F2"/>
    <w:rsid w:val="00791801"/>
    <w:rsid w:val="007969B9"/>
    <w:rsid w:val="00797D81"/>
    <w:rsid w:val="007A0363"/>
    <w:rsid w:val="007A387A"/>
    <w:rsid w:val="007A3B16"/>
    <w:rsid w:val="007A3B25"/>
    <w:rsid w:val="007C1E7B"/>
    <w:rsid w:val="007C26F3"/>
    <w:rsid w:val="007C4CE3"/>
    <w:rsid w:val="007C703D"/>
    <w:rsid w:val="007E25B1"/>
    <w:rsid w:val="007E6691"/>
    <w:rsid w:val="007F2768"/>
    <w:rsid w:val="0081210F"/>
    <w:rsid w:val="00812775"/>
    <w:rsid w:val="00822A6E"/>
    <w:rsid w:val="00823143"/>
    <w:rsid w:val="00825AA6"/>
    <w:rsid w:val="008303B2"/>
    <w:rsid w:val="00837DFA"/>
    <w:rsid w:val="00854176"/>
    <w:rsid w:val="008608AA"/>
    <w:rsid w:val="0086751D"/>
    <w:rsid w:val="00873CA2"/>
    <w:rsid w:val="00874061"/>
    <w:rsid w:val="0087628F"/>
    <w:rsid w:val="008767D4"/>
    <w:rsid w:val="00886154"/>
    <w:rsid w:val="00891199"/>
    <w:rsid w:val="00894A36"/>
    <w:rsid w:val="008A71C7"/>
    <w:rsid w:val="008B52A4"/>
    <w:rsid w:val="008C0B76"/>
    <w:rsid w:val="008C2B23"/>
    <w:rsid w:val="008C4D45"/>
    <w:rsid w:val="008C63E2"/>
    <w:rsid w:val="008E53E6"/>
    <w:rsid w:val="008E6741"/>
    <w:rsid w:val="00901B8E"/>
    <w:rsid w:val="00921DFB"/>
    <w:rsid w:val="00926FDB"/>
    <w:rsid w:val="00927F17"/>
    <w:rsid w:val="00930462"/>
    <w:rsid w:val="0093049F"/>
    <w:rsid w:val="00940DEB"/>
    <w:rsid w:val="00942B04"/>
    <w:rsid w:val="00945147"/>
    <w:rsid w:val="00945F46"/>
    <w:rsid w:val="00950024"/>
    <w:rsid w:val="009666F2"/>
    <w:rsid w:val="0097578D"/>
    <w:rsid w:val="00977692"/>
    <w:rsid w:val="009B1E9F"/>
    <w:rsid w:val="009C301F"/>
    <w:rsid w:val="00A01BF1"/>
    <w:rsid w:val="00A01D29"/>
    <w:rsid w:val="00A30AF5"/>
    <w:rsid w:val="00A37664"/>
    <w:rsid w:val="00A408B3"/>
    <w:rsid w:val="00A43AE8"/>
    <w:rsid w:val="00A459D0"/>
    <w:rsid w:val="00A502E4"/>
    <w:rsid w:val="00A62B30"/>
    <w:rsid w:val="00A67D8B"/>
    <w:rsid w:val="00A67DAE"/>
    <w:rsid w:val="00A70880"/>
    <w:rsid w:val="00A70EC3"/>
    <w:rsid w:val="00A71B23"/>
    <w:rsid w:val="00A941F7"/>
    <w:rsid w:val="00A959C1"/>
    <w:rsid w:val="00AA08E1"/>
    <w:rsid w:val="00AA41B6"/>
    <w:rsid w:val="00AB3D5D"/>
    <w:rsid w:val="00AC2DBD"/>
    <w:rsid w:val="00AC615E"/>
    <w:rsid w:val="00AE205C"/>
    <w:rsid w:val="00AE3DD3"/>
    <w:rsid w:val="00AF5CB2"/>
    <w:rsid w:val="00B103A2"/>
    <w:rsid w:val="00B126E5"/>
    <w:rsid w:val="00B12DD8"/>
    <w:rsid w:val="00B160D2"/>
    <w:rsid w:val="00B22B8F"/>
    <w:rsid w:val="00B247C3"/>
    <w:rsid w:val="00B258AC"/>
    <w:rsid w:val="00B32EA6"/>
    <w:rsid w:val="00B3752A"/>
    <w:rsid w:val="00B45897"/>
    <w:rsid w:val="00B52EA9"/>
    <w:rsid w:val="00B55226"/>
    <w:rsid w:val="00B64399"/>
    <w:rsid w:val="00B65B97"/>
    <w:rsid w:val="00B752AB"/>
    <w:rsid w:val="00B91018"/>
    <w:rsid w:val="00B93EC5"/>
    <w:rsid w:val="00BA0552"/>
    <w:rsid w:val="00BA43EE"/>
    <w:rsid w:val="00BA6787"/>
    <w:rsid w:val="00BB152B"/>
    <w:rsid w:val="00BB7E54"/>
    <w:rsid w:val="00BC78C3"/>
    <w:rsid w:val="00BD7730"/>
    <w:rsid w:val="00BE3D01"/>
    <w:rsid w:val="00BE76A1"/>
    <w:rsid w:val="00C01EEA"/>
    <w:rsid w:val="00C03F55"/>
    <w:rsid w:val="00C501C3"/>
    <w:rsid w:val="00C55521"/>
    <w:rsid w:val="00C61A75"/>
    <w:rsid w:val="00C86B9A"/>
    <w:rsid w:val="00C90EBB"/>
    <w:rsid w:val="00C97F53"/>
    <w:rsid w:val="00CA1B6B"/>
    <w:rsid w:val="00CA5C1E"/>
    <w:rsid w:val="00CB030C"/>
    <w:rsid w:val="00CB5417"/>
    <w:rsid w:val="00CC20EE"/>
    <w:rsid w:val="00CE7DD7"/>
    <w:rsid w:val="00D22048"/>
    <w:rsid w:val="00D3175F"/>
    <w:rsid w:val="00D506F0"/>
    <w:rsid w:val="00D606FC"/>
    <w:rsid w:val="00D707F7"/>
    <w:rsid w:val="00D767D7"/>
    <w:rsid w:val="00D80DFC"/>
    <w:rsid w:val="00D816AF"/>
    <w:rsid w:val="00D82A2D"/>
    <w:rsid w:val="00D859B9"/>
    <w:rsid w:val="00D96ECF"/>
    <w:rsid w:val="00DA34E6"/>
    <w:rsid w:val="00DA4C4B"/>
    <w:rsid w:val="00DB022E"/>
    <w:rsid w:val="00DC35A1"/>
    <w:rsid w:val="00DD2FDD"/>
    <w:rsid w:val="00DD30C0"/>
    <w:rsid w:val="00DD7B62"/>
    <w:rsid w:val="00E01E5D"/>
    <w:rsid w:val="00E032F5"/>
    <w:rsid w:val="00E11F36"/>
    <w:rsid w:val="00E14F89"/>
    <w:rsid w:val="00E16888"/>
    <w:rsid w:val="00E2650F"/>
    <w:rsid w:val="00E45B9F"/>
    <w:rsid w:val="00E530C3"/>
    <w:rsid w:val="00E53EB6"/>
    <w:rsid w:val="00E56E09"/>
    <w:rsid w:val="00E666F7"/>
    <w:rsid w:val="00E72426"/>
    <w:rsid w:val="00E746AD"/>
    <w:rsid w:val="00E80AB4"/>
    <w:rsid w:val="00E81260"/>
    <w:rsid w:val="00E813CB"/>
    <w:rsid w:val="00E82321"/>
    <w:rsid w:val="00E82BBD"/>
    <w:rsid w:val="00EA0A1F"/>
    <w:rsid w:val="00EA40E9"/>
    <w:rsid w:val="00EA499A"/>
    <w:rsid w:val="00EB1536"/>
    <w:rsid w:val="00EC0A74"/>
    <w:rsid w:val="00ED3CAD"/>
    <w:rsid w:val="00ED4B7D"/>
    <w:rsid w:val="00EE2302"/>
    <w:rsid w:val="00EE4706"/>
    <w:rsid w:val="00EF5E5A"/>
    <w:rsid w:val="00F131DE"/>
    <w:rsid w:val="00F23805"/>
    <w:rsid w:val="00F24D1A"/>
    <w:rsid w:val="00F324DB"/>
    <w:rsid w:val="00F36C8E"/>
    <w:rsid w:val="00F41C8B"/>
    <w:rsid w:val="00F60BE3"/>
    <w:rsid w:val="00F61547"/>
    <w:rsid w:val="00F64EC1"/>
    <w:rsid w:val="00F66404"/>
    <w:rsid w:val="00F77137"/>
    <w:rsid w:val="00F86942"/>
    <w:rsid w:val="00F91B9B"/>
    <w:rsid w:val="00FB19EE"/>
    <w:rsid w:val="00FB662E"/>
    <w:rsid w:val="00FD2A5D"/>
    <w:rsid w:val="00FE702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Grid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01D29"/>
    <w:pPr>
      <w:spacing w:after="200" w:line="276" w:lineRule="auto"/>
    </w:pPr>
    <w:rPr>
      <w:rFonts w:ascii="Arial" w:hAnsi="Arial"/>
      <w:sz w:val="22"/>
      <w:lang w:eastAsia="zh-CN"/>
    </w:rPr>
  </w:style>
  <w:style w:type="paragraph" w:styleId="Ttulo1">
    <w:name w:val="heading 1"/>
    <w:basedOn w:val="Normal"/>
    <w:next w:val="Normal"/>
    <w:link w:val="Ttulo1Car"/>
    <w:qFormat/>
    <w:rsid w:val="00A01D29"/>
    <w:pPr>
      <w:keepNext/>
      <w:numPr>
        <w:numId w:val="1"/>
      </w:numPr>
      <w:spacing w:before="20" w:after="20"/>
      <w:jc w:val="both"/>
      <w:outlineLvl w:val="0"/>
    </w:pPr>
    <w:rPr>
      <w:rFonts w:cs="Arial"/>
      <w:b/>
      <w:bCs/>
      <w:kern w:val="28"/>
      <w:sz w:val="36"/>
      <w:szCs w:val="36"/>
    </w:rPr>
  </w:style>
  <w:style w:type="paragraph" w:styleId="Ttulo2">
    <w:name w:val="heading 2"/>
    <w:basedOn w:val="Normal"/>
    <w:next w:val="Normal"/>
    <w:link w:val="Ttulo2Car"/>
    <w:qFormat/>
    <w:rsid w:val="00A01D29"/>
    <w:pPr>
      <w:keepNext/>
      <w:numPr>
        <w:ilvl w:val="1"/>
        <w:numId w:val="1"/>
      </w:numPr>
      <w:spacing w:before="240" w:after="120"/>
      <w:ind w:left="1145" w:hanging="720"/>
      <w:jc w:val="both"/>
      <w:outlineLvl w:val="1"/>
    </w:pPr>
    <w:rPr>
      <w:rFonts w:cs="Arial"/>
      <w:b/>
      <w:bCs/>
      <w:i/>
      <w:iCs/>
      <w:kern w:val="21"/>
      <w:sz w:val="28"/>
      <w:szCs w:val="28"/>
    </w:rPr>
  </w:style>
  <w:style w:type="paragraph" w:styleId="Ttulo3">
    <w:name w:val="heading 3"/>
    <w:basedOn w:val="Normal"/>
    <w:link w:val="Ttulo3Car"/>
    <w:qFormat/>
    <w:rsid w:val="00A01D29"/>
    <w:pPr>
      <w:keepLines/>
      <w:numPr>
        <w:ilvl w:val="2"/>
        <w:numId w:val="1"/>
      </w:numPr>
      <w:spacing w:before="120" w:after="120"/>
      <w:ind w:left="720"/>
      <w:jc w:val="both"/>
      <w:outlineLvl w:val="2"/>
    </w:pPr>
    <w:rPr>
      <w:rFonts w:cs="Arial"/>
      <w:b/>
      <w:bCs/>
      <w:szCs w:val="22"/>
    </w:rPr>
  </w:style>
  <w:style w:type="paragraph" w:styleId="Ttulo4">
    <w:name w:val="heading 4"/>
    <w:basedOn w:val="Normal"/>
    <w:next w:val="Normal"/>
    <w:link w:val="Ttulo4Car"/>
    <w:qFormat/>
    <w:rsid w:val="00A01D29"/>
    <w:pPr>
      <w:keepNext/>
      <w:numPr>
        <w:ilvl w:val="3"/>
        <w:numId w:val="1"/>
      </w:numPr>
      <w:ind w:left="864" w:hanging="864"/>
      <w:outlineLvl w:val="3"/>
    </w:pPr>
    <w:rPr>
      <w:rFonts w:cs="Arial"/>
      <w:b/>
      <w:bCs/>
      <w:szCs w:val="22"/>
    </w:rPr>
  </w:style>
  <w:style w:type="paragraph" w:styleId="Ttulo5">
    <w:name w:val="heading 5"/>
    <w:basedOn w:val="Normal"/>
    <w:next w:val="Normal"/>
    <w:link w:val="Ttulo5Car"/>
    <w:qFormat/>
    <w:rsid w:val="00A01D29"/>
    <w:pPr>
      <w:keepNext/>
      <w:numPr>
        <w:ilvl w:val="4"/>
        <w:numId w:val="1"/>
      </w:numPr>
      <w:ind w:left="1008" w:hanging="1008"/>
      <w:jc w:val="both"/>
      <w:outlineLvl w:val="4"/>
    </w:pPr>
    <w:rPr>
      <w:rFonts w:cs="Arial"/>
      <w:b/>
      <w:bCs/>
      <w:szCs w:val="22"/>
      <w:u w:val="single"/>
    </w:rPr>
  </w:style>
  <w:style w:type="paragraph" w:styleId="Ttulo6">
    <w:name w:val="heading 6"/>
    <w:basedOn w:val="Normal"/>
    <w:next w:val="Normal"/>
    <w:link w:val="Ttulo6Car"/>
    <w:qFormat/>
    <w:rsid w:val="00A01D29"/>
    <w:pPr>
      <w:keepNext/>
      <w:numPr>
        <w:ilvl w:val="5"/>
        <w:numId w:val="1"/>
      </w:numPr>
      <w:ind w:left="1152" w:hanging="1152"/>
      <w:outlineLvl w:val="5"/>
    </w:pPr>
    <w:rPr>
      <w:rFonts w:cs="Arial"/>
      <w:b/>
      <w:bCs/>
      <w:i/>
      <w:iCs/>
      <w:szCs w:val="22"/>
      <w:u w:val="single"/>
    </w:rPr>
  </w:style>
  <w:style w:type="paragraph" w:styleId="Ttulo7">
    <w:name w:val="heading 7"/>
    <w:basedOn w:val="Normal"/>
    <w:next w:val="Normal"/>
    <w:link w:val="Ttulo7Car"/>
    <w:qFormat/>
    <w:rsid w:val="00A01D29"/>
    <w:pPr>
      <w:keepNext/>
      <w:numPr>
        <w:ilvl w:val="6"/>
        <w:numId w:val="1"/>
      </w:numPr>
      <w:tabs>
        <w:tab w:val="left" w:pos="981"/>
        <w:tab w:val="left" w:pos="1701"/>
        <w:tab w:val="left" w:pos="2421"/>
        <w:tab w:val="left" w:pos="3141"/>
        <w:tab w:val="left" w:pos="3861"/>
        <w:tab w:val="left" w:pos="4581"/>
        <w:tab w:val="left" w:pos="5301"/>
        <w:tab w:val="left" w:pos="6021"/>
        <w:tab w:val="left" w:pos="6741"/>
        <w:tab w:val="left" w:pos="7461"/>
        <w:tab w:val="left" w:pos="8181"/>
        <w:tab w:val="left" w:pos="8901"/>
      </w:tabs>
      <w:ind w:left="1296" w:right="142" w:hanging="1296"/>
      <w:outlineLvl w:val="6"/>
    </w:pPr>
    <w:rPr>
      <w:rFonts w:ascii="Tms Rmn" w:hAnsi="Tms Rmn" w:cs="Tms Rmn"/>
      <w:b/>
      <w:bCs/>
      <w:color w:val="800000"/>
      <w:szCs w:val="22"/>
      <w:u w:val="single"/>
    </w:rPr>
  </w:style>
  <w:style w:type="paragraph" w:styleId="Ttulo8">
    <w:name w:val="heading 8"/>
    <w:basedOn w:val="Normal"/>
    <w:next w:val="Normal"/>
    <w:link w:val="Ttulo8Car"/>
    <w:qFormat/>
    <w:rsid w:val="00A01D29"/>
    <w:pPr>
      <w:numPr>
        <w:ilvl w:val="7"/>
        <w:numId w:val="1"/>
      </w:numPr>
      <w:overflowPunct w:val="0"/>
      <w:autoSpaceDE w:val="0"/>
      <w:autoSpaceDN w:val="0"/>
      <w:adjustRightInd w:val="0"/>
      <w:spacing w:before="240" w:after="60"/>
      <w:ind w:left="1440" w:hanging="1440"/>
      <w:jc w:val="both"/>
      <w:textAlignment w:val="baseline"/>
      <w:outlineLvl w:val="7"/>
    </w:pPr>
    <w:rPr>
      <w:rFonts w:cs="Arial"/>
      <w:i/>
      <w:iCs/>
      <w:color w:val="000000"/>
      <w:sz w:val="24"/>
      <w:szCs w:val="24"/>
      <w:lang w:eastAsia="en-US"/>
    </w:rPr>
  </w:style>
  <w:style w:type="paragraph" w:styleId="Ttulo9">
    <w:name w:val="heading 9"/>
    <w:basedOn w:val="Normal"/>
    <w:next w:val="Normal"/>
    <w:link w:val="Ttulo9Car"/>
    <w:qFormat/>
    <w:rsid w:val="00A01D29"/>
    <w:pPr>
      <w:widowControl w:val="0"/>
      <w:numPr>
        <w:ilvl w:val="8"/>
        <w:numId w:val="1"/>
      </w:numPr>
      <w:spacing w:before="240" w:after="60"/>
      <w:ind w:left="1584" w:hanging="1584"/>
      <w:jc w:val="both"/>
      <w:outlineLvl w:val="8"/>
    </w:pPr>
    <w:rPr>
      <w:rFonts w:cs="Arial"/>
      <w:b/>
      <w:bCs/>
      <w:i/>
      <w:iCs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rsid w:val="00A01D29"/>
    <w:rPr>
      <w:rFonts w:ascii="Tahoma" w:hAnsi="Tahoma" w:cs="Tahoma"/>
      <w:sz w:val="16"/>
      <w:szCs w:val="16"/>
    </w:rPr>
  </w:style>
  <w:style w:type="paragraph" w:styleId="Textoindependiente2">
    <w:name w:val="Body Text 2"/>
    <w:basedOn w:val="Normal"/>
    <w:link w:val="Textoindependiente2Car"/>
    <w:rsid w:val="00A01D29"/>
    <w:pPr>
      <w:spacing w:after="120" w:line="480" w:lineRule="auto"/>
    </w:pPr>
    <w:rPr>
      <w:rFonts w:cs="Arial"/>
      <w:szCs w:val="22"/>
    </w:rPr>
  </w:style>
  <w:style w:type="paragraph" w:styleId="Textocomentario">
    <w:name w:val="annotation text"/>
    <w:basedOn w:val="Normal"/>
    <w:link w:val="TextocomentarioCar"/>
    <w:rsid w:val="00A01D29"/>
    <w:rPr>
      <w:sz w:val="20"/>
    </w:rPr>
  </w:style>
  <w:style w:type="paragraph" w:styleId="Asuntodelcomentario">
    <w:name w:val="annotation subject"/>
    <w:basedOn w:val="Textocomentario"/>
    <w:next w:val="Textocomentario"/>
    <w:link w:val="AsuntodelcomentarioCar"/>
    <w:rsid w:val="00A01D29"/>
    <w:rPr>
      <w:b/>
      <w:bCs/>
    </w:rPr>
  </w:style>
  <w:style w:type="paragraph" w:styleId="Piedepgina">
    <w:name w:val="footer"/>
    <w:basedOn w:val="Normal"/>
    <w:rsid w:val="00A01D29"/>
    <w:pPr>
      <w:tabs>
        <w:tab w:val="center" w:pos="4252"/>
        <w:tab w:val="right" w:pos="8504"/>
      </w:tabs>
    </w:pPr>
  </w:style>
  <w:style w:type="paragraph" w:styleId="Textonotapie">
    <w:name w:val="footnote text"/>
    <w:basedOn w:val="Normal"/>
    <w:link w:val="TextonotapieCar"/>
    <w:rsid w:val="00A01D29"/>
    <w:rPr>
      <w:sz w:val="20"/>
    </w:rPr>
  </w:style>
  <w:style w:type="paragraph" w:styleId="Encabezado">
    <w:name w:val="header"/>
    <w:basedOn w:val="Normal"/>
    <w:rsid w:val="00A01D29"/>
    <w:pPr>
      <w:tabs>
        <w:tab w:val="center" w:pos="4320"/>
        <w:tab w:val="right" w:pos="8640"/>
      </w:tabs>
    </w:pPr>
  </w:style>
  <w:style w:type="paragraph" w:styleId="TDC1">
    <w:name w:val="toc 1"/>
    <w:basedOn w:val="Normal"/>
    <w:next w:val="Normal"/>
    <w:uiPriority w:val="39"/>
    <w:rsid w:val="00A01D29"/>
    <w:rPr>
      <w:rFonts w:cs="Arial"/>
      <w:szCs w:val="22"/>
    </w:rPr>
  </w:style>
  <w:style w:type="paragraph" w:styleId="TDC2">
    <w:name w:val="toc 2"/>
    <w:basedOn w:val="Normal"/>
    <w:next w:val="Normal"/>
    <w:uiPriority w:val="39"/>
    <w:rsid w:val="00A01D29"/>
    <w:pPr>
      <w:ind w:left="220"/>
    </w:pPr>
    <w:rPr>
      <w:rFonts w:cs="Arial"/>
      <w:szCs w:val="22"/>
    </w:rPr>
  </w:style>
  <w:style w:type="character" w:styleId="Refdecomentario">
    <w:name w:val="annotation reference"/>
    <w:rsid w:val="00A01D29"/>
    <w:rPr>
      <w:sz w:val="16"/>
      <w:szCs w:val="16"/>
    </w:rPr>
  </w:style>
  <w:style w:type="character" w:styleId="Refdenotaalpie">
    <w:name w:val="footnote reference"/>
    <w:rsid w:val="00A01D29"/>
    <w:rPr>
      <w:vertAlign w:val="superscript"/>
    </w:rPr>
  </w:style>
  <w:style w:type="character" w:styleId="Hipervnculo">
    <w:name w:val="Hyperlink"/>
    <w:uiPriority w:val="99"/>
    <w:rsid w:val="00A01D29"/>
    <w:rPr>
      <w:color w:val="0000FF"/>
      <w:u w:val="single"/>
    </w:rPr>
  </w:style>
  <w:style w:type="paragraph" w:customStyle="1" w:styleId="DefaultText">
    <w:name w:val="Default Text"/>
    <w:basedOn w:val="Normal"/>
    <w:rsid w:val="00A01D29"/>
    <w:pPr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spacing w:after="100"/>
      <w:ind w:left="720"/>
      <w:jc w:val="both"/>
    </w:pPr>
    <w:rPr>
      <w:snapToGrid w:val="0"/>
    </w:rPr>
  </w:style>
  <w:style w:type="paragraph" w:customStyle="1" w:styleId="Titulo1">
    <w:name w:val="Titulo 1"/>
    <w:basedOn w:val="Normal"/>
    <w:rsid w:val="00A01D29"/>
    <w:pPr>
      <w:keepNext/>
      <w:pageBreakBefore/>
      <w:numPr>
        <w:numId w:val="2"/>
      </w:numPr>
      <w:pBdr>
        <w:top w:val="single" w:sz="24" w:space="7" w:color="000000"/>
      </w:pBdr>
      <w:overflowPunct w:val="0"/>
      <w:autoSpaceDE w:val="0"/>
      <w:autoSpaceDN w:val="0"/>
      <w:adjustRightInd w:val="0"/>
      <w:spacing w:before="320" w:after="160"/>
      <w:jc w:val="both"/>
      <w:textAlignment w:val="baseline"/>
      <w:outlineLvl w:val="0"/>
    </w:pPr>
    <w:rPr>
      <w:rFonts w:cs="Arial"/>
      <w:b/>
      <w:bCs/>
      <w:color w:val="000000"/>
      <w:sz w:val="32"/>
      <w:lang w:eastAsia="en-US"/>
    </w:rPr>
  </w:style>
  <w:style w:type="paragraph" w:customStyle="1" w:styleId="Titulo2">
    <w:name w:val="Titulo 2"/>
    <w:basedOn w:val="Normal"/>
    <w:link w:val="Titulo2Car"/>
    <w:rsid w:val="00A01D29"/>
    <w:pPr>
      <w:keepNext/>
      <w:numPr>
        <w:ilvl w:val="1"/>
        <w:numId w:val="2"/>
      </w:numPr>
      <w:pBdr>
        <w:top w:val="single" w:sz="12" w:space="0" w:color="000000"/>
      </w:pBdr>
      <w:tabs>
        <w:tab w:val="left" w:pos="480"/>
      </w:tabs>
      <w:overflowPunct w:val="0"/>
      <w:autoSpaceDE w:val="0"/>
      <w:autoSpaceDN w:val="0"/>
      <w:adjustRightInd w:val="0"/>
      <w:spacing w:before="360" w:after="160"/>
      <w:jc w:val="both"/>
      <w:textAlignment w:val="baseline"/>
      <w:outlineLvl w:val="1"/>
    </w:pPr>
    <w:rPr>
      <w:rFonts w:cs="Arial"/>
      <w:b/>
      <w:color w:val="000000"/>
      <w:sz w:val="28"/>
      <w:lang w:eastAsia="en-US"/>
    </w:rPr>
  </w:style>
  <w:style w:type="paragraph" w:customStyle="1" w:styleId="Titulo3">
    <w:name w:val="Titulo 3"/>
    <w:basedOn w:val="Titulo2"/>
    <w:rsid w:val="00A01D29"/>
    <w:pPr>
      <w:numPr>
        <w:numId w:val="0"/>
      </w:numPr>
      <w:pBdr>
        <w:top w:val="single" w:sz="8" w:space="7" w:color="000000"/>
      </w:pBdr>
      <w:spacing w:before="140" w:after="140"/>
      <w:outlineLvl w:val="2"/>
    </w:pPr>
    <w:rPr>
      <w:rFonts w:cs="Times New Roman"/>
      <w:sz w:val="24"/>
      <w:szCs w:val="22"/>
    </w:rPr>
  </w:style>
  <w:style w:type="paragraph" w:customStyle="1" w:styleId="Panel">
    <w:name w:val="Panel"/>
    <w:basedOn w:val="Normal"/>
    <w:rsid w:val="00A01D29"/>
    <w:pPr>
      <w:overflowPunct w:val="0"/>
      <w:autoSpaceDE w:val="0"/>
      <w:autoSpaceDN w:val="0"/>
      <w:adjustRightInd w:val="0"/>
      <w:spacing w:before="240" w:after="240"/>
      <w:jc w:val="center"/>
      <w:textAlignment w:val="baseline"/>
    </w:pPr>
    <w:rPr>
      <w:rFonts w:cs="Arial"/>
      <w:b/>
      <w:sz w:val="24"/>
      <w:szCs w:val="24"/>
      <w:lang w:eastAsia="ko-KR"/>
    </w:rPr>
  </w:style>
  <w:style w:type="paragraph" w:customStyle="1" w:styleId="Texto1">
    <w:name w:val="Texto 1"/>
    <w:basedOn w:val="Normal"/>
    <w:rsid w:val="00A01D29"/>
    <w:pPr>
      <w:autoSpaceDE w:val="0"/>
      <w:autoSpaceDN w:val="0"/>
      <w:adjustRightInd w:val="0"/>
      <w:spacing w:before="100" w:after="100"/>
      <w:jc w:val="both"/>
    </w:pPr>
    <w:rPr>
      <w:rFonts w:eastAsia="SimSun"/>
      <w:sz w:val="20"/>
      <w:szCs w:val="21"/>
    </w:rPr>
  </w:style>
  <w:style w:type="paragraph" w:customStyle="1" w:styleId="Pie">
    <w:name w:val="Pie"/>
    <w:basedOn w:val="DefaultText"/>
    <w:rsid w:val="00A01D29"/>
    <w:pPr>
      <w:pBdr>
        <w:top w:val="single" w:sz="4" w:space="7" w:color="000000"/>
      </w:pBd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  <w:tab w:val="center" w:pos="4680"/>
        <w:tab w:val="right" w:pos="9360"/>
      </w:tabs>
      <w:overflowPunct w:val="0"/>
      <w:autoSpaceDE w:val="0"/>
      <w:autoSpaceDN w:val="0"/>
      <w:adjustRightInd w:val="0"/>
      <w:spacing w:after="0"/>
      <w:ind w:left="0"/>
      <w:textAlignment w:val="baseline"/>
    </w:pPr>
    <w:rPr>
      <w:color w:val="000000"/>
      <w:sz w:val="16"/>
      <w:lang w:eastAsia="en-US"/>
    </w:rPr>
  </w:style>
  <w:style w:type="paragraph" w:customStyle="1" w:styleId="ListParagraph1">
    <w:name w:val="List Paragraph1"/>
    <w:basedOn w:val="Normal"/>
    <w:qFormat/>
    <w:rsid w:val="00A01D29"/>
    <w:pPr>
      <w:ind w:left="708"/>
    </w:pPr>
  </w:style>
  <w:style w:type="paragraph" w:customStyle="1" w:styleId="DefaultText1">
    <w:name w:val="Default Text:1"/>
    <w:basedOn w:val="Normal"/>
    <w:rsid w:val="00A01D29"/>
    <w:pPr>
      <w:overflowPunct w:val="0"/>
      <w:autoSpaceDE w:val="0"/>
      <w:autoSpaceDN w:val="0"/>
      <w:adjustRightInd w:val="0"/>
      <w:spacing w:after="60"/>
      <w:textAlignment w:val="baseline"/>
    </w:pPr>
    <w:rPr>
      <w:rFonts w:cs="Arial"/>
      <w:color w:val="000000"/>
      <w:sz w:val="20"/>
      <w:lang w:eastAsia="en-US"/>
    </w:rPr>
  </w:style>
  <w:style w:type="paragraph" w:customStyle="1" w:styleId="DefaultText2">
    <w:name w:val="Default Text:2"/>
    <w:basedOn w:val="Normal"/>
    <w:rsid w:val="00A01D29"/>
    <w:pPr>
      <w:overflowPunct w:val="0"/>
      <w:autoSpaceDE w:val="0"/>
      <w:autoSpaceDN w:val="0"/>
      <w:adjustRightInd w:val="0"/>
      <w:spacing w:after="60"/>
      <w:textAlignment w:val="baseline"/>
    </w:pPr>
    <w:rPr>
      <w:rFonts w:cs="Arial"/>
      <w:color w:val="000000"/>
      <w:sz w:val="24"/>
      <w:szCs w:val="24"/>
      <w:lang w:eastAsia="en-US"/>
    </w:rPr>
  </w:style>
  <w:style w:type="paragraph" w:customStyle="1" w:styleId="TableText">
    <w:name w:val="Table Text"/>
    <w:basedOn w:val="Normal"/>
    <w:rsid w:val="00A01D29"/>
    <w:pPr>
      <w:overflowPunct w:val="0"/>
      <w:autoSpaceDE w:val="0"/>
      <w:autoSpaceDN w:val="0"/>
      <w:adjustRightInd w:val="0"/>
      <w:spacing w:after="60"/>
      <w:jc w:val="right"/>
      <w:textAlignment w:val="baseline"/>
    </w:pPr>
    <w:rPr>
      <w:rFonts w:cs="Arial"/>
      <w:color w:val="000000"/>
      <w:sz w:val="20"/>
      <w:lang w:eastAsia="en-US"/>
    </w:rPr>
  </w:style>
  <w:style w:type="paragraph" w:customStyle="1" w:styleId="CaratulaTablaDetalle">
    <w:name w:val="Caratula Tabla Detalle"/>
    <w:basedOn w:val="DefaultText"/>
    <w:rsid w:val="00A01D29"/>
    <w:pPr>
      <w:tabs>
        <w:tab w:val="clear" w:pos="720"/>
        <w:tab w:val="clear" w:pos="1440"/>
        <w:tab w:val="clear" w:pos="2160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</w:tabs>
      <w:overflowPunct w:val="0"/>
      <w:autoSpaceDE w:val="0"/>
      <w:autoSpaceDN w:val="0"/>
      <w:adjustRightInd w:val="0"/>
      <w:spacing w:after="0"/>
      <w:ind w:left="0"/>
      <w:jc w:val="left"/>
      <w:textAlignment w:val="baseline"/>
    </w:pPr>
    <w:rPr>
      <w:rFonts w:cs="Arial"/>
      <w:color w:val="000000"/>
      <w:sz w:val="20"/>
      <w:lang w:eastAsia="en-US"/>
    </w:rPr>
  </w:style>
  <w:style w:type="paragraph" w:customStyle="1" w:styleId="CellText">
    <w:name w:val="Cell Text"/>
    <w:basedOn w:val="Normal"/>
    <w:rsid w:val="00A01D29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cs="Arial"/>
      <w:color w:val="000000"/>
      <w:sz w:val="20"/>
      <w:lang w:eastAsia="en-US"/>
    </w:rPr>
  </w:style>
  <w:style w:type="paragraph" w:customStyle="1" w:styleId="Texto2">
    <w:name w:val="Texto 2"/>
    <w:basedOn w:val="Normal"/>
    <w:rsid w:val="00A01D29"/>
    <w:pPr>
      <w:autoSpaceDE w:val="0"/>
      <w:autoSpaceDN w:val="0"/>
      <w:adjustRightInd w:val="0"/>
      <w:spacing w:before="100" w:after="100"/>
      <w:ind w:left="323"/>
      <w:jc w:val="both"/>
    </w:pPr>
    <w:rPr>
      <w:rFonts w:eastAsia="SimSun" w:cs="Arial"/>
      <w:sz w:val="20"/>
    </w:rPr>
  </w:style>
  <w:style w:type="paragraph" w:customStyle="1" w:styleId="TituloTabla2">
    <w:name w:val="Titulo Tabla 2"/>
    <w:basedOn w:val="Normal"/>
    <w:rsid w:val="00A01D29"/>
    <w:pPr>
      <w:overflowPunct w:val="0"/>
      <w:autoSpaceDE w:val="0"/>
      <w:autoSpaceDN w:val="0"/>
      <w:adjustRightInd w:val="0"/>
      <w:jc w:val="center"/>
      <w:textAlignment w:val="baseline"/>
    </w:pPr>
    <w:rPr>
      <w:rFonts w:cs="Arial"/>
      <w:b/>
      <w:bCs/>
      <w:szCs w:val="22"/>
      <w:lang w:eastAsia="ko-KR"/>
    </w:rPr>
  </w:style>
  <w:style w:type="paragraph" w:customStyle="1" w:styleId="TOCHeading1">
    <w:name w:val="TOC Heading1"/>
    <w:basedOn w:val="Ttulo1"/>
    <w:next w:val="Normal"/>
    <w:uiPriority w:val="39"/>
    <w:semiHidden/>
    <w:unhideWhenUsed/>
    <w:qFormat/>
    <w:rsid w:val="00A01D29"/>
    <w:pPr>
      <w:keepLines/>
      <w:numPr>
        <w:numId w:val="0"/>
      </w:numPr>
      <w:spacing w:before="480" w:after="0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Table">
    <w:name w:val="Table"/>
    <w:basedOn w:val="Normal"/>
    <w:rsid w:val="00A01D29"/>
    <w:rPr>
      <w:rFonts w:ascii="Segoe Light" w:hAnsi="Segoe Light"/>
      <w:lang w:eastAsia="en-US"/>
    </w:rPr>
  </w:style>
  <w:style w:type="paragraph" w:customStyle="1" w:styleId="ListParagraph11">
    <w:name w:val="List Paragraph11"/>
    <w:basedOn w:val="Normal"/>
    <w:qFormat/>
    <w:rsid w:val="00A01D29"/>
    <w:pPr>
      <w:ind w:left="708"/>
    </w:pPr>
  </w:style>
  <w:style w:type="paragraph" w:customStyle="1" w:styleId="TOCHeading11">
    <w:name w:val="TOC Heading11"/>
    <w:basedOn w:val="Ttulo1"/>
    <w:next w:val="Normal"/>
    <w:uiPriority w:val="39"/>
    <w:semiHidden/>
    <w:unhideWhenUsed/>
    <w:qFormat/>
    <w:rsid w:val="00A01D29"/>
    <w:pPr>
      <w:keepLines/>
      <w:numPr>
        <w:numId w:val="0"/>
      </w:numPr>
      <w:spacing w:before="480" w:after="0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paragraph" w:customStyle="1" w:styleId="subtituloCU">
    <w:name w:val="sub titulo CU"/>
    <w:basedOn w:val="Normal"/>
    <w:qFormat/>
    <w:rsid w:val="00A01D29"/>
    <w:rPr>
      <w:b/>
      <w:sz w:val="28"/>
      <w:szCs w:val="28"/>
    </w:rPr>
  </w:style>
  <w:style w:type="paragraph" w:customStyle="1" w:styleId="ListParagraph2">
    <w:name w:val="List Paragraph2"/>
    <w:basedOn w:val="Normal"/>
    <w:uiPriority w:val="34"/>
    <w:qFormat/>
    <w:rsid w:val="00A01D29"/>
    <w:pPr>
      <w:ind w:left="708"/>
    </w:pPr>
  </w:style>
  <w:style w:type="character" w:customStyle="1" w:styleId="Textoindependiente2Car">
    <w:name w:val="Texto independiente 2 Car"/>
    <w:link w:val="Textoindependiente2"/>
    <w:rsid w:val="00A01D29"/>
    <w:rPr>
      <w:rFonts w:ascii="Arial" w:hAnsi="Arial" w:cs="Arial"/>
      <w:sz w:val="22"/>
      <w:szCs w:val="22"/>
    </w:rPr>
  </w:style>
  <w:style w:type="character" w:customStyle="1" w:styleId="Titulo2Car">
    <w:name w:val="Titulo 2 Car"/>
    <w:link w:val="Titulo2"/>
    <w:locked/>
    <w:rsid w:val="00A01D29"/>
    <w:rPr>
      <w:rFonts w:ascii="Arial" w:hAnsi="Arial" w:cs="Arial"/>
      <w:b/>
      <w:color w:val="000000"/>
      <w:sz w:val="28"/>
      <w:lang w:eastAsia="en-US"/>
    </w:rPr>
  </w:style>
  <w:style w:type="character" w:customStyle="1" w:styleId="Ttulo1Car">
    <w:name w:val="Título 1 Car"/>
    <w:link w:val="Ttulo1"/>
    <w:rsid w:val="00A01D29"/>
    <w:rPr>
      <w:rFonts w:ascii="Arial" w:hAnsi="Arial" w:cs="Arial"/>
      <w:b/>
      <w:bCs/>
      <w:kern w:val="28"/>
      <w:sz w:val="36"/>
      <w:szCs w:val="36"/>
      <w:lang w:eastAsia="zh-CN"/>
    </w:rPr>
  </w:style>
  <w:style w:type="character" w:customStyle="1" w:styleId="Ttulo2Car">
    <w:name w:val="Título 2 Car"/>
    <w:link w:val="Ttulo2"/>
    <w:rsid w:val="00A01D29"/>
    <w:rPr>
      <w:rFonts w:ascii="Arial" w:hAnsi="Arial" w:cs="Arial"/>
      <w:b/>
      <w:bCs/>
      <w:i/>
      <w:iCs/>
      <w:kern w:val="21"/>
      <w:sz w:val="28"/>
      <w:szCs w:val="28"/>
      <w:lang w:eastAsia="zh-CN"/>
    </w:rPr>
  </w:style>
  <w:style w:type="character" w:customStyle="1" w:styleId="Ttulo3Car">
    <w:name w:val="Título 3 Car"/>
    <w:link w:val="Ttulo3"/>
    <w:rsid w:val="00A01D29"/>
    <w:rPr>
      <w:rFonts w:ascii="Arial" w:hAnsi="Arial" w:cs="Arial"/>
      <w:b/>
      <w:bCs/>
      <w:sz w:val="22"/>
      <w:szCs w:val="22"/>
      <w:lang w:eastAsia="zh-CN"/>
    </w:rPr>
  </w:style>
  <w:style w:type="character" w:customStyle="1" w:styleId="Ttulo4Car">
    <w:name w:val="Título 4 Car"/>
    <w:link w:val="Ttulo4"/>
    <w:rsid w:val="00A01D29"/>
    <w:rPr>
      <w:rFonts w:ascii="Arial" w:hAnsi="Arial" w:cs="Arial"/>
      <w:b/>
      <w:bCs/>
      <w:sz w:val="22"/>
      <w:szCs w:val="22"/>
      <w:lang w:eastAsia="zh-CN"/>
    </w:rPr>
  </w:style>
  <w:style w:type="character" w:customStyle="1" w:styleId="Ttulo5Car">
    <w:name w:val="Título 5 Car"/>
    <w:link w:val="Ttulo5"/>
    <w:rsid w:val="00A01D29"/>
    <w:rPr>
      <w:rFonts w:ascii="Arial" w:hAnsi="Arial" w:cs="Arial"/>
      <w:b/>
      <w:bCs/>
      <w:sz w:val="22"/>
      <w:szCs w:val="22"/>
      <w:u w:val="single"/>
      <w:lang w:eastAsia="zh-CN"/>
    </w:rPr>
  </w:style>
  <w:style w:type="character" w:customStyle="1" w:styleId="Ttulo6Car">
    <w:name w:val="Título 6 Car"/>
    <w:link w:val="Ttulo6"/>
    <w:rsid w:val="00A01D29"/>
    <w:rPr>
      <w:rFonts w:ascii="Arial" w:hAnsi="Arial" w:cs="Arial"/>
      <w:b/>
      <w:bCs/>
      <w:i/>
      <w:iCs/>
      <w:sz w:val="22"/>
      <w:szCs w:val="22"/>
      <w:u w:val="single"/>
      <w:lang w:eastAsia="zh-CN"/>
    </w:rPr>
  </w:style>
  <w:style w:type="character" w:customStyle="1" w:styleId="Ttulo7Car">
    <w:name w:val="Título 7 Car"/>
    <w:link w:val="Ttulo7"/>
    <w:rsid w:val="00A01D29"/>
    <w:rPr>
      <w:rFonts w:ascii="Tms Rmn" w:hAnsi="Tms Rmn" w:cs="Tms Rmn"/>
      <w:b/>
      <w:bCs/>
      <w:color w:val="800000"/>
      <w:sz w:val="22"/>
      <w:szCs w:val="22"/>
      <w:u w:val="single"/>
      <w:lang w:eastAsia="zh-CN"/>
    </w:rPr>
  </w:style>
  <w:style w:type="character" w:customStyle="1" w:styleId="Ttulo8Car">
    <w:name w:val="Título 8 Car"/>
    <w:link w:val="Ttulo8"/>
    <w:rsid w:val="00A01D29"/>
    <w:rPr>
      <w:rFonts w:ascii="Arial" w:hAnsi="Arial" w:cs="Arial"/>
      <w:i/>
      <w:iCs/>
      <w:color w:val="000000"/>
      <w:sz w:val="24"/>
      <w:szCs w:val="24"/>
      <w:lang w:eastAsia="en-US"/>
    </w:rPr>
  </w:style>
  <w:style w:type="character" w:customStyle="1" w:styleId="Ttulo9Car">
    <w:name w:val="Título 9 Car"/>
    <w:link w:val="Ttulo9"/>
    <w:rsid w:val="00A01D29"/>
    <w:rPr>
      <w:rFonts w:ascii="Arial" w:hAnsi="Arial" w:cs="Arial"/>
      <w:b/>
      <w:bCs/>
      <w:i/>
      <w:iCs/>
      <w:sz w:val="18"/>
      <w:szCs w:val="18"/>
      <w:lang w:eastAsia="zh-CN"/>
    </w:rPr>
  </w:style>
  <w:style w:type="character" w:customStyle="1" w:styleId="TextodegloboCar">
    <w:name w:val="Texto de globo Car"/>
    <w:link w:val="Textodeglobo"/>
    <w:rsid w:val="00A01D29"/>
    <w:rPr>
      <w:rFonts w:ascii="Tahoma" w:hAnsi="Tahoma" w:cs="Tahoma"/>
      <w:sz w:val="16"/>
      <w:szCs w:val="16"/>
    </w:rPr>
  </w:style>
  <w:style w:type="character" w:customStyle="1" w:styleId="TextonotapieCar">
    <w:name w:val="Texto nota pie Car"/>
    <w:link w:val="Textonotapie"/>
    <w:rsid w:val="00A01D29"/>
    <w:rPr>
      <w:rFonts w:ascii="Arial" w:hAnsi="Arial"/>
    </w:rPr>
  </w:style>
  <w:style w:type="character" w:customStyle="1" w:styleId="TextocomentarioCar">
    <w:name w:val="Texto comentario Car"/>
    <w:link w:val="Textocomentario"/>
    <w:rsid w:val="00A01D29"/>
    <w:rPr>
      <w:rFonts w:ascii="Arial" w:hAnsi="Arial"/>
    </w:rPr>
  </w:style>
  <w:style w:type="character" w:customStyle="1" w:styleId="AsuntodelcomentarioCar">
    <w:name w:val="Asunto del comentario Car"/>
    <w:link w:val="Asuntodelcomentario"/>
    <w:rsid w:val="00A01D29"/>
    <w:rPr>
      <w:rFonts w:ascii="Arial" w:hAnsi="Arial"/>
      <w:b/>
      <w:bCs/>
    </w:rPr>
  </w:style>
  <w:style w:type="paragraph" w:styleId="Prrafodelista">
    <w:name w:val="List Paragraph"/>
    <w:basedOn w:val="Normal"/>
    <w:uiPriority w:val="34"/>
    <w:qFormat/>
    <w:rsid w:val="00076A99"/>
    <w:pPr>
      <w:spacing w:after="0" w:line="240" w:lineRule="auto"/>
      <w:ind w:left="708"/>
    </w:pPr>
    <w:rPr>
      <w:lang w:eastAsia="es-ES"/>
    </w:rPr>
  </w:style>
  <w:style w:type="paragraph" w:styleId="TDC8">
    <w:name w:val="toc 8"/>
    <w:basedOn w:val="Normal"/>
    <w:next w:val="Normal"/>
    <w:rsid w:val="002A672E"/>
    <w:pPr>
      <w:spacing w:after="0" w:line="240" w:lineRule="auto"/>
      <w:ind w:left="1540"/>
    </w:pPr>
    <w:rPr>
      <w:lang w:eastAsia="es-ES"/>
    </w:rPr>
  </w:style>
  <w:style w:type="table" w:styleId="Tablaconcuadrcula">
    <w:name w:val="Table Grid"/>
    <w:basedOn w:val="Tablanormal"/>
    <w:uiPriority w:val="99"/>
    <w:unhideWhenUsed/>
    <w:rsid w:val="00D606FC"/>
    <w:rPr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50" Type="http://schemas.openxmlformats.org/officeDocument/2006/relationships/footer" Target="footer2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eader" Target="header2.xml"/><Relationship Id="rId8" Type="http://schemas.openxmlformats.org/officeDocument/2006/relationships/footnotes" Target="footnotes.xml"/><Relationship Id="rId51" Type="http://schemas.openxmlformats.org/officeDocument/2006/relationships/header" Target="header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6E8908-BDCA-460E-A922-12249E5BC6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1246</TotalTime>
  <Pages>50</Pages>
  <Words>6729</Words>
  <Characters>37014</Characters>
  <Application>Microsoft Office Word</Application>
  <DocSecurity>0</DocSecurity>
  <Lines>308</Lines>
  <Paragraphs>87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Plantilla - Especificación de Caso de Uso del Sistema</vt:lpstr>
      <vt:lpstr>Plantilla - Especificación de Caso de Uso del Sistema</vt:lpstr>
    </vt:vector>
  </TitlesOfParts>
  <Company/>
  <LinksUpToDate>false</LinksUpToDate>
  <CharactersWithSpaces>43656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Plantilla - Especificación de Caso de Uso del Sistema</dc:title>
  <dc:subject>Formatos de apoyo a la metodología de desarrollo de aplicaciones</dc:subject>
  <dc:creator>Ricardo Vallejos Contreras</dc:creator>
  <cp:lastModifiedBy>Abel Antonio Yim Alvarado</cp:lastModifiedBy>
  <cp:revision>303</cp:revision>
  <cp:lastPrinted>2015-04-23T21:21:00Z</cp:lastPrinted>
  <dcterms:created xsi:type="dcterms:W3CDTF">2015-04-23T21:36:00Z</dcterms:created>
  <dcterms:modified xsi:type="dcterms:W3CDTF">2015-05-04T23:14:00Z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1033-9.1.0.4550</vt:lpwstr>
  </property>
</Properties>
</file>